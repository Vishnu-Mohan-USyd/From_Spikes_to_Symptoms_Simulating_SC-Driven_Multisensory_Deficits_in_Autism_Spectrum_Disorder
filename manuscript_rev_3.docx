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CA54F" w14:textId="5A4FB9AF" w:rsidR="00B063EB" w:rsidRPr="00A9777C" w:rsidRDefault="00B063EB" w:rsidP="00A9777C">
      <w:pPr>
        <w:rPr>
          <w:rFonts w:ascii="Helvetica" w:hAnsi="Helvetica" w:cs="Helvetica"/>
          <w:lang w:val="en-US"/>
        </w:rPr>
      </w:pPr>
      <w:r w:rsidRPr="00182AC1">
        <w:rPr>
          <w:rFonts w:ascii="Helvetica" w:hAnsi="Helvetica"/>
          <w:b/>
          <w:bCs/>
          <w:sz w:val="32"/>
          <w:szCs w:val="32"/>
        </w:rPr>
        <w:t>From Spikes to Symptoms</w:t>
      </w:r>
      <w:r>
        <w:rPr>
          <w:rFonts w:ascii="Helvetica" w:hAnsi="Helvetica"/>
          <w:b/>
          <w:bCs/>
          <w:sz w:val="32"/>
          <w:szCs w:val="32"/>
        </w:rPr>
        <w:t>:</w:t>
      </w:r>
      <w:r w:rsidRPr="00182AC1">
        <w:rPr>
          <w:rFonts w:ascii="Helvetica" w:hAnsi="Helvetica"/>
          <w:b/>
          <w:bCs/>
          <w:sz w:val="32"/>
          <w:szCs w:val="32"/>
        </w:rPr>
        <w:t xml:space="preserve"> Simulating SC-Driven Multisensory Deficits in </w:t>
      </w:r>
      <w:r>
        <w:rPr>
          <w:rFonts w:ascii="Helvetica" w:hAnsi="Helvetica"/>
          <w:b/>
          <w:bCs/>
          <w:sz w:val="32"/>
          <w:szCs w:val="32"/>
        </w:rPr>
        <w:t>Autism Spectrum Disorder</w:t>
      </w:r>
    </w:p>
    <w:p w14:paraId="2AFE89CA" w14:textId="77777777" w:rsidR="00B063EB" w:rsidRPr="00DB1847" w:rsidRDefault="00B063EB" w:rsidP="00B063EB">
      <w:pPr>
        <w:suppressLineNumbers/>
        <w:spacing w:line="360" w:lineRule="auto"/>
        <w:rPr>
          <w:rFonts w:ascii="Helvetica" w:hAnsi="Helvetica"/>
        </w:rPr>
      </w:pPr>
      <w:r w:rsidRPr="00DB1847">
        <w:rPr>
          <w:rFonts w:ascii="Helvetica" w:hAnsi="Helvetica"/>
        </w:rPr>
        <w:t>Vishnu Mohan</w:t>
      </w:r>
      <w:r w:rsidRPr="00DB1847">
        <w:rPr>
          <w:rFonts w:ascii="Helvetica" w:hAnsi="Helvetica"/>
          <w:vertAlign w:val="superscript"/>
        </w:rPr>
        <w:t>1</w:t>
      </w:r>
      <w:r w:rsidRPr="00DB1847">
        <w:rPr>
          <w:rFonts w:ascii="Helvetica" w:hAnsi="Helvetica"/>
        </w:rPr>
        <w:t xml:space="preserve"> &amp; Reuben Rideaux</w:t>
      </w:r>
      <w:r w:rsidRPr="00DB1847">
        <w:rPr>
          <w:rFonts w:ascii="Helvetica" w:hAnsi="Helvetica"/>
          <w:vertAlign w:val="superscript"/>
        </w:rPr>
        <w:t>1,2</w:t>
      </w:r>
    </w:p>
    <w:p w14:paraId="01F8C5CE" w14:textId="77777777" w:rsidR="00B063EB" w:rsidRPr="00DB1847" w:rsidRDefault="00B063EB" w:rsidP="00B063EB">
      <w:pPr>
        <w:suppressLineNumbers/>
        <w:spacing w:line="360" w:lineRule="auto"/>
        <w:rPr>
          <w:rFonts w:ascii="Helvetica" w:hAnsi="Helvetica"/>
        </w:rPr>
      </w:pPr>
    </w:p>
    <w:p w14:paraId="3FC924E3" w14:textId="77777777" w:rsidR="00B063EB" w:rsidRPr="00DB1847" w:rsidRDefault="00B063EB" w:rsidP="00B063EB">
      <w:pPr>
        <w:suppressLineNumbers/>
        <w:spacing w:line="360" w:lineRule="auto"/>
        <w:rPr>
          <w:rFonts w:ascii="Helvetica" w:hAnsi="Helvetica"/>
        </w:rPr>
      </w:pPr>
      <w:r w:rsidRPr="00DB1847">
        <w:rPr>
          <w:rFonts w:ascii="Helvetica" w:hAnsi="Helvetica"/>
          <w:vertAlign w:val="superscript"/>
        </w:rPr>
        <w:t>1</w:t>
      </w:r>
      <w:r w:rsidRPr="00DB1847">
        <w:rPr>
          <w:rFonts w:ascii="Helvetica" w:hAnsi="Helvetica"/>
        </w:rPr>
        <w:t>School of Psychology, The University of Sydney, Camperdown, Australia</w:t>
      </w:r>
    </w:p>
    <w:p w14:paraId="2298E306" w14:textId="77777777" w:rsidR="00B063EB" w:rsidRPr="00DB1847" w:rsidRDefault="00B063EB" w:rsidP="00B063EB">
      <w:pPr>
        <w:suppressLineNumbers/>
        <w:spacing w:line="360" w:lineRule="auto"/>
        <w:rPr>
          <w:rFonts w:ascii="Helvetica" w:hAnsi="Helvetica"/>
        </w:rPr>
      </w:pPr>
      <w:r w:rsidRPr="00DB1847">
        <w:rPr>
          <w:rFonts w:ascii="Helvetica" w:hAnsi="Helvetica"/>
          <w:vertAlign w:val="superscript"/>
        </w:rPr>
        <w:t>2</w:t>
      </w:r>
      <w:r w:rsidRPr="00DB1847">
        <w:rPr>
          <w:rFonts w:ascii="Helvetica" w:hAnsi="Helvetica"/>
        </w:rPr>
        <w:t>Queensland Brain Institute, The University of Queensland, St Lucia, Australia</w:t>
      </w:r>
    </w:p>
    <w:p w14:paraId="5E4A1D64" w14:textId="77777777" w:rsidR="00B063EB" w:rsidRPr="00DB1847" w:rsidRDefault="00B063EB" w:rsidP="00B063EB">
      <w:pPr>
        <w:suppressLineNumbers/>
        <w:spacing w:line="360" w:lineRule="auto"/>
        <w:rPr>
          <w:rStyle w:val="Hyperlink"/>
          <w:rFonts w:ascii="Helvetica" w:hAnsi="Helvetica"/>
        </w:rPr>
      </w:pPr>
      <w:r w:rsidRPr="00DB1847">
        <w:rPr>
          <w:rFonts w:ascii="Helvetica" w:hAnsi="Helvetica"/>
        </w:rPr>
        <w:t xml:space="preserve">corresponding author: </w:t>
      </w:r>
      <w:hyperlink r:id="rId11" w:history="1">
        <w:r w:rsidRPr="00DB1847">
          <w:rPr>
            <w:rStyle w:val="Hyperlink"/>
            <w:rFonts w:ascii="Helvetica" w:hAnsi="Helvetica"/>
          </w:rPr>
          <w:t>reuben.rideaux@sydney.edu.au</w:t>
        </w:r>
      </w:hyperlink>
    </w:p>
    <w:p w14:paraId="5C5678B7" w14:textId="77777777" w:rsidR="00B063EB" w:rsidRPr="00DB1847" w:rsidRDefault="00B063EB" w:rsidP="00B063EB">
      <w:pPr>
        <w:suppressLineNumbers/>
        <w:spacing w:line="360" w:lineRule="auto"/>
        <w:rPr>
          <w:rStyle w:val="Hyperlink"/>
          <w:rFonts w:ascii="Helvetica" w:hAnsi="Helvetica"/>
        </w:rPr>
      </w:pPr>
    </w:p>
    <w:p w14:paraId="7C61FA30" w14:textId="77777777" w:rsidR="00B063EB" w:rsidRDefault="00B063EB" w:rsidP="00B063EB">
      <w:pPr>
        <w:rPr>
          <w:rFonts w:ascii="Helvetica" w:hAnsi="Helvetica" w:cs="Helvetica"/>
          <w:b/>
          <w:bCs/>
          <w:sz w:val="28"/>
          <w:szCs w:val="28"/>
          <w:lang w:val="en-US"/>
        </w:rPr>
      </w:pPr>
      <w:r w:rsidRPr="00DB1847">
        <w:rPr>
          <w:rFonts w:ascii="Helvetica" w:hAnsi="Helvetica"/>
        </w:rPr>
        <w:t xml:space="preserve">Acknowledgements: </w:t>
      </w:r>
      <w:r w:rsidRPr="00DB1847">
        <w:rPr>
          <w:rFonts w:ascii="Helvetica" w:hAnsi="Helvetica" w:cs="Arial"/>
          <w:color w:val="000000"/>
          <w:lang w:val="en-GB"/>
        </w:rPr>
        <w:t>This work was supported by Australian Research Council (ARC) Discovery Early Career Researcher Awards awarded to RR (DE210100790) a National Health and Medical Research Council (NHMRC; Australia) Investigator Grant (2026318).</w:t>
      </w:r>
      <w:r>
        <w:rPr>
          <w:rFonts w:ascii="Helvetica" w:hAnsi="Helvetica" w:cs="Helvetica"/>
          <w:b/>
          <w:bCs/>
          <w:sz w:val="28"/>
          <w:szCs w:val="28"/>
          <w:lang w:val="en-US"/>
        </w:rPr>
        <w:br w:type="page"/>
      </w:r>
    </w:p>
    <w:p w14:paraId="55C8115A" w14:textId="77777777" w:rsidR="00B063EB" w:rsidRPr="00B24B31" w:rsidRDefault="00B063EB" w:rsidP="00B063EB">
      <w:pPr>
        <w:rPr>
          <w:rFonts w:ascii="Helvetica" w:hAnsi="Helvetica" w:cs="Helvetica"/>
          <w:b/>
          <w:bCs/>
          <w:sz w:val="28"/>
          <w:szCs w:val="28"/>
          <w:lang w:val="en-US"/>
        </w:rPr>
      </w:pPr>
      <w:r>
        <w:rPr>
          <w:rFonts w:ascii="Helvetica" w:hAnsi="Helvetica" w:cs="Helvetica"/>
          <w:b/>
          <w:bCs/>
          <w:sz w:val="28"/>
          <w:szCs w:val="28"/>
          <w:lang w:val="en-US"/>
        </w:rPr>
        <w:lastRenderedPageBreak/>
        <w:t>ABSTRACT</w:t>
      </w:r>
    </w:p>
    <w:p w14:paraId="774E84BB" w14:textId="1AA402D8" w:rsidR="00B063EB" w:rsidRDefault="00B063EB" w:rsidP="00B063EB">
      <w:pPr>
        <w:spacing w:line="360" w:lineRule="auto"/>
        <w:jc w:val="both"/>
        <w:rPr>
          <w:rFonts w:ascii="Helvetica" w:hAnsi="Helvetica" w:cs="Helvetica"/>
          <w:lang w:val="en-US"/>
        </w:rPr>
      </w:pPr>
      <w:r w:rsidRPr="00280354">
        <w:rPr>
          <w:rFonts w:ascii="Helvetica" w:hAnsi="Helvetica" w:cs="Helvetica"/>
          <w:lang w:val="en-US"/>
        </w:rPr>
        <w:t xml:space="preserve">Individuals with autism spectrum disorder (ASD) frequently exhibit altered multisensory integration, particularly enlarged temporal binding windows that impair speech perception and social communication. While various synaptic and cellular alterations have been implicated in ASD, the causal pathways linking these circuit-level perturbations to specific behavioural phenotypes remain elusive. To address this gap, we developed a biologically plausible spiking neural network of the superior colliculus, a key subcortical hub for audiovisual binding, incorporating realistic alpha-amino-3-hydroxy-5-methyl-4-isoxazolepropionic acid and N-methyl-D-aspartate (NMDA) receptor kinetics, </w:t>
      </w:r>
      <w:r w:rsidRPr="002A485B">
        <w:rPr>
          <w:rFonts w:ascii="Helvetica" w:hAnsi="Helvetica" w:cs="Helvetica"/>
          <w:lang w:val="en-US"/>
        </w:rPr>
        <w:t>γ</w:t>
      </w:r>
      <w:r w:rsidRPr="00280354">
        <w:rPr>
          <w:rFonts w:ascii="Helvetica" w:hAnsi="Helvetica" w:cs="Helvetica"/>
          <w:lang w:val="en-US"/>
        </w:rPr>
        <w:t xml:space="preserve">-aminobutyric acid-mediated inhibition, and spike-timing-dependent plasticity. </w:t>
      </w:r>
      <w:ins w:id="0" w:author="Vishnu Mohan" w:date="2026-04-02T15:36:00Z" w16du:dateUtc="2026-04-02T04:36:00Z">
        <w:r w:rsidR="005246DC" w:rsidRPr="00280354">
          <w:rPr>
            <w:rFonts w:ascii="Helvetica" w:hAnsi="Helvetica" w:cs="Helvetica"/>
            <w:lang w:val="en-US"/>
          </w:rPr>
          <w:t xml:space="preserve">Through systematic parameter manipulation, we </w:t>
        </w:r>
        <w:r w:rsidR="005246DC">
          <w:rPr>
            <w:rFonts w:ascii="Helvetica" w:hAnsi="Helvetica" w:cs="Helvetica"/>
            <w:lang w:val="en-US"/>
          </w:rPr>
          <w:t>show</w:t>
        </w:r>
        <w:r w:rsidR="005246DC" w:rsidRPr="00280354">
          <w:rPr>
            <w:rFonts w:ascii="Helvetica" w:hAnsi="Helvetica" w:cs="Helvetica"/>
            <w:lang w:val="en-US"/>
          </w:rPr>
          <w:t xml:space="preserve"> that distinct neural alterations produce characteristic integration deficits: reduced neuronal adaptation </w:t>
        </w:r>
        <w:r w:rsidR="005246DC">
          <w:rPr>
            <w:rFonts w:ascii="Helvetica" w:hAnsi="Helvetica" w:cs="Helvetica"/>
            <w:lang w:val="en-US"/>
          </w:rPr>
          <w:t xml:space="preserve">and diminished feedforward inhibition </w:t>
        </w:r>
        <w:r w:rsidR="005246DC" w:rsidRPr="00280354">
          <w:rPr>
            <w:rFonts w:ascii="Helvetica" w:hAnsi="Helvetica" w:cs="Helvetica"/>
            <w:lang w:val="en-US"/>
          </w:rPr>
          <w:t xml:space="preserve">uniformly expanded both spatial and temporal binding windows </w:t>
        </w:r>
        <w:r w:rsidR="005246DC">
          <w:rPr>
            <w:rFonts w:ascii="Helvetica" w:hAnsi="Helvetica" w:cs="Helvetica"/>
            <w:lang w:val="en-US"/>
          </w:rPr>
          <w:t>to varying degrees</w:t>
        </w:r>
        <w:r w:rsidR="005246DC" w:rsidRPr="00280354">
          <w:rPr>
            <w:rFonts w:ascii="Helvetica" w:hAnsi="Helvetica" w:cs="Helvetica"/>
            <w:lang w:val="en-US"/>
          </w:rPr>
          <w:t>, indicating distinct roles for early inhibitory gating in space and time.</w:t>
        </w:r>
        <w:r w:rsidR="005246DC">
          <w:rPr>
            <w:rFonts w:ascii="Helvetica" w:hAnsi="Helvetica" w:cs="Helvetica"/>
            <w:lang w:val="en-US"/>
          </w:rPr>
          <w:t xml:space="preserve"> </w:t>
        </w:r>
      </w:ins>
      <w:r w:rsidRPr="00280354">
        <w:rPr>
          <w:rFonts w:ascii="Helvetica" w:hAnsi="Helvetica" w:cs="Helvetica"/>
          <w:lang w:val="en-US"/>
        </w:rPr>
        <w:t xml:space="preserve">Furthermore, NMDA conductance alterations bidirectionally modulated these windows, with hyperfunction generating permissive fusion and hypofunction curtailing integration. Each perturbation uniquely affected localization precision and multisensory benefit. Together, these results show how heterogeneous synaptic and cellular changes can converge on similar multisensory symptoms while leaving unique computational fingerprints. The framework yields testable predictions - linking, for example, restoration of adaptation or targeted augmentation of inhibitory control to </w:t>
      </w:r>
      <w:r w:rsidR="006D3E25" w:rsidRPr="00280354">
        <w:rPr>
          <w:rFonts w:ascii="Helvetica" w:hAnsi="Helvetica" w:cs="Helvetica"/>
          <w:lang w:val="en-US"/>
        </w:rPr>
        <w:t>normalization</w:t>
      </w:r>
      <w:r w:rsidRPr="00280354">
        <w:rPr>
          <w:rFonts w:ascii="Helvetica" w:hAnsi="Helvetica" w:cs="Helvetica"/>
          <w:lang w:val="en-US"/>
        </w:rPr>
        <w:t xml:space="preserve"> of binding - and suggests mechanism-specific avenues for intervention. By mapping synaptic alterations to measurable perceptual outcomes in a biologically grounded circuit, our work clarifies potential sources of phenotypic variability in autism and outlines principled targets for future experimental and translational work.</w:t>
      </w:r>
    </w:p>
    <w:p w14:paraId="1A46EE60" w14:textId="77777777" w:rsidR="00B063EB" w:rsidRPr="00280354" w:rsidRDefault="00B063EB" w:rsidP="00B063EB">
      <w:pPr>
        <w:rPr>
          <w:rFonts w:ascii="Helvetica" w:hAnsi="Helvetica" w:cs="Helvetica"/>
          <w:lang w:val="en-US"/>
        </w:rPr>
      </w:pPr>
      <w:r w:rsidRPr="00280354">
        <w:rPr>
          <w:rFonts w:ascii="Helvetica" w:hAnsi="Helvetica" w:cs="Helvetica"/>
          <w:lang w:val="en-US"/>
        </w:rPr>
        <w:br w:type="page"/>
      </w:r>
    </w:p>
    <w:p w14:paraId="2E3396D8" w14:textId="77777777" w:rsidR="00B063EB" w:rsidRPr="005331E3" w:rsidRDefault="00B063EB" w:rsidP="00B063EB">
      <w:pPr>
        <w:rPr>
          <w:rFonts w:ascii="Helvetica" w:hAnsi="Helvetica" w:cs="Helvetica"/>
          <w:b/>
          <w:bCs/>
          <w:sz w:val="28"/>
          <w:szCs w:val="28"/>
          <w:lang w:val="en-US"/>
        </w:rPr>
      </w:pPr>
      <w:r w:rsidRPr="005331E3">
        <w:rPr>
          <w:rFonts w:ascii="Helvetica" w:hAnsi="Helvetica" w:cs="Helvetica"/>
          <w:b/>
          <w:bCs/>
          <w:sz w:val="28"/>
          <w:szCs w:val="28"/>
          <w:lang w:val="en-US"/>
        </w:rPr>
        <w:lastRenderedPageBreak/>
        <w:t>INTRODUCTION</w:t>
      </w:r>
    </w:p>
    <w:p w14:paraId="0C2E9844" w14:textId="1849AC15" w:rsidR="00B063EB" w:rsidRDefault="00B063EB" w:rsidP="00B063EB">
      <w:pPr>
        <w:spacing w:after="0" w:line="360" w:lineRule="auto"/>
        <w:jc w:val="both"/>
        <w:rPr>
          <w:rFonts w:ascii="Helvetica" w:hAnsi="Helvetica" w:cs="Helvetica"/>
        </w:rPr>
      </w:pPr>
      <w:r w:rsidRPr="272332A9">
        <w:rPr>
          <w:rFonts w:ascii="Helvetica" w:hAnsi="Helvetica" w:cs="Helvetica"/>
        </w:rPr>
        <w:t>Our experience of the world is constructed from sensory inputs that are inherently partial and frequently ambiguous. To form coherent perceptions, the brain integrates multiple signals, each governed by distinct constraints. For example, determining the shape of a nearby object may involve combining various visual cues</w:t>
      </w:r>
      <w:r w:rsidR="004D0EEF">
        <w:rPr>
          <w:rFonts w:ascii="Helvetica" w:hAnsi="Helvetica" w:cs="Helvetica"/>
        </w:rPr>
        <w:t xml:space="preserve"> </w:t>
      </w:r>
      <w:r w:rsidRPr="272332A9">
        <w:rPr>
          <w:rFonts w:ascii="Helvetica" w:hAnsi="Helvetica" w:cs="Helvetica"/>
        </w:rPr>
        <w:t>—</w:t>
      </w:r>
      <w:r w:rsidR="004D0EEF">
        <w:rPr>
          <w:rFonts w:ascii="Helvetica" w:hAnsi="Helvetica" w:cs="Helvetica"/>
        </w:rPr>
        <w:t xml:space="preserve"> </w:t>
      </w:r>
      <w:r w:rsidRPr="272332A9">
        <w:rPr>
          <w:rFonts w:ascii="Helvetica" w:hAnsi="Helvetica" w:cs="Helvetica"/>
        </w:rPr>
        <w:t>such as perspective, shading, and texture</w:t>
      </w:r>
      <w:r w:rsidR="004D0EEF">
        <w:rPr>
          <w:rFonts w:ascii="Helvetica" w:hAnsi="Helvetica" w:cs="Helvetica"/>
        </w:rPr>
        <w:t xml:space="preserve"> </w:t>
      </w:r>
      <w:r w:rsidRPr="272332A9">
        <w:rPr>
          <w:rFonts w:ascii="Helvetica" w:hAnsi="Helvetica" w:cs="Helvetica"/>
        </w:rPr>
        <w:t>—</w:t>
      </w:r>
      <w:r w:rsidR="004D0EEF">
        <w:rPr>
          <w:rFonts w:ascii="Helvetica" w:hAnsi="Helvetica" w:cs="Helvetica"/>
        </w:rPr>
        <w:t xml:space="preserve"> </w:t>
      </w:r>
      <w:r w:rsidRPr="272332A9">
        <w:rPr>
          <w:rFonts w:ascii="Helvetica" w:hAnsi="Helvetica" w:cs="Helvetica"/>
        </w:rPr>
        <w:t>as well as inputs from other senses, like size information from both vision and touch</w:t>
      </w:r>
      <w:r>
        <w:rPr>
          <w:rFonts w:ascii="Helvetica" w:hAnsi="Helvetica" w:cs="Helvetica"/>
        </w:rPr>
        <w:t xml:space="preserve"> </w:t>
      </w:r>
      <w:r>
        <w:rPr>
          <w:rFonts w:ascii="Helvetica" w:hAnsi="Helvetica" w:cs="Helvetica"/>
        </w:rPr>
        <w:fldChar w:fldCharType="begin"/>
      </w:r>
      <w:r w:rsidR="004F5158">
        <w:rPr>
          <w:rFonts w:ascii="Helvetica" w:hAnsi="Helvetica" w:cs="Helvetica"/>
        </w:rPr>
        <w:instrText xml:space="preserve"> ADDIN ZOTERO_ITEM CSL_CITATION {"citationID":"kvqn02ac","properties":{"formattedCitation":"(Ernst &amp; Banks, 2002; Georgieva et al., 2008; Norman et al., 2003)","plainCitation":"(Ernst &amp; Banks, 2002; Georgieva et al., 2008; Norman et al., 2003)","noteIndex":0},"citationItems":[{"id":505,"uris":["http://zotero.org/users/local/A6cX1jTK/items/T8G3VLKU","http://zotero.org/users/17556725/items/T8G3VLKU"],"itemData":{"id":505,"type":"article-journal","abstract":"When a person looks at an object while exploring it with their hand, vision and touch both provide information for estimating the properties of the object. Vision frequently dominates the integrated visual-haptic percept, for example when judging size, shape or position, but in some circumstances the percept is clearly affected by haptics. Here we propose that a general principle, which minimizes variance in the final estimate, determines the degree to which vision or haptics dominates. This principle is realized by using maximum-likelihood estimation to combine the inputs. To investigate cue combination quantitatively, we first measured the variances associated with visual and haptic estimation of height. We then used these measurements to construct a maximum-likelihood integrator. This model behaved very similarly to humans in a visual-haptic task. Thus, the nervous system seems to combine visual and haptic information in a fashion that is similar to a maximum-likelihood integrator. Visual dominance occurs when the variance associated with visual estimation is lower than that associated with haptic estimation.","container-title":"Nature","DOI":"10.1038/415429a","ISSN":"0028-0836","issue":"6870","journalAbbreviation":"Nature","language":"eng","note":"PMID: 11807554","page":"429-433","source":"PubMed","title":"Humans integrate visual and haptic information in a statistically optimal fashion","volume":"415","author":[{"family":"Ernst","given":"Marc O."},{"family":"Banks","given":"Martin S."}],"issued":{"date-parts":[["2002",1,24]]}}},{"id":503,"uris":["http://zotero.org/users/local/A6cX1jTK/items/THVP3ZVX","http://zotero.org/users/17556725/items/THVP3ZVX"],"itemData":{"id":503,"type":"article-journal","abstract":"We used functional magnetic resonance imaging to investigate the human cortical areas involved in processing 3-dimensional (3D) shape from texture (SfT) and shading. The stimuli included monocular images of randomly shaped 3D surfaces and a wide variety of 2-dimensional (2D) controls. The results of both passive and active experiments reveal that the extraction of 3D SfT involves the bilateral caudal inferior temporal gyrus (caudal ITG), lateral occipital sulcus (LOS) and several bilateral sites along the intraparietal sulcus. These areas are largely consistent with those involved in the processing of 3D shape from motion and stereo. The experiments also demonstrate, however, that the analysis of 3D shape from shading is primarily restricted to the caudal ITG areas. Additional results from psychophysical experiments reveal that this difference in neuronal substrate cannot be explained by a difference in strength between the 2 cues. These results underscore the importance of the posterior part of the lateral occipital complex for the extraction of visual 3D shape information from all depth cues, and they suggest strongly that the importance of shading is diminished relative to other cues for the analysis of 3D shape in parietal regions.","container-title":"Cerebral Cortex (New York, N.Y.: 1991)","DOI":"10.1093/cercor/bhn002","ISSN":"1460-2199","issue":"10","journalAbbreviation":"Cereb Cortex","language":"eng","note":"PMID: 18281304\nPMCID: PMC2536698","page":"2416-2438","source":"PubMed","title":"The extraction of 3D shape from texture and shading in the human brain","volume":"18","author":[{"family":"Georgieva","given":"Svetlana S."},{"family":"Todd","given":"James T."},{"family":"Peeters","given":"Ronald"},{"family":"Orban","given":"Guy A."}],"issued":{"date-parts":[["2008",10]]}}},{"id":513,"uris":["http://zotero.org/users/local/A6cX1jTK/items/7SHR9R7X","http://zotero.org/users/17556725/items/7SHR9R7X"],"itemData":{"id":513,"type":"article-journal","abstract":"Human observers can estimate 3-D object shape using vision or touch. To what extent can visual information about shape be compared to that obtained by touch? Are the representations of 3-D shape derived from vision and touch in a comparable format? J. J. Gibson (1962,1963) described an intriguing cross-modal shape matching task, and concluded that vision and touch “seem to register the same information and to yield the same phenomenal experiences”. Given the obvious sensory differences between vision and touch, finding that they have essentially the same representation of shape would be an important result. It is surprising, however, that Gibson never published any quantitative data that would support this conclusion. Furthermore, he used a set of man-made sculpted objects. The purpose of our experiment was to collect quantitative data using Gibson's cross-modal shape matching task and evaluate his conclusions. An important second purpose was to investigate the validity of his claim using naturally-shaped 3-D objects. On any given trial, observers haptically explored the shape of one of 12 solid replicas of bell peppers (Capsicum annuum) for 3, 5, or 7 sec. The observers then indicated which of 12 visible objects' shape matched that of the haptically-presented object. Each observer participated in 5 sessions (120 trials), enabling an evaluation of the effects of increasing experience with the objects. The results showed that while observers could perform the task at reasonable levels of accuracy (40-75 % correct), significant errors in cross-modal matching still occurred after extensive experience. Some haptically-presented objects were accurately matched to their visible replicas. For many other haptically-presented objects, however, they were frequently confused with visible objects that had different shapes but possessed similar global features. We conclude that the visual and haptic representations of object shape are similar, but different.","container-title":"Journal of Vision","DOI":"10.1167/3.9.778","ISSN":"1534-7362","issue":"9","journalAbbreviation":"Journal of Vision","page":"778","source":"Silverchair","title":"The visual and haptic perception of natural object shape","volume":"3","author":[{"family":"Norman","given":"Hideko F"},{"family":"Norman","given":"J. Farley"},{"family":"Clayton","given":"Anna M"},{"family":"Lianekhammy","given":"Joann"},{"family":"Zielke","given":"Gina"}],"issued":{"date-parts":[["2003",10,1]]}}}],"schema":"https://github.com/citation-style-language/schema/raw/master/csl-citation.json"} </w:instrText>
      </w:r>
      <w:r>
        <w:rPr>
          <w:rFonts w:ascii="Helvetica" w:hAnsi="Helvetica" w:cs="Helvetica"/>
        </w:rPr>
        <w:fldChar w:fldCharType="separate"/>
      </w:r>
      <w:r w:rsidR="004F5158" w:rsidRPr="004F5158">
        <w:rPr>
          <w:rFonts w:ascii="Helvetica" w:hAnsi="Helvetica" w:cs="Helvetica"/>
        </w:rPr>
        <w:t>(Ernst &amp; Banks, 2002; Georgieva et al., 2008; Norman et al., 2003)</w:t>
      </w:r>
      <w:r>
        <w:rPr>
          <w:rFonts w:ascii="Helvetica" w:hAnsi="Helvetica" w:cs="Helvetica"/>
        </w:rPr>
        <w:fldChar w:fldCharType="end"/>
      </w:r>
      <w:r>
        <w:rPr>
          <w:rFonts w:ascii="Helvetica" w:hAnsi="Helvetica" w:cs="Helvetica"/>
        </w:rPr>
        <w:t>.</w:t>
      </w:r>
      <w:r w:rsidRPr="272332A9">
        <w:rPr>
          <w:rFonts w:ascii="Helvetica" w:hAnsi="Helvetica" w:cs="Helvetica"/>
        </w:rPr>
        <w:t xml:space="preserve"> This integration helps to resolve ambiguities and can lead to faster and more precise judgments </w:t>
      </w:r>
      <w:r>
        <w:rPr>
          <w:rFonts w:ascii="Helvetica" w:hAnsi="Helvetica" w:cs="Helvetica"/>
        </w:rPr>
        <w:fldChar w:fldCharType="begin"/>
      </w:r>
      <w:r w:rsidR="00CA46B8">
        <w:rPr>
          <w:rFonts w:ascii="Helvetica" w:hAnsi="Helvetica" w:cs="Helvetica"/>
        </w:rPr>
        <w:instrText xml:space="preserve"> ADDIN ZOTERO_ITEM CSL_CITATION {"citationID":"ny18R6VS","properties":{"formattedCitation":"(Hagmann &amp; Russo, 2016)","plainCitation":"(Hagmann &amp; Russo, 2016)","noteIndex":0},"citationItems":[{"id":502,"uris":["http://zotero.org/users/local/A6cX1jTK/items/Y6LDV8VS","http://zotero.org/users/17556725/items/Y6LDV8VS"],"itemData":{"id":502,"type":"article-journal","abstract":"Integration of sensory information across modalities can confer behavioral advantages by decreasing perceptual ambiguity, increasing reaction time, and increasing detection accuracy relative to unisensory stimuli. We asked how combinations of auditory, visual, and somatosensory events alter response time. Participants detected stimulation on one side of space (right or left) while ignoring stimulation on the other side of space. There were seven types of suprathreshold stimuli: auditory (tones from speakers), visual (sinusoidal contrast gratings), somatosensory (fingertip vibrations), audio-visual, somato-visual, audio-somatosensory, and audio-somato-visual. Response enhancement and race model analysis confirmed that bisensory and trisensory trials enhanced response time relative to unisensory trials. Exploratory analysis of individual differences in intersensory facilitation revealed that participants fit into one of two groups: those who benefitted from trisensory information and those who did not.","container-title":"Attention, Perception &amp; Psychophysics","DOI":"10.3758/s13414-016-1192-6","ISSN":"1943-393X","issue":"8","journalAbbreviation":"Atten Percept Psychophys","language":"eng","note":"PMID: 27562676\nPMCID: PMC5564512","page":"2558-2568","source":"PubMed","title":"Multisensory integration of redundant trisensory stimulation","volume":"78","author":[{"family":"Hagmann","given":"Carl Erick"},{"family":"Russo","given":"Natalie"}],"issued":{"date-parts":[["2016",11]]}}}],"schema":"https://github.com/citation-style-language/schema/raw/master/csl-citation.json"} </w:instrText>
      </w:r>
      <w:r>
        <w:rPr>
          <w:rFonts w:ascii="Helvetica" w:hAnsi="Helvetica" w:cs="Helvetica"/>
        </w:rPr>
        <w:fldChar w:fldCharType="separate"/>
      </w:r>
      <w:r>
        <w:rPr>
          <w:rFonts w:ascii="Helvetica" w:hAnsi="Helvetica" w:cs="Helvetica"/>
          <w:noProof/>
        </w:rPr>
        <w:t>(Hagmann &amp; Russo, 2016)</w:t>
      </w:r>
      <w:r>
        <w:rPr>
          <w:rFonts w:ascii="Helvetica" w:hAnsi="Helvetica" w:cs="Helvetica"/>
        </w:rPr>
        <w:fldChar w:fldCharType="end"/>
      </w:r>
      <w:r w:rsidRPr="272332A9">
        <w:rPr>
          <w:rFonts w:ascii="Helvetica" w:hAnsi="Helvetica" w:cs="Helvetica"/>
        </w:rPr>
        <w:t>.</w:t>
      </w:r>
    </w:p>
    <w:p w14:paraId="72941A3A" w14:textId="06325F39" w:rsidR="00B063EB" w:rsidRDefault="00B063EB" w:rsidP="00B063EB">
      <w:pPr>
        <w:spacing w:after="0" w:line="360" w:lineRule="auto"/>
        <w:ind w:firstLine="720"/>
        <w:jc w:val="both"/>
        <w:rPr>
          <w:rFonts w:ascii="Helvetica" w:hAnsi="Helvetica" w:cs="Helvetica"/>
        </w:rPr>
      </w:pPr>
      <w:r>
        <w:rPr>
          <w:rFonts w:ascii="Helvetica" w:hAnsi="Helvetica" w:cs="Helvetica"/>
        </w:rPr>
        <w:t xml:space="preserve">The ubiquitous nature of multisensory integration in neural processing renders it particularly susceptible to the disruptive effects of </w:t>
      </w:r>
      <w:r w:rsidRPr="005926AE">
        <w:rPr>
          <w:rFonts w:ascii="Helvetica" w:hAnsi="Helvetica" w:cs="Helvetica"/>
        </w:rPr>
        <w:t xml:space="preserve">neurodevelopmental </w:t>
      </w:r>
      <w:r>
        <w:rPr>
          <w:rFonts w:ascii="Helvetica" w:hAnsi="Helvetica" w:cs="Helvetica"/>
        </w:rPr>
        <w:t>disorders</w:t>
      </w:r>
      <w:r w:rsidRPr="000878CD">
        <w:rPr>
          <w:rFonts w:ascii="Helvetica" w:hAnsi="Helvetica" w:cs="Helvetica"/>
        </w:rPr>
        <w:t>.</w:t>
      </w:r>
      <w:r>
        <w:rPr>
          <w:rFonts w:ascii="Helvetica" w:hAnsi="Helvetica" w:cs="Helvetica"/>
        </w:rPr>
        <w:t xml:space="preserve"> One of the most prevalent and complex of these disorders, which is associated with multiple </w:t>
      </w:r>
      <w:r w:rsidRPr="56AED5F8">
        <w:rPr>
          <w:rFonts w:ascii="Helvetica" w:hAnsi="Helvetica" w:cs="Helvetica"/>
        </w:rPr>
        <w:t>multisensory integration</w:t>
      </w:r>
      <w:r>
        <w:rPr>
          <w:rFonts w:ascii="Helvetica" w:hAnsi="Helvetica" w:cs="Helvetica"/>
        </w:rPr>
        <w:t xml:space="preserve"> deficits, is a</w:t>
      </w:r>
      <w:r w:rsidRPr="56AED5F8">
        <w:rPr>
          <w:rFonts w:ascii="Helvetica" w:hAnsi="Helvetica" w:cs="Helvetica"/>
        </w:rPr>
        <w:t>utism spectrum disorder</w:t>
      </w:r>
      <w:r>
        <w:rPr>
          <w:rFonts w:ascii="Helvetica" w:hAnsi="Helvetica" w:cs="Helvetica"/>
        </w:rPr>
        <w:t xml:space="preserve"> (ASD; </w:t>
      </w:r>
      <w:r>
        <w:rPr>
          <w:rFonts w:ascii="Helvetica" w:hAnsi="Helvetica" w:cs="Helvetica"/>
        </w:rPr>
        <w:fldChar w:fldCharType="begin"/>
      </w:r>
      <w:r w:rsidR="00CA46B8">
        <w:rPr>
          <w:rFonts w:ascii="Helvetica" w:hAnsi="Helvetica" w:cs="Helvetica"/>
        </w:rPr>
        <w:instrText xml:space="preserve"> ADDIN ZOTERO_ITEM CSL_CITATION {"citationID":"anxsD9zX","properties":{"formattedCitation":"(Feldman et al., 2018)","plainCitation":"(Feldman et al., 2018)","dontUpdate":true,"noteIndex":0},"citationItems":[{"id":510,"uris":["http://zotero.org/users/local/A6cX1jTK/items/M3EXSP7V","http://zotero.org/users/17556725/items/M3EXSP7V"],"itemData":{"id":510,"type":"article-journal","abstract":"An ever-growing literature has aimed to determine how individuals with autism spectrum disorder (ASD) differ from their typically developing (TD) peers on measures of multisensory integration (MSI) and to ascertain the degree to which differences in MSI are associated with the broad range of symptoms associated with ASD. Findings, however, have been highly variable across the studies carried out to date. The present work systematically reviews and quantitatively synthesizes the large literature on audiovisual MSI in individuals with ASD to evaluate the cumulative evidence for (a) group differences between individuals with ASD and TD peers, (b) correlations between MSI and autism symptoms in individuals with ASD and (c) study level factors that may moderate findings (i.e., explain differential effects) observed across studies. To identify eligible studies, a comprehensive search strategy was employed using the ProQuest search engine, PubMed database, forwards and backwards citation searches, direct author contact, and hand-searching of select conference proceedings. A significant between-group difference in MSI was evident in the literature, with individuals with ASD demonstrating worse audiovisual integration on average across studies compared to TD controls. This effect was moderated by mean participant age, such that between-group differences were more pronounced in younger samples. The mean correlation between MSI and autism and related symptomatology was also significant, indicating that increased audiovisual integration in individuals with ASD is associated with better language/communication abilities and/or reduced autism symptom severity in the extant literature. This effect was moderated by whether the stimuli were linguistic versus non-linguistic in nature, such that correlation magnitudes tended to be significantly greater when linguistic stimuli were utilized in the measure of MSI. Limitations and future directions for primary and meta-analytic research are discussed.","container-title":"Neuroscience &amp; Biobehavioral Reviews","DOI":"10.1016/j.neubiorev.2018.09.020","ISSN":"0149-7634","journalAbbreviation":"Neuroscience &amp; Biobehavioral Reviews","page":"220-234","source":"ScienceDirect","title":"Audiovisual multisensory integration in individuals with autism spectrum disorder: A systematic review and meta-analysis","title-short":"Audiovisual multisensory integration in individuals with autism spectrum disorder","volume":"95","author":[{"family":"Feldman","given":"Jacob I."},{"family":"Dunham","given":"Kacie"},{"family":"Cassidy","given":"Margaret"},{"family":"Wallace","given":"Mark T."},{"family":"Liu","given":"Yupeng"},{"family":"Woynaroski","given":"Tiffany G."}],"issued":{"date-parts":[["2018",12,1]]}}}],"schema":"https://github.com/citation-style-language/schema/raw/master/csl-citation.json"} </w:instrText>
      </w:r>
      <w:r>
        <w:rPr>
          <w:rFonts w:ascii="Helvetica" w:hAnsi="Helvetica" w:cs="Helvetica"/>
        </w:rPr>
        <w:fldChar w:fldCharType="separate"/>
      </w:r>
      <w:r>
        <w:rPr>
          <w:rFonts w:ascii="Helvetica" w:hAnsi="Helvetica" w:cs="Helvetica"/>
          <w:noProof/>
        </w:rPr>
        <w:t>Feldman et al., 2018)</w:t>
      </w:r>
      <w:r>
        <w:rPr>
          <w:rFonts w:ascii="Helvetica" w:hAnsi="Helvetica" w:cs="Helvetica"/>
        </w:rPr>
        <w:fldChar w:fldCharType="end"/>
      </w:r>
      <w:r>
        <w:rPr>
          <w:rFonts w:ascii="Helvetica" w:hAnsi="Helvetica" w:cs="Helvetica"/>
        </w:rPr>
        <w:t>.</w:t>
      </w:r>
      <w:r w:rsidRPr="56AED5F8">
        <w:rPr>
          <w:rFonts w:ascii="Helvetica" w:hAnsi="Helvetica" w:cs="Helvetica"/>
        </w:rPr>
        <w:t xml:space="preserve"> </w:t>
      </w:r>
      <w:r>
        <w:rPr>
          <w:rFonts w:ascii="Helvetica" w:hAnsi="Helvetica" w:cs="Helvetica"/>
        </w:rPr>
        <w:t>P</w:t>
      </w:r>
      <w:r w:rsidRPr="00833893">
        <w:rPr>
          <w:rFonts w:ascii="Helvetica" w:hAnsi="Helvetica" w:cs="Helvetica"/>
        </w:rPr>
        <w:t>opulation studies indicate that ~90% of autistic individuals report hyper- or hypo-reactivity across sensory modalities</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{"citationID":"GqxsIQnu","properties":{"formattedCitation":"(Balasco et al., 2020)","plainCitation":"(Balasco et al., 2020)","noteIndex":0},"citationItems":[{"id":509,"uris":["http://zotero.org/users/local/A6cX1jTK/items/T7XLY9DA","http://zotero.org/users/17556725/items/T7XLY9DA"],"itemData":{"id":509,"type":"article-journal","abstract":"Sensory abnormalities are commonly recognized as diagnostic criteria in autism spectrum disorder (ASD), as reported in the last edition of the Diagnostic and Statistical Manual of Mental Disorder (DSM-V). About 90% of ASD individuals have atypical sensory experiences, described as both hyper- and hy-po-reactivity, with abnormal responses to tactile stimulation representing a very frequent finding. In this review, we will address the neurobiological bases of sensory processing in ASD, with a specific focus of tactile sensitivity. In the first part, we will review the most relevant sensory abnormalities detected in ASD, and then focus on tactile processing deficits through the discussion of recent clinical and experi-mental studies. In the search for the neurobiological bases of ASD, several mouse models have been gen-erated with knockout and humanized knockin mutations in many ASD-associated genes. Here we will therefore give a brief overview of the anatomical structure of the mouse somatosensory system, and de-scribe the somatosensory abnormalities so far reported in different mouse models of ASD. Understand-ing the neurobiological bases of sensory processing in ASD mouse models may represent an opportunity for a better comprehension of the mechanisms underlying sensory abnormalities, and for the development of novel effective therapeutic strategies.","container-title":"Frontiers in Psychiatry","DOI":"10.3389/fpsyt.2019.01016","ISSN":"1664-0640","journalAbbreviation":"Front. Psychiatry","language":"English","note":"publisher: Frontiers","source":"Frontiers","title":"Sensory Abnormalities in Autism Spectrum Disorders: A Focus on the Tactile Domain, From Genetic Mouse Models to the Clinic","title-short":"Sensory Abnormalities in Autism Spectrum Disorders","URL":"https://www.frontiersin.org/journals/psychiatry/articles/10.3389/fpsyt.2019.01016/full","volume":"10","author":[{"family":"Balasco","given":"Luigi"},{"family":"Provenzano","given":"Giovanni"},{"family":"Bozzi","given":"Yuri"}],"accessed":{"date-parts":[["2025",7,11]]},"issued":{"date-parts":[["2020",1,28]]}}}],"schema":"https://github.com/citation-style-language/schema/raw/master/csl-citation.json"} </w:instrText>
      </w:r>
      <w:r>
        <w:rPr>
          <w:rFonts w:ascii="Helvetica" w:hAnsi="Helvetica" w:cs="Helvetica"/>
        </w:rPr>
        <w:fldChar w:fldCharType="separate"/>
      </w:r>
      <w:r>
        <w:rPr>
          <w:rFonts w:ascii="Helvetica" w:hAnsi="Helvetica" w:cs="Helvetica"/>
          <w:noProof/>
        </w:rPr>
        <w:t>(Balasco et al., 2020)</w:t>
      </w:r>
      <w:r>
        <w:rPr>
          <w:rFonts w:ascii="Helvetica" w:hAnsi="Helvetica" w:cs="Helvetica"/>
        </w:rPr>
        <w:fldChar w:fldCharType="end"/>
      </w:r>
      <w:r>
        <w:rPr>
          <w:rFonts w:ascii="Helvetica" w:hAnsi="Helvetica" w:cs="Helvetica"/>
        </w:rPr>
        <w:t>.</w:t>
      </w:r>
      <w:r w:rsidRPr="56AED5F8">
        <w:rPr>
          <w:rFonts w:ascii="Helvetica" w:hAnsi="Helvetica" w:cs="Helvetica"/>
        </w:rPr>
        <w:t xml:space="preserve"> In particular, psychophysical</w:t>
      </w:r>
      <w:r w:rsidRPr="00833893">
        <w:rPr>
          <w:rFonts w:ascii="Helvetica" w:hAnsi="Helvetica" w:cs="Helvetica"/>
        </w:rPr>
        <w:t xml:space="preserve"> work </w:t>
      </w:r>
      <w:r w:rsidRPr="56AED5F8">
        <w:rPr>
          <w:rFonts w:ascii="Helvetica" w:hAnsi="Helvetica" w:cs="Helvetica"/>
        </w:rPr>
        <w:t xml:space="preserve">has shown that individuals with ASD have </w:t>
      </w:r>
      <w:r w:rsidRPr="00833893">
        <w:rPr>
          <w:rFonts w:ascii="Helvetica" w:hAnsi="Helvetica" w:cs="Helvetica"/>
        </w:rPr>
        <w:t xml:space="preserve">enlarged </w:t>
      </w:r>
      <w:r w:rsidRPr="56AED5F8">
        <w:rPr>
          <w:rFonts w:ascii="Helvetica" w:hAnsi="Helvetica" w:cs="Helvetica"/>
        </w:rPr>
        <w:t>spatio</w:t>
      </w:r>
      <w:r w:rsidRPr="00833893">
        <w:rPr>
          <w:rFonts w:ascii="Helvetica" w:hAnsi="Helvetica" w:cs="Helvetica"/>
        </w:rPr>
        <w:t xml:space="preserve">temporal binding windows </w:t>
      </w:r>
      <w:r w:rsidRPr="56AED5F8">
        <w:rPr>
          <w:rFonts w:ascii="Helvetica" w:hAnsi="Helvetica" w:cs="Helvetica"/>
        </w:rPr>
        <w:t xml:space="preserve">(i.e., </w:t>
      </w:r>
      <w:r w:rsidRPr="00833893">
        <w:rPr>
          <w:rFonts w:ascii="Helvetica" w:hAnsi="Helvetica" w:cs="Helvetica"/>
        </w:rPr>
        <w:t xml:space="preserve">broadened </w:t>
      </w:r>
      <w:r w:rsidR="00224406">
        <w:rPr>
          <w:rFonts w:ascii="Helvetica" w:hAnsi="Helvetica" w:cs="Helvetica"/>
        </w:rPr>
        <w:t>temporal binding windows</w:t>
      </w:r>
      <w:r w:rsidRPr="00833893">
        <w:rPr>
          <w:rFonts w:ascii="Helvetica" w:hAnsi="Helvetica" w:cs="Helvetica"/>
        </w:rPr>
        <w:t xml:space="preserve"> and reduced </w:t>
      </w:r>
      <w:r w:rsidR="00A5385E">
        <w:rPr>
          <w:rFonts w:ascii="Helvetica" w:hAnsi="Helvetica" w:cs="Helvetica"/>
        </w:rPr>
        <w:t>precision</w:t>
      </w:r>
      <w:r w:rsidR="00090E83">
        <w:rPr>
          <w:rFonts w:ascii="Helvetica" w:hAnsi="Helvetica" w:cs="Helvetica"/>
        </w:rPr>
        <w:t xml:space="preserve"> </w:t>
      </w:r>
      <w:r w:rsidR="00A5385E">
        <w:rPr>
          <w:rFonts w:ascii="Helvetica" w:hAnsi="Helvetica" w:cs="Helvetica"/>
        </w:rPr>
        <w:t xml:space="preserve">in </w:t>
      </w:r>
      <w:r w:rsidR="00786D12">
        <w:rPr>
          <w:rFonts w:ascii="Helvetica" w:hAnsi="Helvetica" w:cs="Helvetica"/>
        </w:rPr>
        <w:t>spatial localization</w:t>
      </w:r>
      <w:r w:rsidRPr="56AED5F8">
        <w:rPr>
          <w:rFonts w:ascii="Helvetica" w:hAnsi="Helvetica" w:cs="Helvetica"/>
        </w:rPr>
        <w:t xml:space="preserve">) for audiovisual stimuli </w:t>
      </w:r>
      <w:r>
        <w:rPr>
          <w:rFonts w:ascii="Helvetica" w:hAnsi="Helvetica" w:cs="Helvetica"/>
        </w:rPr>
        <w:fldChar w:fldCharType="begin"/>
      </w:r>
      <w:r w:rsidR="004F5158">
        <w:rPr>
          <w:rFonts w:ascii="Helvetica" w:hAnsi="Helvetica" w:cs="Helvetica"/>
        </w:rPr>
        <w:instrText xml:space="preserve"> ADDIN ZOTERO_ITEM CSL_CITATION {"citationID":"NtZBSeGT","properties":{"formattedCitation":"(de Boer-Schellekens, Eussen, et al., 2013; Foss-Feig et al., 2010b)","plainCitation":"(de Boer-Schellekens, Eussen, et al., 2013; Foss-Feig et al., 2010b)","dontUpdate":true,"noteIndex":0},"citationItems":[{"id":504,"uris":["http://zotero.org/users/local/A6cX1jTK/items/5BIHUM9H","http://zotero.org/users/17556725/items/5BIHUM9H"],"itemData":{"id":504,"type":"article-journal","abstract":"We examined sensitivity of audiovisual temporal order in adolescents with autism spectrum disorder (ASD) using an audiovisual temporal order judgment (TOJ) task. In order to assess domain-specific impairments, the stimuli varied in social complexity from simple flash/beeps to videos of a handclap or a speaking face. Compared to typically-developing controls, individuals with ASD were generally less sensitive in judgments of audiovisual temporal order (larger just noticeable differences, JNDs), but there was no specific impairment with social stimuli. This suggests that people with ASD suffer from a more general impairment in audiovisual temporal processing.","container-title":"Frontiers in Integrative Neuroscience","DOI":"10.3389/fnint.2013.00008","ISSN":"1662-5145","journalAbbreviation":"Front Integr Neurosci","language":"eng","note":"PMID: 23450453\nPMCID: PMC3583106","page":"8","source":"PubMed","title":"Diminished sensitivity of audiovisual temporal order in autism spectrum disorder","volume":"7","author":[{"family":"Boer-Schellekens","given":"Liselotte","non-dropping-particle":"de"},{"family":"Eussen","given":"Mart"},{"family":"Vroomen","given":"Jean"}],"issued":{"date-parts":[["2013"]]}}},{"id":3,"uris":["http://zotero.org/users/17556725/items/5CUWN9LH"],"itemData":{"id":3,"type":"article-journal","abstract":"Autism spectrum disorders (ASD) form a continuum of neurodevelopmental disorders, characterized by deficits in communication and reciprocal social interaction, as well as by repetitive behaviors and restricted interests. Sensory disturbances are also frequently reported in clinical and autobiographical accounts. However, surprisingly few empirical studies have characterized the fundamental features of sensory and multisensory processing in ASD. The current study is structured to test for potential differences in multisensory temporal function in ASD by making use of a temporally dependent, low-level multisensory illusion. In this illusion, the presentation of a single flash of light accompanied by multiple sounds often results in the illusory perception of multiple flashes. By systematically varying the temporal structure of the audiovisual stimuli, a \"temporal window\" within which these stimuli are likely to be bound into a single perceptual entity can be defined. The results of this study revealed that children with ASD report the flash-beep illusion over an extended range of stimulus onset asynchronies relative to children with typical development, suggesting that children with ASD have altered multisensory temporal function. These findings provide valuable new insights into our understanding of sensory processing in ASD and may hold promise for the development of more sensitive diagnostic measures and improved remediation strategies.","container-title":"Experimental Brain Research","DOI":"10.1007/s00221-010-2240-4","ISSN":"1432-1106","issue":"2","journalAbbreviation":"Exp Brain Res","language":"eng","note":"PMID: 20390256\nPMCID: PMC2871100","page":"381-389","source":"PubMed","title":"An extended multisensory temporal binding window in autism spectrum disorders","volume":"203","author":[{"family":"Foss-Feig","given":"Jennifer H."},{"family":"Kwakye","given":"Leslie D."},{"family":"Cascio","given":"Carissa J."},{"family":"Burnette","given":"Courtney P."},{"family":"Kadivar","given":"Haleh"},{"family":"Stone","given":"Wendy L."},{"family":"Wallace","given":"Mark T."}],"issued":{"date-parts":[["2010",6]]}}}],"schema":"https://github.com/citation-style-language/schema/raw/master/csl-citation.json"} </w:instrText>
      </w:r>
      <w:r>
        <w:rPr>
          <w:rFonts w:ascii="Helvetica" w:hAnsi="Helvetica" w:cs="Helvetica"/>
        </w:rPr>
        <w:fldChar w:fldCharType="separate"/>
      </w:r>
      <w:r w:rsidR="00E04D77">
        <w:rPr>
          <w:rFonts w:ascii="Helvetica" w:hAnsi="Helvetica" w:cs="Helvetica"/>
        </w:rPr>
        <w:t>(de Boer-Schellekens, Eussen, et al., 2013; Foss-Feig et al., 2010)</w:t>
      </w:r>
      <w:r>
        <w:rPr>
          <w:rFonts w:ascii="Helvetica" w:hAnsi="Helvetica" w:cs="Helvetica"/>
        </w:rPr>
        <w:fldChar w:fldCharType="end"/>
      </w:r>
      <w:r w:rsidRPr="56AED5F8">
        <w:rPr>
          <w:rFonts w:ascii="Helvetica" w:hAnsi="Helvetica" w:cs="Helvetica"/>
        </w:rPr>
        <w:t>.</w:t>
      </w:r>
      <w:r w:rsidR="00C37B3E">
        <w:rPr>
          <w:rFonts w:ascii="Helvetica" w:hAnsi="Helvetica" w:cs="Helvetica"/>
        </w:rPr>
        <w:t xml:space="preserve"> </w:t>
      </w:r>
      <w:ins w:id="1" w:author="Vishnu Mohan" w:date="2026-04-02T15:14:00Z" w16du:dateUtc="2026-04-02T04:14:00Z">
        <w:r w:rsidR="00CB19C5" w:rsidRPr="0010654D">
          <w:rPr>
            <w:rFonts w:ascii="Helvetica" w:hAnsi="Helvetica" w:cs="Helvetica"/>
          </w:rPr>
          <w:t>Although widened multisensory binding windows are not unique to ASD and have also been reported in other conditions, they are robustly implicated in ASD and therefore provide a useful mechanistic phenotype for testing ASD-motivated circuit hypotheses in the superior colliculus</w:t>
        </w:r>
        <w:r w:rsidR="00CB19C5">
          <w:rPr>
            <w:rFonts w:ascii="Helvetica" w:hAnsi="Helvetica" w:cs="Helvetica"/>
          </w:rPr>
          <w:t xml:space="preserve"> </w:t>
        </w:r>
        <w:r w:rsidR="00CB19C5">
          <w:rPr>
            <w:rFonts w:ascii="Helvetica" w:hAnsi="Helvetica" w:cs="Helvetica"/>
          </w:rPr>
          <w:fldChar w:fldCharType="begin"/>
        </w:r>
        <w:r w:rsidR="00CB19C5">
          <w:rPr>
            <w:rFonts w:ascii="Helvetica" w:hAnsi="Helvetica" w:cs="Helvetica"/>
          </w:rPr>
          <w:instrText xml:space="preserve"> ADDIN ZOTERO_ITEM CSL_CITATION {"citationID":"a200un492ji","properties":{"formattedCitation":"\\uldash{(Wallace &amp; Stevenson, 2014; Zhou et al., 2018)}","plainCitation":"(Wallace &amp; Stevenson, 2014; Zhou et al., 2018)","noteIndex":0},"citationItems":[{"id":26,"uris":["http://zotero.org/users/local/A6cX1jTK/items/DEMUNSUW","http://zotero.org/users/17556725/items/DEMUNSUW","http://zotero.org/users/17556725/items/AIB5GMJ4"],"itemData":{"id":26,"type":"article-journal","abstract":"Behavior, perception and cognition are strongly shaped by the synthesis of information across the different sensory modalities. Such multisensory integration often results in performance and perceptual benefits that reflect the additional information conferred by having cues from multiple senses providing redundant or complementary information. The spatial and temporal relationships of these cues provide powerful statistical information about how these cues should be integrated or \"bound\" in order to create a unified perceptual representation. Much recent work has examined the temporal factors that are integral in multisensory processing, with many focused on the construct of the multisensory temporal binding window - the epoch of time within which stimuli from different modalities is likely to be integrated and perceptually bound. Emerging evidence suggests that this temporal window is altered in a series of neurodevelopmental disorders, including autism, dyslexia and schizophrenia. In addition to their role in sensory processing, these deficits in multisensory temporal function may play an important role in the perceptual and cognitive weaknesses that characterize these clinical disorders. Within this context, focus on improving the acuity of multisensory temporal function may have important implications for the amelioration of the \"higher-order\" deficits that serve as the defining features of these disorders.","container-title":"Neuropsychologia","DOI":"10.1016/j.neuropsychologia.2014.08.005","ISSN":"1873-3514","journalAbbreviation":"Neuropsychologia","language":"eng","page":"105-123","PMID":"25128432","PMCID":"PMC4326640","source":"PubMed","title":"The construct of the multisensory temporal binding window and its dysregulation in developmental disabilities","volume":"64","author":[{"family":"Wallace","given":"Mark T."},{"family":"Stevenson","given":"Ryan A."}],"issued":{"date-parts":[["2014",11]]}}},{"id":794,"uris":["http://zotero.org/users/17556725/items/6SLIAQSS"],"itemData":{"id":794,"type":"article-journal","abstract":"Multisensory temporal integration could be compromised in both autism spectrum disorders (ASD) and schizophrenia spectrum disorders (SSD) and may play an important role in perceptual and cognitive impairment in these two disorders. This review aimed to quantitatively compare the sensory temporal acuity between healthy controls and the two clinical groups (ASD and SSD). Impairment of sensory temporal integration was robust and comparable in both patients with SSD (Hedges’ g = 0.91, 95%CI[0.62–1.19]; Z = 6.21, p &lt; .001) and ASD (Hedges’ g = 0.85, (95%CI[0.54–1.15]; Z = 5.39, p &lt; .001). By further separating studies into unisensory and multisensory (bimodal: audiovisual) ones, subgroup analysis indicated heterogeneous and unstable effects for unisensory temporal binding in the ASD group, but a more consistent and severe impairment in multisensory temporal integration represented by an enlarged temporal binding window in both clinical groups. Such multisensory dysfunction is associated with symptoms like hallucinations and impaired social communications. Future studies focusing on improving multisensory temporal functions may have important implications for the amelioration of schizophrenia and autistic symptoms.","container-title":"Neuroscience &amp; Biobehavioral Reviews","DOI":"10.1016/j.neubiorev.2017.12.013","ISSN":"0149-7634","journalAbbreviation":"Neuroscience &amp; Biobehavioral Reviews","page":"66-76","source":"ScienceDirect","title":"Multisensory temporal binding window in autism spectrum disorders and schizophrenia spectrum disorders: A systematic review and meta-analysis","title-short":"Multisensory temporal binding window in autism spectrum disorders and schizophrenia spectrum disorders","volume":"86","author":[{"family":"Zhou","given":"Han-yu"},{"family":"Cai","given":"Xin-lu"},{"family":"Weigl","given":"Michael"},{"family":"Bang","given":"Peter"},{"family":"Cheung","given":"Eric F. C."},{"family":"Chan","given":"Raymond C. K."}],"issued":{"date-parts":[["2018",3,1]]}}}],"schema":"https://github.com/citation-style-language/schema/raw/master/csl-citation.json"} </w:instrText>
        </w:r>
        <w:r w:rsidR="00CB19C5">
          <w:rPr>
            <w:rFonts w:ascii="Helvetica" w:hAnsi="Helvetica" w:cs="Helvetica"/>
          </w:rPr>
          <w:fldChar w:fldCharType="separate"/>
        </w:r>
        <w:r w:rsidR="00CB19C5" w:rsidRPr="0043513A">
          <w:rPr>
            <w:rFonts w:ascii="Helvetica" w:hAnsi="Helvetica" w:cs="Helvetica"/>
            <w:kern w:val="0"/>
            <w:u w:val="dash"/>
          </w:rPr>
          <w:t>(Wallace &amp; Stevenson, 2014; Zhou et al., 2018)</w:t>
        </w:r>
        <w:r w:rsidR="00CB19C5">
          <w:rPr>
            <w:rFonts w:ascii="Helvetica" w:hAnsi="Helvetica" w:cs="Helvetica"/>
          </w:rPr>
          <w:fldChar w:fldCharType="end"/>
        </w:r>
        <w:r w:rsidR="00CB19C5">
          <w:rPr>
            <w:rFonts w:ascii="Helvetica" w:hAnsi="Helvetica" w:cs="Helvetica"/>
          </w:rPr>
          <w:t>.</w:t>
        </w:r>
      </w:ins>
      <w:r w:rsidRPr="00E82582">
        <w:rPr>
          <w:rFonts w:ascii="Helvetica" w:hAnsi="Helvetica" w:cs="Helvetica"/>
        </w:rPr>
        <w:t>These sensory irregularities</w:t>
      </w:r>
      <w:r w:rsidR="002F0CC3">
        <w:rPr>
          <w:rFonts w:ascii="Helvetica" w:hAnsi="Helvetica" w:cs="Helvetica"/>
        </w:rPr>
        <w:t xml:space="preserve"> c</w:t>
      </w:r>
      <w:r w:rsidR="00AC136D">
        <w:rPr>
          <w:rFonts w:ascii="Helvetica" w:hAnsi="Helvetica" w:cs="Helvetica"/>
        </w:rPr>
        <w:t xml:space="preserve">ould potentially accumulate across modalities, leading to effects which could compound </w:t>
      </w:r>
      <w:r w:rsidR="00381522">
        <w:rPr>
          <w:rFonts w:ascii="Helvetica" w:hAnsi="Helvetica" w:cs="Helvetica"/>
        </w:rPr>
        <w:t>and affect higher level processing which could in turn</w:t>
      </w:r>
      <w:r>
        <w:rPr>
          <w:rFonts w:ascii="Helvetica" w:hAnsi="Helvetica" w:cs="Helvetica"/>
        </w:rPr>
        <w:t xml:space="preserve"> </w:t>
      </w:r>
      <w:r w:rsidRPr="56AED5F8">
        <w:rPr>
          <w:rFonts w:ascii="Helvetica" w:hAnsi="Helvetica" w:cs="Helvetica"/>
        </w:rPr>
        <w:t>impact</w:t>
      </w:r>
      <w:r w:rsidRPr="00833893">
        <w:rPr>
          <w:rFonts w:ascii="Helvetica" w:hAnsi="Helvetica" w:cs="Helvetica"/>
        </w:rPr>
        <w:t xml:space="preserve"> daily functioning, making social environments overwhelming and leading to behaviours such as withdrawal or distress</w:t>
      </w:r>
      <w:r w:rsidRPr="56AED5F8">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{"citationID":"a180vae5kee","properties":{"formattedCitation":"(Kawakami &amp; Otsuka, 2021; Thye et al., 2018)","plainCitation":"(Kawakami &amp; Otsuka, 2021; Thye et al., 2018)","noteIndex":0},"citationItems":[{"id":1677,"uris":["http://zotero.org/users/17556725/items/TKEJ66QB"],"itemData":{"id":1677,"type":"chapter","abstract":"Regarding the atypical characteristics of cognition and information processing in individuals with autism spectrum disorder (ASD), recent focus has been centered around fundamental processing, such as multisensory integration (MSI). Experimental studies have reported atypical MSI, especially audio-visual integration, in both children and adults with ASD using social (e.g., faces and voices) and nonsocial stimuli (e.g., flashes and beeps). Furthermore, there has been a gradual increase in the understanding of the behavioral (e.g., higher temporal resolution) and neural mechanisms (e.g., impaired phase alignment of neuro-oscillations) underlying atypical MSI in ASD. Previous studies have proposed that prominent deficits in social cognition and interactions (i.e., higher-order functions) are influenced and/or induced by atypicalities in MSI (i.e., lower-order function). Thus, interventions targeting MSI may promote social cognition, likely resulting in better outcomes in adulthood in individuals with ASD. This chapter describes current knowledge regarding multisensory processing in ASD and future perspectives on relevant research and practices. We highlight the value of focusing on MSI for understanding the clinical characteristics of ASD and possible interventions targeting MSI for this population.","call-number":"NBK573614","container-title":"Autism Spectrum Disorders","event-place":"Brisbane (AU)","ISBN":"978-0-6450017-8-5","language":"eng","license":"Copyright: The Authors.","note":"PMID: 34495620","publisher":"Exon Publications","publisher-place":"Brisbane (AU)","source":"PubMed","title":"Multisensory Processing in Autism Spectrum Disorders","URL":"http://www.ncbi.nlm.nih.gov/books/NBK573614/","author":[{"family":"Kawakami","given":"Sayaka"},{"family":"Otsuka","given":"Sadao"}],"editor":[{"family":"Grabrucker","given":"Andreas M."}],"accessed":{"date-parts":[["2025",12,2]]},"issued":{"date-parts":[["2021"]]}}},{"id":506,"uris":["http://zotero.org/users/local/A6cX1jTK/items/GYPFWQNS","http://zotero.org/users/17556725/items/GYPFWQNS"],"itemData":{"id":506,"type":"article-journal","abstract":"Altered sensory processing has been an important feature of the clinical descriptions of autism spectrum disorder (ASD). There is evidence that sensory dysregulation arises early in the progression of ASD and impacts social functioning. This paper reviews behavioral and neurobiological evidence that describes how sensory deficits across multiple modalities (vision, hearing, touch, olfaction, gustation, and multisensory integration) could impact social functions in ASD. Theoretical models of ASD and their implications for the relationship between sensory and social functioning are discussed. Furthermore, neural differences in anatomy, function, and connectivity of different regions underlying sensory and social processing are also discussed. We conclude that there are multiple mechanisms through which early sensory dysregulation in ASD could cascade into social deficits across development. Future research is needed to clarify these mechanisms, and specific focus should be given to distinguish between deficits in primary sensory processing and altered top-down attentional and cognitive processes.","collection-title":"Autism Spectrum Condition – understanding sensory and social features","container-title":"Developmental Cognitive Neuroscience","DOI":"10.1016/j.dcn.2017.04.010","ISSN":"1878-9293","journalAbbreviation":"Developmental Cognitive Neuroscience","page":"151-167","source":"ScienceDirect","title":"The impact of atypical sensory processing on social impairments in autism spectrum disorder","volume":"29","author":[{"family":"Thye","given":"Melissa D."},{"family":"Bednarz","given":"Haley M."},{"family":"Herringshaw","given":"Abbey J."},{"family":"Sartin","given":"Emma B."},{"family":"Kana","given":"Rajesh K."}],"issued":{"date-parts":[["2018",1,1]]}}}],"schema":"https://github.com/citation-style-language/schema/raw/master/csl-citation.json"} </w:instrText>
      </w:r>
      <w:r>
        <w:rPr>
          <w:rFonts w:ascii="Helvetica" w:hAnsi="Helvetica" w:cs="Helvetica"/>
        </w:rPr>
        <w:fldChar w:fldCharType="separate"/>
      </w:r>
      <w:r w:rsidR="00CA46B8" w:rsidRPr="00472C32">
        <w:rPr>
          <w:rFonts w:ascii="Helvetica" w:hAnsi="Helvetica" w:cs="Helvetica"/>
          <w:kern w:val="0"/>
        </w:rPr>
        <w:t>(Kawakami &amp; Otsuka, 2021; Thye et al., 2018)</w:t>
      </w:r>
      <w:r>
        <w:rPr>
          <w:rFonts w:ascii="Helvetica" w:hAnsi="Helvetica" w:cs="Helvetica"/>
        </w:rPr>
        <w:fldChar w:fldCharType="end"/>
      </w:r>
      <w:r w:rsidRPr="56AED5F8">
        <w:rPr>
          <w:rFonts w:ascii="Helvetica" w:hAnsi="Helvetica" w:cs="Helvetica"/>
        </w:rPr>
        <w:t>.</w:t>
      </w:r>
    </w:p>
    <w:p w14:paraId="36BF25BF" w14:textId="113E53F5" w:rsidR="00B063EB" w:rsidRDefault="00B063EB" w:rsidP="00B063EB">
      <w:pPr>
        <w:spacing w:after="0" w:line="360" w:lineRule="auto"/>
        <w:jc w:val="both"/>
        <w:rPr>
          <w:rFonts w:ascii="Helvetica" w:hAnsi="Helvetica" w:cs="Helvetica"/>
        </w:rPr>
      </w:pPr>
      <w:r>
        <w:rPr>
          <w:rFonts w:ascii="Helvetica" w:hAnsi="Helvetica" w:cs="Helvetica"/>
        </w:rPr>
        <w:tab/>
      </w:r>
      <w:r w:rsidRPr="00D13BCA">
        <w:rPr>
          <w:rFonts w:ascii="Helvetica" w:hAnsi="Helvetica" w:cs="Helvetica"/>
        </w:rPr>
        <w:t>The superior colliculus (SC)</w:t>
      </w:r>
      <w:r>
        <w:rPr>
          <w:rFonts w:ascii="Helvetica" w:hAnsi="Helvetica" w:cs="Helvetica"/>
        </w:rPr>
        <w:t xml:space="preserve"> is a brain area </w:t>
      </w:r>
      <w:r w:rsidRPr="00D13BCA">
        <w:rPr>
          <w:rFonts w:ascii="Helvetica" w:hAnsi="Helvetica" w:cs="Helvetica"/>
        </w:rPr>
        <w:t>situated in the midbrain tectum,</w:t>
      </w:r>
      <w:r>
        <w:rPr>
          <w:rFonts w:ascii="Helvetica" w:hAnsi="Helvetica" w:cs="Helvetica"/>
        </w:rPr>
        <w:t xml:space="preserve"> and</w:t>
      </w:r>
      <w:r w:rsidRPr="00D13BCA">
        <w:rPr>
          <w:rFonts w:ascii="Helvetica" w:hAnsi="Helvetica" w:cs="Helvetica"/>
        </w:rPr>
        <w:t xml:space="preserve"> has emerged as a key region for understanding multisensory integration deficits in ASD</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{"citationID":"ezFwIxJS","properties":{"formattedCitation":"(Jure, 2019)","plainCitation":"(Jure, 2019)","noteIndex":0},"citationItems":[{"id":501,"uris":["http://zotero.org/users/local/A6cX1jTK/items/ZU8U738X","http://zotero.org/users/17556725/items/ZU8U738X"],"itemData":{"id":501,"type":"article-journal","abstract":"After been exposed to the visual input, in the first year of life, the brain experiences subtle but massive changes apparently crucial for communicative/emotional and social human development. Its lack could be the explanation of the very high prevalence of autism in children with total congenital blindness. The present theory postulates that the superior colliculus is the key structure for such changes for several reasons: it dominates visual behavior during the first months of life; it is ready at birth for complex visual tasks; it has a significant influence on several hemispheric regions; it is the main brain hub that permanently integrates visual and non-visual, external and internal information (bottom–up and top–down respectively); and it owns the enigmatic ability to take non-conscious decisions about where to focus attention. It is also a sentinel that triggers the subcortical mechanisms which drive social motivation to follow faces from birth and to react automatically to emotional stimuli. Through indirect connections it also activates simultaneously several cortical structures necessary to develop social cognition and to accomplish the multiattentional task required for conscious social interaction in real life settings. Genetic or non-genetic prenatal or early postnatal factors could disrupt the SC functions resulting in autism. The timing of postnatal biological disruption matches the timing of clinical autism manifestations. Astonishing coincidences between etiologies, clinical manifestations, cognitive and pathogenic autism theories on one side and SC functions on the other are disclosed in this review. Although the visual system dependent of the SC is usually considered as accessory of the LGN canonical pathway, its imprinting gives the brain a qualitatively specific functions not supplied by any other brain structure.","container-title":"Frontiers in Neuroscience","DOI":"10.3389/fnins.2018.01029","ISSN":"1662-4548","journalAbbreviation":"Front Neurosci","note":"PMID: 30686990\nPMCID: PMC6334746","page":"1029","source":"PubMed Central","title":"Autism Pathogenesis: The Superior Colliculus","title-short":"Autism Pathogenesis","volume":"12","author":[{"family":"Jure","given":"Rubin"}],"issued":{"date-parts":[["2019",1,9]]}}}],"schema":"https://github.com/citation-style-language/schema/raw/master/csl-citation.json"} </w:instrText>
      </w:r>
      <w:r>
        <w:rPr>
          <w:rFonts w:ascii="Helvetica" w:hAnsi="Helvetica" w:cs="Helvetica"/>
        </w:rPr>
        <w:fldChar w:fldCharType="separate"/>
      </w:r>
      <w:r>
        <w:rPr>
          <w:rFonts w:ascii="Helvetica" w:hAnsi="Helvetica" w:cs="Helvetica"/>
          <w:noProof/>
        </w:rPr>
        <w:t>(Jure, 2019)</w:t>
      </w:r>
      <w:r>
        <w:rPr>
          <w:rFonts w:ascii="Helvetica" w:hAnsi="Helvetica" w:cs="Helvetica"/>
        </w:rPr>
        <w:fldChar w:fldCharType="end"/>
      </w:r>
      <w:r w:rsidRPr="00D13BCA">
        <w:rPr>
          <w:rFonts w:ascii="Helvetica" w:hAnsi="Helvetica" w:cs="Helvetica"/>
        </w:rPr>
        <w:t>. The SC functions as a principal node for audiovisual integration, receiving convergent inputs from multiple sensory modalities</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{"citationID":"ORLUglKF","properties":{"formattedCitation":"(Benavidez et al., 2021)","plainCitation":"(Benavidez et al., 2021)","noteIndex":0},"citationItems":[{"id":500,"uris":["http://zotero.org/users/local/A6cX1jTK/items/WFGCGMZP","http://zotero.org/users/17556725/items/WFGCGMZP"],"itemData":{"id":500,"type":"article-journal","abstract":"The superior colliculus (SC) receives diverse and robust cortical inputs to drive a range of cognitive and sensorimotor behaviors. However, it remains unclear how descending cortical input arising from higher-order associative areas coordinate with SC sensorimotor networks to influence its outputs. Here, we construct a comprehensive map of all cortico-tectal projections and identify four collicular zones with differential cortical inputs: medial (SC.m), centromedial (SC.cm), centrolateral (SC.cl) and lateral (SC.l). Further, we delineate the distinctive brain-wide input/output organization of each collicular zone, assemble multiple parallel cortico-tecto-thalamic subnetworks, and identify the somatotopic map in the SC that displays distinguishable spatial properties from the somatotopic maps in the neocortex and basal ganglia. Finally, we characterize interactions between those cortico-tecto-thalamic and cortico-basal ganglia-thalamic subnetworks. This study provides a structural basis for understanding how SC is involved in integrating different sensory modalities, translating sensory information to motor command, and coordinating different actions in goal-directed behaviors.","container-title":"Nature Communications","DOI":"10.1038/s41467-021-24241-2","ISSN":"2041-1723","issue":"1","journalAbbreviation":"Nat Commun","language":"en","license":"2021 The Author(s)","note":"publisher: Nature Publishing Group","page":"4004","source":"www.nature.com","title":"Organization of the inputs and outputs of the mouse superior colliculus","volume":"12","author":[{"family":"Benavidez","given":"Nora L."},{"family":"Bienkowski","given":"Michael S."},{"family":"Zhu","given":"Muye"},{"family":"Garcia","given":"Luis H."},{"family":"Fayzullina","given":"Marina"},{"family":"Gao","given":"Lei"},{"family":"Bowman","given":"Ian"},{"family":"Gou","given":"Lin"},{"family":"Khanjani","given":"Neda"},{"family":"Cotter","given":"Kaelan R."},{"family":"Korobkova","given":"Laura"},{"family":"Becerra","given":"Marlene"},{"family":"Cao","given":"Chunru"},{"family":"Song","given":"Monica Y."},{"family":"Zhang","given":"Bin"},{"family":"Yamashita","given":"Seita"},{"family":"Tugangui","given":"Amanda J."},{"family":"Zingg","given":"Brian"},{"family":"Rose","given":"Kasey"},{"family":"Lo","given":"Darrick"},{"family":"Foster","given":"Nicholas N."},{"family":"Boesen","given":"Tyler"},{"family":"Mun","given":"Hyun-Seung"},{"family":"Aquino","given":"Sarvia"},{"family":"Wickersham","given":"Ian R."},{"family":"Ascoli","given":"Giorgio A."},{"family":"Hintiryan","given":"Houri"},{"family":"Dong","given":"Hong-Wei"}],"issued":{"date-parts":[["2021",6,28]]}}}],"schema":"https://github.com/citation-style-language/schema/raw/master/csl-citation.json"} </w:instrText>
      </w:r>
      <w:r>
        <w:rPr>
          <w:rFonts w:ascii="Helvetica" w:hAnsi="Helvetica" w:cs="Helvetica"/>
        </w:rPr>
        <w:fldChar w:fldCharType="separate"/>
      </w:r>
      <w:r>
        <w:rPr>
          <w:rFonts w:ascii="Helvetica" w:hAnsi="Helvetica" w:cs="Helvetica"/>
          <w:noProof/>
        </w:rPr>
        <w:t>(Benavidez et al., 2021)</w:t>
      </w:r>
      <w:r>
        <w:rPr>
          <w:rFonts w:ascii="Helvetica" w:hAnsi="Helvetica" w:cs="Helvetica"/>
        </w:rPr>
        <w:fldChar w:fldCharType="end"/>
      </w:r>
      <w:r>
        <w:rPr>
          <w:rFonts w:ascii="Helvetica" w:hAnsi="Helvetica" w:cs="Helvetica"/>
        </w:rPr>
        <w:t>.</w:t>
      </w:r>
      <w:r w:rsidRPr="00D13BCA">
        <w:rPr>
          <w:rFonts w:ascii="Helvetica" w:hAnsi="Helvetica" w:cs="Helvetica"/>
        </w:rPr>
        <w:t xml:space="preserve"> Within the SC, multisensory neurons receive congruent retinal and brainstem auditory </w:t>
      </w:r>
      <w:r w:rsidRPr="00D13BCA">
        <w:rPr>
          <w:rFonts w:ascii="Helvetica" w:hAnsi="Helvetica" w:cs="Helvetica"/>
        </w:rPr>
        <w:lastRenderedPageBreak/>
        <w:t>afferents, aligning cross-modal inputs originat</w:t>
      </w:r>
      <w:r>
        <w:rPr>
          <w:rFonts w:ascii="Helvetica" w:hAnsi="Helvetica" w:cs="Helvetica"/>
        </w:rPr>
        <w:t>ing</w:t>
      </w:r>
      <w:r w:rsidRPr="00D13BCA">
        <w:rPr>
          <w:rFonts w:ascii="Helvetica" w:hAnsi="Helvetica" w:cs="Helvetica"/>
        </w:rPr>
        <w:t xml:space="preserve"> from </w:t>
      </w:r>
      <w:r>
        <w:rPr>
          <w:rFonts w:ascii="Helvetica" w:hAnsi="Helvetica" w:cs="Helvetica"/>
        </w:rPr>
        <w:t>common</w:t>
      </w:r>
      <w:r w:rsidRPr="00D13BCA">
        <w:rPr>
          <w:rFonts w:ascii="Helvetica" w:hAnsi="Helvetica" w:cs="Helvetica"/>
        </w:rPr>
        <w:t xml:space="preserve"> external event</w:t>
      </w:r>
      <w:r>
        <w:rPr>
          <w:rFonts w:ascii="Helvetica" w:hAnsi="Helvetica" w:cs="Helvetica"/>
        </w:rPr>
        <w:t>s</w:t>
      </w:r>
      <w:r w:rsidRPr="00D13BCA">
        <w:rPr>
          <w:rFonts w:ascii="Helvetica" w:hAnsi="Helvetica" w:cs="Helvetica"/>
        </w:rPr>
        <w:t xml:space="preserve"> </w:t>
      </w:r>
      <w:r>
        <w:rPr>
          <w:rFonts w:ascii="Helvetica" w:hAnsi="Helvetica" w:cs="Helvetica"/>
        </w:rPr>
        <w:fldChar w:fldCharType="begin"/>
      </w:r>
      <w:r w:rsidR="004F5158">
        <w:rPr>
          <w:rFonts w:ascii="Helvetica" w:hAnsi="Helvetica" w:cs="Helvetica"/>
        </w:rPr>
        <w:instrText xml:space="preserve"> ADDIN ZOTERO_ITEM CSL_CITATION {"citationID":"BEj282HX","properties":{"formattedCitation":"(Meredith &amp; Stein, 1986b)","plainCitation":"(Meredith &amp; Stein, 1986b)","dontUpdate":true,"noteIndex":0},"citationItems":[{"id":338,"uris":["http://zotero.org/users/local/A6cX1jTK/items/7YVHJZGD","http://zotero.org/users/17556725/items/7YVHJZGD","http://zotero.org/users/17556725/items/4W93FDFN"],"itemData":{"id":338,"type":"article-journal","abstract":"Convergence of inputs from different sensory modalities onto individual neurons is a phenomenon that occurs widely throughout the brain at many phyletic levels and appears to represent a basic neural mechanism by which an organism integrates complex environmental stimuli. In the present study, neurons in the superior colliculus (SC) were used as a model to examine how single neurons deal with simultaneous cues from different sensory modalities (e.g., visual, auditory, somatosensory). The functional result of multisensory convergence on an individual cell was determined by comparing the responses evoked from it by a combined-modality (multimodal) stimulus with those elicited by each (unimodal) component of that stimulus presented alone. Superior colliculus cells exhibited profound changes in their activity when individual sensory stimuli were combined. These \"multisensory interactions\" were found to be widespread among deep laminae cells and fell into one of two functional categories: response enhancement, characterized by a significant increase in the number of discharges evoked; and response depression, characterized by a significant decrease in the discharges elicited. Multisensory response interactions most often reflected a multiplicative, rather than summative, change in activity. Their absolute magnitude varied from cell to cell and, when stimulus conditions were altered, within the same cell. However, the percentage change of enhanced interactions was generally inversely related to the vigor of the responses that could be evoked by presenting each unimodal stimulus alone and suggest that the potential for response amplification was greatest when responses evoked by individual stimuli were weakest. The majority of cells exhibiting multi-sensory characteristics were demonstrated to have descending efferent projections and thus had access to premotor and motor areas of the brain stem and spinal cord involved in SC-mediated attentive and orientation behaviors. These data show that multisensory convergence provides the descending efferent cells of the SC with a dynamic response character. The responses of these cells and the SC-mediated behaviors that they underlie need not be immutably tied to the presence of any single stimulus, but can vary in response to the particular complex of stimuli present in the environment at any given moment.","container-title":"Journal of Neurophysiology","DOI":"10.1152/jn.1986.56.3.640","ISSN":"0022-3077","issue":"3","journalAbbreviation":"J Neurophysiol","language":"eng","note":"PMID: 3537225","page":"640-662","source":"PubMed","title":"Visual, auditory, and somatosensory convergence on cells in superior colliculus results in multisensory integration","volume":"56","author":[{"family":"Meredith","given":"M. A."},{"family":"Stein","given":"B. E."}],"issued":{"date-parts":[["1986",9]]}}}],"schema":"https://github.com/citation-style-language/schema/raw/master/csl-citation.json"} </w:instrText>
      </w:r>
      <w:r>
        <w:rPr>
          <w:rFonts w:ascii="Helvetica" w:hAnsi="Helvetica" w:cs="Helvetica"/>
        </w:rPr>
        <w:fldChar w:fldCharType="separate"/>
      </w:r>
      <w:r w:rsidR="00E04D77">
        <w:rPr>
          <w:rFonts w:ascii="Helvetica" w:hAnsi="Helvetica" w:cs="Helvetica"/>
          <w:noProof/>
        </w:rPr>
        <w:t>(Meredith &amp; Stein, 1986)</w:t>
      </w:r>
      <w:r>
        <w:rPr>
          <w:rFonts w:ascii="Helvetica" w:hAnsi="Helvetica" w:cs="Helvetica"/>
        </w:rPr>
        <w:fldChar w:fldCharType="end"/>
      </w:r>
      <w:r w:rsidRPr="00D13BCA">
        <w:rPr>
          <w:rFonts w:ascii="Helvetica" w:hAnsi="Helvetica" w:cs="Helvetica"/>
        </w:rPr>
        <w:t xml:space="preserve">. </w:t>
      </w:r>
      <w:r w:rsidRPr="000A79AE">
        <w:rPr>
          <w:rFonts w:ascii="Helvetica" w:hAnsi="Helvetica" w:cs="Helvetica"/>
        </w:rPr>
        <w:t>This part of the brain permits robust cross-modal enhancements of responses detectable by both human neuroimaging studies and animal electrophysiology</w:t>
      </w:r>
      <w:r w:rsidRPr="00D13BCA">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{"citationID":"p5lrX5LK","properties":{"formattedCitation":"(Calvert et al., 2001; Stein &amp; Rowland, 2020)","plainCitation":"(Calvert et al., 2001; Stein &amp; Rowland, 2020)","noteIndex":0},"citationItems":[{"id":498,"uris":["http://zotero.org/users/local/A6cX1jTK/items/FX9D3MKV","http://zotero.org/users/17556725/items/FX9D3MKV"],"itemData":{"id":498,"type":"article-journal","abstract":"Electrophysiological studies in nonhuman primates and other mammals have shown that sensory cues from different modalities that appear at the same time and in the same location can increase the firing rate of multisensory cells in the superior colliculus to a level exceeding that predicted by summing the responses to the unimodal inputs. In contrast, spatially disparate multisensory cues can induce a profound response depression. We have previously demonstrated using functional magnetic resonance imaging (fMRI) that similar indices of crossmodal facilitation and inhibition are detectable in human cortex when subjects listen to speech while viewing visually congruent and incongruent lip and mouth movements. Here, we have used fMRI to investigate whether similar BOLD signal changes are observable during the crossmodal integration of nonspeech auditory and visual stimuli, matched or mismatched solely on the basis of their temporal synchrony, and if so, whether these crossmodal effects occur in similar brain areas as those identified during the integration of audio-visual speech. Subjects were exposed to synchronous and asynchronous auditory (white noise bursts) and visual (B/W alternating checkerboard) stimuli and to each modality in isolation. Synchronous and asynchronous bimodal inputs produced superadditive BOLD response enhancement and response depression across a large network of polysensory areas. The most highly significant of these crossmodal gains and decrements were observed in the superior colliculi. Other regions exhibiting these crossmodal interactions included cortex within the superior temporal sulcus, intraparietal sulcus, insula, and several foci in the frontal lobe, including within the superior and ventromedial frontal gyri. These data demonstrate the efficacy of using an analytic approach informed by electrophysiology to identify multisensory integration sites in humans and suggest that the particular network of brain areas implicated in these crossmodal integrative processes are dependent on the nature of the correspondence between the different sensory inputs (e.g. space, time, and/or form).","container-title":"NeuroImage","DOI":"10.1006/nimg.2001.0812","ISSN":"1053-8119","issue":"2","journalAbbreviation":"Neuroimage","language":"eng","note":"PMID: 11467916","page":"427-438","source":"PubMed","title":"Detection of audio-visual integration sites in humans by application of electrophysiological criteria to the BOLD effect","volume":"14","author":[{"family":"Calvert","given":"G. A."},{"family":"Hansen","given":"P. C."},{"family":"Iversen","given":"S. D."},{"family":"Brammer","given":"M. J."}],"issued":{"date-parts":[["2001",8]]}}},{"id":497,"uris":["http://zotero.org/users/local/A6cX1jTK/items/F9RCGLVM","http://zotero.org/users/17556725/items/F9RCGLVM"],"itemData":{"id":497,"type":"article-journal","abstract":"The diversity of our senses conveys many advantages; it enables them to compensate for one another when needed, and the information they provide about a common event can be integrated to facilitate its processing and, ultimately, adaptive responses. These cooperative interactions are produced by multisensory neurons. A well-studied model in this context is the multisensory neuron in the output layers of the superior colliculus (SC). These neurons integrate and amplify their cross-modal (e.g., visual-auditory) inputs, thereby enhancing the physiological salience of the initiating event and the probability that it will elicit SC-mediated detection, localization, and orientation behavior. Repeated experience with the same visual-auditory stimulus can also increase the neuron’s sensitivity to these individual inputs. This observation raised the possibility that such plasticity could be engaged to restore visual responsiveness when compromised. For example, unilateral lesions of visual cortex compromise the visual responsiveness of neurons in the multisensory output layers of the ipsilesional SC and produces profound contralesional blindness (hemianopia). The possibility that multisensory plasticity could restore the visual responses of these neurons, and reverse blindness, was tested in the cat model of hemianopia. Hemianopic subjects were repeatedly presented with spatiotemporally congruent visual-auditory stimulus pairs in the blinded hemifield on a daily or weekly basis. After several weeks of this multisensory exposure paradigm, visual responsiveness was restored in SC neurons and behavioral responses were elicited by visual stimuli in the previously blind hemifield. The constraints on the effectiveness of this procedure proved to be the same as those constraining SC multisensory plasticity: whereas repetitions of a congruent visual-auditory stimulus was highly effective, neither exposure to its individual component stimuli, nor to these stimuli in non-congruent configurations was effective. The restored visual responsiveness proved to be robust, highly competitive with that in the intact hemifield, and sufficient to support visual discrimination.","container-title":"Neuropsychologia","DOI":"10.1016/j.neuropsychologia.2020.107413","ISSN":"0028-3932","journalAbbreviation":"Neuropsychologia","note":"PMID: 32113921\nPMCID: PMC9680976","page":"107413","source":"PubMed Central","title":"Using superior colliculus principles of multisensory integration to reverse hemianopia","volume":"141","author":[{"family":"Stein","given":"Barry E."},{"family":"Rowland","given":"Benjamin A."}],"issued":{"date-parts":[["2020",4]]}}}],"schema":"https://github.com/citation-style-language/schema/raw/master/csl-citation.json"} </w:instrText>
      </w:r>
      <w:r>
        <w:rPr>
          <w:rFonts w:ascii="Helvetica" w:hAnsi="Helvetica" w:cs="Helvetica"/>
        </w:rPr>
        <w:fldChar w:fldCharType="separate"/>
      </w:r>
      <w:r>
        <w:rPr>
          <w:rFonts w:ascii="Helvetica" w:hAnsi="Helvetica" w:cs="Helvetica"/>
          <w:noProof/>
        </w:rPr>
        <w:t>(Calvert et al., 2001; Stein &amp; Rowland, 2020)</w:t>
      </w:r>
      <w:r>
        <w:rPr>
          <w:rFonts w:ascii="Helvetica" w:hAnsi="Helvetica" w:cs="Helvetica"/>
        </w:rPr>
        <w:fldChar w:fldCharType="end"/>
      </w:r>
      <w:r w:rsidRPr="00D13BCA">
        <w:rPr>
          <w:rFonts w:ascii="Helvetica" w:hAnsi="Helvetica" w:cs="Helvetica"/>
        </w:rPr>
        <w:t xml:space="preserve">. </w:t>
      </w:r>
      <w:r w:rsidRPr="000A79AE">
        <w:rPr>
          <w:rFonts w:ascii="Helvetica" w:hAnsi="Helvetica" w:cs="Helvetica"/>
        </w:rPr>
        <w:t>Notably, the neural responses of this part of the brain are maximal when audiovisual events co-occur during a narrow time window, providing a cellular correlate for the coincidence detection underlying multisensory binding</w:t>
      </w:r>
      <w:r w:rsidRPr="00D13BCA">
        <w:rPr>
          <w:rFonts w:ascii="Helvetica" w:hAnsi="Helvetica" w:cs="Helvetica"/>
        </w:rPr>
        <w:t xml:space="preserve"> </w:t>
      </w:r>
      <w:r>
        <w:rPr>
          <w:rFonts w:ascii="Helvetica" w:hAnsi="Helvetica" w:cs="Helvetica"/>
        </w:rPr>
        <w:fldChar w:fldCharType="begin"/>
      </w:r>
      <w:r w:rsidR="00E13E47">
        <w:rPr>
          <w:rFonts w:ascii="Helvetica" w:hAnsi="Helvetica" w:cs="Helvetica"/>
        </w:rPr>
        <w:instrText xml:space="preserve"> ADDIN ZOTERO_ITEM CSL_CITATION {"citationID":"8rUKDgs4","properties":{"formattedCitation":"(Meredith et al., 1987)","plainCitation":"(Meredith et al., 1987)","noteIndex":0},"citationItems":[{"id":"dYtiTkNb/zIUoV3AF","uris":["http://zotero.org/users/local/A6cX1jTK/items/TPRUIRE6","http://zotero.org/users/17556725/items/TPRUIRE6"],"itemData":{"id":496,"type":"article-journal","abstract":"One of the most impressive features of the central nervous system is its ability to process information from a variety of stimuli to produce an integrated, comprehensive representation of the external world. In the present study, the temporal disparity among combinations of different sensory stimuli was shown to be a critical factor influencing the integration of multisensory stimuli by superior colliculus neurons. Several temporal principles that govern multisensory integration were revealed: (1) maximal levels of response enhancement were generated by overlapping the peak discharge periods evoked by each modality; (2) the magnitude of this enhancement decayed monotonically to zero as the peak discharge periods became progressively more temporally disparate; (3) with further increases in temporal disparity, the same stimulus combinations that previously produced enhancement could often produce depression; and (4) these kinds of interactions could frequently be predicted from the discharge trains initiated by each stimulus alone. Since multisensory superior colliculus neurons project to premotor areas of the brain stem and spinal cord that control the orientation of the receptor organs (eyes, pinnae, head), they are believed to influence attentive and orientation behaviors. Therefore, it is likely that the temporal relationships of different environmental stimuli that control the activity of these neurons are also a powerful determinant of superior colliculus-mediated attentive and orientation behaviors.","container-title":"The Journal of Neuroscience: The Official Journal of the Society for Neuroscience","DOI":"10.1523/JNEUROSCI.07-10-03215.1987","ISSN":"0270-6474","issue":"10","journalAbbreviation":"J Neurosci","language":"eng","note":"PMID: 3668625\nPMCID: PMC6569162","page":"3215-3229","source":"PubMed","title":"Determinants of multisensory integration in superior colliculus neurons. I. Temporal factors","volume":"7","author":[{"family":"Meredith","given":"M. A."},{"family":"Nemitz","given":"J. W."},{"family":"Stein","given":"B. E."}],"issued":{"date-parts":[["1987",10]]}}}],"schema":"https://github.com/citation-style-language/schema/raw/master/csl-citation.json"} </w:instrText>
      </w:r>
      <w:r>
        <w:rPr>
          <w:rFonts w:ascii="Helvetica" w:hAnsi="Helvetica" w:cs="Helvetica"/>
        </w:rPr>
        <w:fldChar w:fldCharType="separate"/>
      </w:r>
      <w:r w:rsidRPr="009F3755">
        <w:rPr>
          <w:rFonts w:ascii="Helvetica" w:hAnsi="Helvetica" w:cs="Helvetica"/>
        </w:rPr>
        <w:t>(Meredith et al., 1987)</w:t>
      </w:r>
      <w:r>
        <w:rPr>
          <w:rFonts w:ascii="Helvetica" w:hAnsi="Helvetica" w:cs="Helvetica"/>
        </w:rPr>
        <w:fldChar w:fldCharType="end"/>
      </w:r>
      <w:r w:rsidRPr="00D13BCA">
        <w:rPr>
          <w:rFonts w:ascii="Helvetica" w:hAnsi="Helvetica" w:cs="Helvetica"/>
        </w:rPr>
        <w:t>. Th</w:t>
      </w:r>
      <w:r>
        <w:rPr>
          <w:rFonts w:ascii="Helvetica" w:hAnsi="Helvetica" w:cs="Helvetica"/>
        </w:rPr>
        <w:t>e</w:t>
      </w:r>
      <w:r w:rsidRPr="00D13BCA">
        <w:rPr>
          <w:rFonts w:ascii="Helvetica" w:hAnsi="Helvetica" w:cs="Helvetica"/>
        </w:rPr>
        <w:t xml:space="preserve"> computational process</w:t>
      </w:r>
      <w:r>
        <w:rPr>
          <w:rFonts w:ascii="Helvetica" w:hAnsi="Helvetica" w:cs="Helvetica"/>
        </w:rPr>
        <w:t>es</w:t>
      </w:r>
      <w:r w:rsidRPr="00D13BCA">
        <w:rPr>
          <w:rFonts w:ascii="Helvetica" w:hAnsi="Helvetica" w:cs="Helvetica"/>
        </w:rPr>
        <w:t xml:space="preserve"> </w:t>
      </w:r>
      <w:r>
        <w:rPr>
          <w:rFonts w:ascii="Helvetica" w:hAnsi="Helvetica" w:cs="Helvetica"/>
        </w:rPr>
        <w:t xml:space="preserve">key to such temporal summation </w:t>
      </w:r>
      <w:r w:rsidRPr="00D13BCA">
        <w:rPr>
          <w:rFonts w:ascii="Helvetica" w:hAnsi="Helvetica" w:cs="Helvetica"/>
        </w:rPr>
        <w:t>depends on a delicate balance between fast α-amino-3-hydroxy-5-methyl-4-isoxazolepropionic</w:t>
      </w:r>
      <w:r>
        <w:rPr>
          <w:rFonts w:ascii="Helvetica" w:hAnsi="Helvetica" w:cs="Helvetica"/>
        </w:rPr>
        <w:t xml:space="preserve"> </w:t>
      </w:r>
      <w:r w:rsidRPr="00D13BCA">
        <w:rPr>
          <w:rFonts w:ascii="Helvetica" w:hAnsi="Helvetica" w:cs="Helvetica"/>
        </w:rPr>
        <w:t>acid (AMPA) receptor-mediated excitation, slower N-methyl-D-aspartate (NMDA) receptor-mediated excitation, and γ-aminobutyric acid (GABA)</w:t>
      </w:r>
      <w:proofErr w:type="spellStart"/>
      <w:r w:rsidRPr="00D13BCA">
        <w:rPr>
          <w:rFonts w:ascii="Helvetica" w:hAnsi="Helvetica" w:cs="Helvetica"/>
        </w:rPr>
        <w:t>ergic</w:t>
      </w:r>
      <w:proofErr w:type="spellEnd"/>
      <w:r w:rsidRPr="00D13BCA">
        <w:rPr>
          <w:rFonts w:ascii="Helvetica" w:hAnsi="Helvetica" w:cs="Helvetica"/>
        </w:rPr>
        <w:t xml:space="preserve"> inhibition </w:t>
      </w:r>
      <w:r>
        <w:rPr>
          <w:rFonts w:ascii="Helvetica" w:hAnsi="Helvetica" w:cs="Helvetica"/>
        </w:rPr>
        <w:fldChar w:fldCharType="begin"/>
      </w:r>
      <w:r w:rsidR="00CA46B8">
        <w:rPr>
          <w:rFonts w:ascii="Helvetica" w:hAnsi="Helvetica" w:cs="Helvetica"/>
        </w:rPr>
        <w:instrText xml:space="preserve"> ADDIN ZOTERO_ITEM CSL_CITATION {"citationID":"KUEb6nE1","properties":{"formattedCitation":"(Binns &amp; Salt, 1994)","plainCitation":"(Binns &amp; Salt, 1994)","noteIndex":0},"citationItems":[{"id":495,"uris":["http://zotero.org/users/local/A6cX1jTK/items/MWTJS3E3","http://zotero.org/users/17556725/items/MWTJS3E3"],"itemData":{"id":495,"type":"article-journal","abstract":"The contribution of NMDA and non-NMDA receptors to visual synaptic transmission in the superficial layers of the superior colliculus of the cat has been studied using extracellular recording and iontophoretic techniques. Neuronal responses to natural visual stimulation and the ejection of NMDA and AMPA were observed in the absence and presence of the antagonists CNQX, CPP and AP5. CNQX routinely reduced the responses to visual stimulation at ejection currents which selectively blocked the responses to AMPA but not those to NMDA. Agonist selective ejection currents of CPP and AP5 also reduced visual responses of most SC neurons, but there was a substantial majority whose visual responses were resistant to these antagonists. Neurons with CPP/AP5 resistant visual responses were more commonly found 750-1000 microns from the dorsal surface of the SC. The data indicate that, while non-NMDA receptors are heavily involved in visual synaptic transmission in the superficial SC, the involvement of NMDA receptors varies with recording depth.","container-title":"The European Journal of Neuroscience","DOI":"10.1111/j.1460-9568.1994.tb00257.x","ISSN":"0953-816X","issue":"1","journalAbbreviation":"Eur J Neurosci","language":"eng","note":"PMID: 7907520","page":"161-169","source":"PubMed","title":"Excitatory amino acid receptors participate in synaptic transmission of visual responses in the superficial layers of the cat superior colliculus","volume":"6","author":[{"family":"Binns","given":"K. E."},{"family":"Salt","given":"T. E."}],"issued":{"date-parts":[["1994",1,1]]}}}],"schema":"https://github.com/citation-style-language/schema/raw/master/csl-citation.json"} </w:instrText>
      </w:r>
      <w:r>
        <w:rPr>
          <w:rFonts w:ascii="Helvetica" w:hAnsi="Helvetica" w:cs="Helvetica"/>
        </w:rPr>
        <w:fldChar w:fldCharType="separate"/>
      </w:r>
      <w:r>
        <w:rPr>
          <w:rFonts w:ascii="Helvetica" w:hAnsi="Helvetica" w:cs="Helvetica"/>
          <w:noProof/>
        </w:rPr>
        <w:t>(Binns &amp; Salt, 1994)</w:t>
      </w:r>
      <w:r>
        <w:rPr>
          <w:rFonts w:ascii="Helvetica" w:hAnsi="Helvetica" w:cs="Helvetica"/>
        </w:rPr>
        <w:fldChar w:fldCharType="end"/>
      </w:r>
      <w:r w:rsidRPr="00D13BCA">
        <w:rPr>
          <w:rFonts w:ascii="Helvetica" w:hAnsi="Helvetica" w:cs="Helvetica"/>
        </w:rPr>
        <w:t xml:space="preserve">. </w:t>
      </w:r>
      <w:r w:rsidRPr="000A79AE">
        <w:rPr>
          <w:rFonts w:ascii="Helvetica" w:hAnsi="Helvetica" w:cs="Helvetica"/>
        </w:rPr>
        <w:t xml:space="preserve">Increasing developmental and clinical evidence supports the view that these integrative gains for such binding are attenuated </w:t>
      </w:r>
      <w:r w:rsidR="0044570F">
        <w:rPr>
          <w:rFonts w:ascii="Helvetica" w:hAnsi="Helvetica" w:cs="Helvetica"/>
        </w:rPr>
        <w:t>in</w:t>
      </w:r>
      <w:r w:rsidR="0044570F" w:rsidRPr="000A79AE">
        <w:rPr>
          <w:rFonts w:ascii="Helvetica" w:hAnsi="Helvetica" w:cs="Helvetica"/>
        </w:rPr>
        <w:t xml:space="preserve"> </w:t>
      </w:r>
      <w:r w:rsidRPr="000A79AE">
        <w:rPr>
          <w:rFonts w:ascii="Helvetica" w:hAnsi="Helvetica" w:cs="Helvetica"/>
        </w:rPr>
        <w:t xml:space="preserve">ASD, providing a robust case for a relationship between early dysfunction of the SC circuitry and the typical phenotypes of the senses evident </w:t>
      </w:r>
      <w:r w:rsidR="0044570F">
        <w:rPr>
          <w:rFonts w:ascii="Helvetica" w:hAnsi="Helvetica" w:cs="Helvetica"/>
        </w:rPr>
        <w:t>in</w:t>
      </w:r>
      <w:r w:rsidR="0044570F" w:rsidRPr="000A79AE">
        <w:rPr>
          <w:rFonts w:ascii="Helvetica" w:hAnsi="Helvetica" w:cs="Helvetica"/>
        </w:rPr>
        <w:t xml:space="preserve"> </w:t>
      </w:r>
      <w:r w:rsidRPr="000A79AE">
        <w:rPr>
          <w:rFonts w:ascii="Helvetica" w:hAnsi="Helvetica" w:cs="Helvetica"/>
        </w:rPr>
        <w:t>autism</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{"citationID":"t9QpHpCi","properties":{"formattedCitation":"(Siemann et al., 2020)","plainCitation":"(Siemann et al., 2020)","noteIndex":0},"citationItems":[{"id":494,"uris":["http://zotero.org/users/local/A6cX1jTK/items/UZD9AZCI","http://zotero.org/users/17556725/items/UZD9AZCI"],"itemData":{"id":494,"type":"article-journal","abstract":"Abnormal sensory responses are a DSM-5 symptom of autism spectrum disorder (ASD), and research findings demonstrate altered sensory processing in ASD. Beyond difficulties with processing information within single sensory domains, including both hypersensitivity and hyposensitivity, difficulties in multisensory processing are becoming a core issue of focus in ASD. These difficulties may be targeted by treatment approaches such as “sensory integration,” which is frequently applied in autism treatment but not yet based on clear evidence. Recently, psychophysical data have emerged to demonstrate multisensory deficits in some children with ASD. Unlike deficits in social communication, which are best understood in humans, sensory and multisensory changes offer a tractable marker of circuit dysfunction that is more easily translated into animal model systems to probe the underlying neurobiological mechanisms. Paralleling experimental paradigms that were previously applied in humans and larger mammals, we and others have demonstrated that multisensory function can also be examined behaviorally in rodents. Here, we review the sensory and multisensory difficulties commonly found in ASD, examining laboratory findings that relate these findings across species. Next, we discuss the known neurobiology of multisensory integration, drawing largely on experimental work in larger mammals, and extensions of these paradigms into rodents. Finally, we describe emerging investigations into multisensory processing in genetic mouse models related to autism risk. By detailing findings from humans to mice, we highlight the advantage of multisensory paradigms that can be easily translated across species, as well as the potential for rodent experimental systems to reveal opportunities for novel treatments., Sensory and multisensory deficits are commonly found in ASD and may result in cascading effects that impact social communication. By using similar experiments to those in humans, we discuss how studies in animal models may allow an understanding of the brain mechanisms that underlie difficulties in multisensory integration, with the ultimate goal of developing new treatments.","container-title":"Autism research : official journal of the International Society for Autism Research","DOI":"10.1002/aur.2375","ISSN":"1939-3792","issue":"9","journalAbbreviation":"Autism Res","note":"PMID: 32869933\nPMCID: PMC7721996","page":"1430-1449","source":"PubMed Central","title":"Approaches to Understanding Multisensory Dysfunction in Autism Spectrum Disorder","volume":"13","author":[{"family":"Siemann","given":"Justin K."},{"family":"Veenstra-VanderWeele","given":"Jeremy"},{"family":"Wallace","given":"Mark T."}],"issued":{"date-parts":[["2020",9]]}}}],"schema":"https://github.com/citation-style-language/schema/raw/master/csl-citation.json"} </w:instrText>
      </w:r>
      <w:r>
        <w:rPr>
          <w:rFonts w:ascii="Helvetica" w:hAnsi="Helvetica" w:cs="Helvetica"/>
        </w:rPr>
        <w:fldChar w:fldCharType="separate"/>
      </w:r>
      <w:r>
        <w:rPr>
          <w:rFonts w:ascii="Helvetica" w:hAnsi="Helvetica" w:cs="Helvetica"/>
          <w:noProof/>
        </w:rPr>
        <w:t>(Siemann et al., 2020)</w:t>
      </w:r>
      <w:r>
        <w:rPr>
          <w:rFonts w:ascii="Helvetica" w:hAnsi="Helvetica" w:cs="Helvetica"/>
        </w:rPr>
        <w:fldChar w:fldCharType="end"/>
      </w:r>
      <w:r w:rsidRPr="00D13BCA">
        <w:rPr>
          <w:rFonts w:ascii="Helvetica" w:hAnsi="Helvetica" w:cs="Helvetica"/>
        </w:rPr>
        <w:t>.</w:t>
      </w:r>
    </w:p>
    <w:p w14:paraId="5E17E1D5" w14:textId="4FB982AD" w:rsidR="00B063EB" w:rsidRDefault="00B063EB" w:rsidP="00B063EB">
      <w:pPr>
        <w:spacing w:after="0" w:line="360" w:lineRule="auto"/>
        <w:jc w:val="both"/>
        <w:rPr>
          <w:rFonts w:ascii="Helvetica" w:hAnsi="Helvetica" w:cs="Helvetica"/>
        </w:rPr>
      </w:pPr>
      <w:r>
        <w:rPr>
          <w:rFonts w:ascii="Helvetica" w:hAnsi="Helvetica" w:cs="Helvetica"/>
        </w:rPr>
        <w:tab/>
      </w:r>
      <w:r w:rsidRPr="00690212">
        <w:rPr>
          <w:rFonts w:ascii="Helvetica" w:hAnsi="Helvetica" w:cs="Helvetica"/>
        </w:rPr>
        <w:t xml:space="preserve">Deficits of multisensory integration characteristic of ASD correspond with disruptions of the SC, whereby audiovisual responses are decreased both </w:t>
      </w:r>
      <w:r w:rsidR="0044570F">
        <w:rPr>
          <w:rFonts w:ascii="Helvetica" w:hAnsi="Helvetica" w:cs="Helvetica"/>
        </w:rPr>
        <w:t>in</w:t>
      </w:r>
      <w:r w:rsidR="0044570F" w:rsidRPr="00690212">
        <w:rPr>
          <w:rFonts w:ascii="Helvetica" w:hAnsi="Helvetica" w:cs="Helvetica"/>
        </w:rPr>
        <w:t xml:space="preserve"> </w:t>
      </w:r>
      <w:r w:rsidRPr="00690212">
        <w:rPr>
          <w:rFonts w:ascii="Helvetica" w:hAnsi="Helvetica" w:cs="Helvetica"/>
        </w:rPr>
        <w:t>autistic groups and mouse models of the disorder</w:t>
      </w:r>
      <w:r>
        <w:rPr>
          <w:rFonts w:ascii="Helvetica" w:hAnsi="Helvetica" w:cs="Helvetica"/>
        </w:rPr>
        <w:t xml:space="preserve"> </w:t>
      </w:r>
      <w:r>
        <w:rPr>
          <w:rFonts w:ascii="Helvetica" w:hAnsi="Helvetica" w:cs="Helvetica"/>
        </w:rPr>
        <w:fldChar w:fldCharType="begin"/>
      </w:r>
      <w:r w:rsidR="004F5158">
        <w:rPr>
          <w:rFonts w:ascii="Helvetica" w:hAnsi="Helvetica" w:cs="Helvetica"/>
        </w:rPr>
        <w:instrText xml:space="preserve"> ADDIN ZOTERO_ITEM CSL_CITATION {"citationID":"vQQvvWXl","properties":{"formattedCitation":"(Jure, 2019; Siemann et al., 2017)","plainCitation":"(Jure, 2019; Siemann et al., 2017)","noteIndex":0},"citationItems":[{"id":501,"uris":["http://zotero.org/users/local/A6cX1jTK/items/ZU8U738X","http://zotero.org/users/17556725/items/ZU8U738X"],"itemData":{"id":501,"type":"article-journal","abstract":"After been exposed to the visual input, in the first year of life, the brain experiences subtle but massive changes apparently crucial for communicative/emotional and social human development. Its lack could be the explanation of the very high prevalence of autism in children with total congenital blindness. The present theory postulates that the superior colliculus is the key structure for such changes for several reasons: it dominates visual behavior during the first months of life; it is ready at birth for complex visual tasks; it has a significant influence on several hemispheric regions; it is the main brain hub that permanently integrates visual and non-visual, external and internal information (bottom–up and top–down respectively); and it owns the enigmatic ability to take non-conscious decisions about where to focus attention. It is also a sentinel that triggers the subcortical mechanisms which drive social motivation to follow faces from birth and to react automatically to emotional stimuli. Through indirect connections it also activates simultaneously several cortical structures necessary to develop social cognition and to accomplish the multiattentional task required for conscious social interaction in real life settings. Genetic or non-genetic prenatal or early postnatal factors could disrupt the SC functions resulting in autism. The timing of postnatal biological disruption matches the timing of clinical autism manifestations. Astonishing coincidences between etiologies, clinical manifestations, cognitive and pathogenic autism theories on one side and SC functions on the other are disclosed in this review. Although the visual system dependent of the SC is usually considered as accessory of the LGN canonical pathway, its imprinting gives the brain a qualitatively specific functions not supplied by any other brain structure.","container-title":"Frontiers in Neuroscience","DOI":"10.3389/fnins.2018.01029","ISSN":"1662-4548","journalAbbreviation":"Front Neurosci","note":"PMID: 30686990\nPMCID: PMC6334746","page":"1029","source":"PubMed Central","title":"Autism Pathogenesis: The Superior Colliculus","title-short":"Autism Pathogenesis","volume":"12","author":[{"family":"Jure","given":"Rubin"}],"issued":{"date-parts":[["2019",1,9]]}}},{"id":492,"uris":["http://zotero.org/users/local/A6cX1jTK/items/LC82RYZP","http://zotero.org/users/17556725/items/LC82RYZP","http://zotero.org/users/17556725/items/SLYRNEZ2"],"itemData":{"id":492,"type":"article-journal","abstract":"Altered sensory processing is observed in many children with autism spectrum disorder (ASD), with growing evidence that these impairments extend to the integration of information across the different senses (that is, multisensory function). The serotonin system has an important role in sensory development and function, and alterations of serotonergic signaling have been suggested to have a role in ASD. A gain-of-function coding variant in the serotonin transporter (SERT) associates with sensory aversion in humans, and when expressed in mice produces traits associated with ASD, including disruptions in social and communicative function and repetitive behaviors. The current study set out to test whether these mice also exhibit changes in multisensory function when compared with wild-type (WT) animals on the same genetic background. Mice were trained to respond to auditory and visual stimuli independently before being tested under visual, auditory and paired audiovisual (multisensory) conditions. WT mice exhibited significant gains in response accuracy under audiovisual conditions. In contrast, although the SERT mutant animals learned the auditory and visual tasks comparably to WT littermates, they failed to show behavioral gains under multisensory conditions. We believe these results provide the first behavioral evidence of multisensory deficits in a genetic mouse model related to ASD and implicate the serotonin system in multisensory processing and in the multisensory changes seen in ASD.","container-title":"Translational Psychiatry","DOI":"10.1038/tp.2017.17","ISSN":"2158-3188","issue":"3","journalAbbreviation":"Transl Psychiatry","note":"PMID: 28323282\nPMCID: PMC5416665","page":"e1067","source":"PubMed Central","title":"An autism-associated serotonin transporter variant disrupts multisensory processing","volume":"7","author":[{"family":"Siemann","given":"J K"},{"family":"Muller","given":"C L"},{"family":"Forsberg","given":"C G"},{"family":"Blakely","given":"R D"},{"family":"Veenstra-VanderWeele","given":"J"},{"family":"Wallace","given":"M T"}],"issued":{"date-parts":[["2017",3]]}}}],"schema":"https://github.com/citation-style-language/schema/raw/master/csl-citation.json"} </w:instrText>
      </w:r>
      <w:r>
        <w:rPr>
          <w:rFonts w:ascii="Helvetica" w:hAnsi="Helvetica" w:cs="Helvetica"/>
        </w:rPr>
        <w:fldChar w:fldCharType="separate"/>
      </w:r>
      <w:r>
        <w:rPr>
          <w:rFonts w:ascii="Helvetica" w:hAnsi="Helvetica" w:cs="Helvetica"/>
          <w:noProof/>
        </w:rPr>
        <w:t>(Jure, 2019; Siemann et al., 2017)</w:t>
      </w:r>
      <w:r>
        <w:rPr>
          <w:rFonts w:ascii="Helvetica" w:hAnsi="Helvetica" w:cs="Helvetica"/>
        </w:rPr>
        <w:fldChar w:fldCharType="end"/>
      </w:r>
      <w:r>
        <w:rPr>
          <w:rFonts w:ascii="Helvetica" w:hAnsi="Helvetica" w:cs="Helvetica"/>
        </w:rPr>
        <w:t xml:space="preserve">. </w:t>
      </w:r>
      <w:r w:rsidRPr="005B071A">
        <w:rPr>
          <w:rFonts w:ascii="Helvetica" w:hAnsi="Helvetica" w:cs="Helvetica"/>
        </w:rPr>
        <w:t>Postmortem, genomic</w:t>
      </w:r>
      <w:r>
        <w:rPr>
          <w:rFonts w:ascii="Helvetica" w:hAnsi="Helvetica" w:cs="Helvetica"/>
        </w:rPr>
        <w:t>,</w:t>
      </w:r>
      <w:r w:rsidRPr="005B071A">
        <w:rPr>
          <w:rFonts w:ascii="Helvetica" w:hAnsi="Helvetica" w:cs="Helvetica"/>
        </w:rPr>
        <w:t xml:space="preserve"> and pharmacological data demonstrate that altered NMDA expression</w:t>
      </w:r>
      <w:r>
        <w:rPr>
          <w:rFonts w:ascii="Helvetica" w:hAnsi="Helvetica" w:cs="Helvetica"/>
        </w:rPr>
        <w:t xml:space="preserve">, </w:t>
      </w:r>
      <w:r w:rsidRPr="005B071A">
        <w:rPr>
          <w:rFonts w:ascii="Helvetica" w:hAnsi="Helvetica" w:cs="Helvetica"/>
        </w:rPr>
        <w:t>particularly GluN2B reductions</w:t>
      </w:r>
      <w:r>
        <w:rPr>
          <w:rFonts w:ascii="Helvetica" w:hAnsi="Helvetica" w:cs="Helvetica"/>
        </w:rPr>
        <w:t xml:space="preserve">, </w:t>
      </w:r>
      <w:r w:rsidRPr="56AED5F8">
        <w:rPr>
          <w:rFonts w:ascii="Helvetica" w:hAnsi="Helvetica" w:cs="Helvetica"/>
        </w:rPr>
        <w:t>are associated</w:t>
      </w:r>
      <w:r w:rsidRPr="005B071A">
        <w:rPr>
          <w:rFonts w:ascii="Helvetica" w:hAnsi="Helvetica" w:cs="Helvetica"/>
        </w:rPr>
        <w:t xml:space="preserve"> with atypical audiovisual temporal and spatial binding windows</w:t>
      </w:r>
      <w:r w:rsidRPr="56AED5F8">
        <w:rPr>
          <w:rFonts w:ascii="Helvetica" w:hAnsi="Helvetica" w:cs="Helvetica"/>
        </w:rPr>
        <w:t xml:space="preserve"> </w:t>
      </w:r>
      <w:r>
        <w:rPr>
          <w:rFonts w:ascii="Helvetica" w:hAnsi="Helvetica" w:cs="Helvetica"/>
        </w:rPr>
        <w:fldChar w:fldCharType="begin"/>
      </w:r>
      <w:r w:rsidR="004F5158">
        <w:rPr>
          <w:rFonts w:ascii="Helvetica" w:hAnsi="Helvetica" w:cs="Helvetica"/>
        </w:rPr>
        <w:instrText xml:space="preserve"> ADDIN ZOTERO_ITEM CSL_CITATION {"citationID":"ri1H3Ywu","properties":{"formattedCitation":"(Bahry et al., 2021; S. Lee et al., 2024; Wallace &amp; Stevenson, 2014)","plainCitation":"(Bahry et al., 2021; S. Lee et al., 2024; Wallace &amp; Stevenson, 2014)","dontUpdate":true,"noteIndex":0},"citationItems":[{"id":491,"uris":["http://zotero.org/users/local/A6cX1jTK/items/VLYKGALS","http://zotero.org/users/17556725/items/VLYKGALS"],"itemData":{"id":491,"type":"article-journal","abstract":"Mutations in GRIN2B, which encodes the GluN2B subunit of NMDA receptors, lead to autism spectrum disorders (ASD), but the pathophysiological mechanisms remain unclear. Recently, we showed that a GluN2B variant that is associated with severe ASD (GluN2B724t) impairs dendrite morphogenesis. To determine which aspects of dendrite growth are affected by GluN2B724t, we investigated the dynamics of dendrite growth and branching in rat neocortical neurons using time-lapse imaging. GluN2B724t expression shifted branch motility toward retraction and away from extension. GluN2B724t and wild-type neurons formed new branches at similar rates, but mutant neurons exhibited increased pruning of dendritic branches. The observed changes in dynamics resulted in nearly complete elimination of the net expansion of arbor size and complexity that is normally observed during this developmental period. These data demonstrate that ASD-associated mutant GluN2B interferes with dendrite morphogenesis by reducing rates of outgrowth while promoting retraction and subsequent pruning. Because mutant dendrites remain motile and capable of growth, it is possible that reducing pruning or promoting dendrite stabilization could overcome dendrite arbor defects associated with GRIN2B mutations.","container-title":"Frontiers in Cellular Neuroscience","DOI":"10.3389/fncel.2021.692232","ISSN":"1662-5102","journalAbbreviation":"Front. Cell. Neurosci.","language":"English","note":"publisher: Frontiers","source":"Frontiers","title":"An Autism-Associated de novo Mutation in GluN2B Destabilizes Growing Dendrites by Promoting Retraction and Pruning","URL":"https://www.frontiersin.org/journals/cellular-neuroscience/articles/10.3389/fncel.2021.692232/full","volume":"15","author":[{"family":"Bahry","given":"Jacob A."},{"family":"Fedder-Semmes","given":"Karlie N."},{"family":"Sceniak","given":"Michael P."},{"family":"Sabo","given":"Shasta L."}],"accessed":{"date-parts":[["2025",7,11]]},"issued":{"date-parts":[["2021",7,30]]}}},{"id":468,"uris":["http://zotero.org/users/local/A6cX1jTK/items/EUTVDQKX","http://zotero.org/users/17556725/items/EUTVDQKX"],"itemData":{"id":468,"type":"article-journal","abstract":"Sensory abnormalities are observed in ~90% of individuals with autism spectrum disorders (ASD), but the underlying mechanisms are poorly understood. GluN2B, an NMDA receptor subunit that regulates long-term depression and circuit refinement during brain development, has been strongly implicated in ASD, but whether GRIN2B mutations lead to sensory abnormalities remains unclear. Here, we report that Grin2b-mutant mice show behavioral sensory hypersensitivity and brain hyperconnectivity associated with the anterior cingulate cortex (ACC). Grin2b-mutant mice with a patient-derived C456Y mutation (Grin2bC456Y/+) show sensory hypersensitivity to mechanical, thermal, and electrical stimuli through supraspinal mechanisms. c-fos and functional magnetic resonance imaging indicate that the ACC is hyperactive and hyperconnected with other brain regions under baseline and stimulation conditions. ACC pyramidal neurons show increased excitatory synaptic transmission. Chemogenetic inhibition of ACC pyramidal neurons normalizes ACC hyperconnectivity and sensory hypersensitivity. These results suggest that GluN2B critically regulates ASD-related cortical connectivity and sensory brain functions.","container-title":"Molecular Psychiatry","DOI":"10.1038/s41380-024-02572-y","ISSN":"1476-5578","issue":"10","journalAbbreviation":"Mol Psychiatry","language":"en","license":"2024 The Author(s)","note":"publisher: Nature Publishing Group","page":"3195-3207","source":"www.nature.com","title":"Anterior cingulate cortex-related functional hyperconnectivity underlies sensory hypersensitivity in Grin2b-mutant mice","volume":"29","author":[{"family":"Lee","given":"Soowon"},{"family":"Jung","given":"Won Beom"},{"family":"Moon","given":"Heera"},{"family":"Im","given":"Geun Ho"},{"family":"Noh","given":"Young Woo"},{"family":"Shin","given":"Wangyong"},{"family":"Kim","given":"Yong Gyu"},{"family":"Yi","given":"Jee Hyun"},{"family":"Hong","given":"Seok Jun"},{"family":"Jung","given":"Yongwhan"},{"family":"Ahn","given":"Sunjoo"},{"family":"Kim","given":"Seong-Gi"},{"family":"Kim","given":"Eunjoon"}],"issued":{"date-parts":[["2024",10]]}}},{"id":26,"uris":["http://zotero.org/users/local/A6cX1jTK/items/DEMUNSUW","http://zotero.org/users/17556725/items/DEMUNSUW","http://zotero.org/users/17556725/items/AIB5GMJ4"],"itemData":{"id":26,"type":"article-journal","abstract":"Behavior, perception and cognition are strongly shaped by the synthesis of information across the different sensory modalities. Such multisensory integration often results in performance and perceptual benefits that reflect the additional information conferred by having cues from multiple senses providing redundant or complementary information. The spatial and temporal relationships of these cues provide powerful statistical information about how these cues should be integrated or \"bound\" in order to create a unified perceptual representation. Much recent work has examined the temporal factors that are integral in multisensory processing, with many focused on the construct of the multisensory temporal binding window - the epoch of time within which stimuli from different modalities is likely to be integrated and perceptually bound. Emerging evidence suggests that this temporal window is altered in a series of neurodevelopmental disorders, including autism, dyslexia and schizophrenia. In addition to their role in sensory processing, these deficits in multisensory temporal function may play an important role in the perceptual and cognitive weaknesses that characterize these clinical disorders. Within this context, focus on improving the acuity of multisensory temporal function may have important implications for the amelioration of the \"higher-order\" deficits that serve as the defining features of these disorders.","container-title":"Neuropsychologia","DOI":"10.1016/j.neuropsychologia.2014.08.005","ISSN":"1873-3514","journalAbbreviation":"Neuropsychologia","language":"eng","note":"PMID: 25128432\nPMCID: PMC4326640","page":"105-123","source":"PubMed","title":"The construct of the multisensory temporal binding window and its dysregulation in developmental disabilities","volume":"64","author":[{"family":"Wallace","given":"Mark T."},{"family":"Stevenson","given":"Ryan A."}],"issued":{"date-parts":[["2014",11]]}}}],"schema":"https://github.com/citation-style-language/schema/raw/master/csl-citation.json"} </w:instrText>
      </w:r>
      <w:r>
        <w:rPr>
          <w:rFonts w:ascii="Helvetica" w:hAnsi="Helvetica" w:cs="Helvetica"/>
        </w:rPr>
        <w:fldChar w:fldCharType="separate"/>
      </w:r>
      <w:r w:rsidRPr="003D553B">
        <w:rPr>
          <w:rFonts w:ascii="Helvetica" w:hAnsi="Helvetica" w:cs="Helvetica"/>
        </w:rPr>
        <w:t>(Bahry et al., 2021; Lee et al., 2024; Wallace &amp; Stevenson, 2014)</w:t>
      </w:r>
      <w:r>
        <w:rPr>
          <w:rFonts w:ascii="Helvetica" w:hAnsi="Helvetica" w:cs="Helvetica"/>
        </w:rPr>
        <w:fldChar w:fldCharType="end"/>
      </w:r>
      <w:r w:rsidRPr="005B071A">
        <w:rPr>
          <w:rFonts w:ascii="Helvetica" w:hAnsi="Helvetica" w:cs="Helvetica"/>
        </w:rPr>
        <w:t xml:space="preserve">. </w:t>
      </w:r>
      <w:r w:rsidRPr="00690212">
        <w:rPr>
          <w:rFonts w:ascii="Helvetica" w:hAnsi="Helvetica" w:cs="Helvetica"/>
        </w:rPr>
        <w:t xml:space="preserve">Electrophysiological research also uncovered decreased sensory adaptation and elevated excitation-inhibition (E/I) ratio of SC circuits, </w:t>
      </w:r>
      <w:r>
        <w:rPr>
          <w:rFonts w:ascii="Helvetica" w:hAnsi="Helvetica" w:cs="Helvetica"/>
        </w:rPr>
        <w:t xml:space="preserve">with </w:t>
      </w:r>
      <w:r w:rsidRPr="00690212">
        <w:rPr>
          <w:rFonts w:ascii="Helvetica" w:hAnsi="Helvetica" w:cs="Helvetica"/>
        </w:rPr>
        <w:t xml:space="preserve">each of these perturbations accompanying corresponding internal shifts </w:t>
      </w:r>
      <w:r>
        <w:rPr>
          <w:rFonts w:ascii="Helvetica" w:hAnsi="Helvetica" w:cs="Helvetica"/>
        </w:rPr>
        <w:t>in sensory processing capabilities</w:t>
      </w:r>
      <w:r w:rsidRPr="00FC1CD1">
        <w:rPr>
          <w:rFonts w:ascii="Helvetica" w:hAnsi="Helvetica" w:cs="Helvetica"/>
        </w:rPr>
        <w:t xml:space="preserve"> </w:t>
      </w:r>
      <w:r>
        <w:rPr>
          <w:rFonts w:ascii="Helvetica" w:hAnsi="Helvetica" w:cs="Helvetica"/>
        </w:rPr>
        <w:fldChar w:fldCharType="begin"/>
      </w:r>
      <w:r w:rsidR="004F5158">
        <w:rPr>
          <w:rFonts w:ascii="Helvetica" w:hAnsi="Helvetica" w:cs="Helvetica"/>
        </w:rPr>
        <w:instrText xml:space="preserve"> ADDIN ZOTERO_ITEM CSL_CITATION {"citationID":"mi7rh6sQ","properties":{"formattedCitation":"(Rubenstein &amp; Merzenich, 2003; Turi et al., 2016)","plainCitation":"(Rubenstein &amp; Merzenich, 2003; Turi et al., 2016)","noteIndex":0},"citationItems":[{"id":490,"uris":["http://zotero.org/users/17556725/items/QLJQLCGH","http://zotero.org/users/17556725/items/9V8EJ6N9"],"itemData":{"id":490,"type":"article-journal","abstract":"Autism is a severe neurobehavioral syndrome, arising largely as an inherited disorder, which can arise from several diseases. Despite recent advances in identifying some genes that can cause autism, its underlying neurological mechanisms are uncertain. Autism is best conceptualized by considering the neural systems that may be defective in autistic individuals. Recent advances in understanding neural systems that process sensory information, various types of memories and social and emotional behaviors are reviewed and compared with known abnormalities in autism. Then, specific genetic abnormalities that are linked with autism are examined. Synthesis of this information leads to a model that postulates that some forms of autism are caused by an increased ratio of excitation/ inhibition in sensory, mnemonic, social and emotional systems. The model further postulates that the increased ratio of excitation/inhibition can be caused by combinatorial effects of genetic and environmental variables that impinge upon a given neural system. Furthermore, the model suggests potential therapeutic interventions.","container-title":"Genes, brain, and behavior","DOI":"10.1034/j.1601-183x.2003.00037.x","ISSN":"1601-1848","issue":"5","journalAbbreviation":"Genes Brain Behav","note":"PMID: 14606691\nPMCID: PMC6748642","page":"255-267","source":"PubMed Central","title":"Model of autism: increased ratio of excitation/inhibition in key neural systems","title-short":"Model of autism","volume":"2","author":[{"family":"Rubenstein","given":"J. L. R."},{"family":"Merzenich","given":"M. M."}],"issued":{"date-parts":[["2003",10]]}}},{"id":489,"uris":["http://zotero.org/users/local/A6cX1jTK/items/B7RK9X4D","http://zotero.org/users/17556725/items/B7RK9X4D"],"itemData":{"id":489,"type":"article-journal","abstract":"Autism spectrum disorders (ASD) are characterized by difficulties in social cognition, but are also associated with atypicalities in sensory and perceptual processing. Several groups have reported that autistic individuals show reduced integration of socially relevant audiovisual signals, which may contribute to the higher-order social and cognitive difficulties observed in autism. Here we use a newly devised technique to study instantaneous adaptation to audiovisual asynchrony in autism. Autistic and typical participants were presented with sequences of brief visual and auditory stimuli, varying in asynchrony over a wide range, from 512 ms auditory-lead to 512 ms auditory-lag and judged whether they seemed to be synchronous. Typical adults showed strong adaptation effects, with trials proceeded by an auditory-lead needing more auditory-lead to seem simultaneous and vice versa. However, autistic observers showed little or no adaptation, although their simultaneity curves were as narrow as the typical adults. This result supports recent Bayesian models that predict reduced adaptation effects in autism. As rapid audiovisual recalibration may be fundamental for the optimisation of speech comprehension, recalibration problems could render language processing more difficult in autistic individuals, hindering social communication.","container-title":"Scientific Reports","DOI":"10.1038/srep21756","ISSN":"2045-2322","issue":"1","journalAbbreviation":"Sci Rep","language":"en","license":"2016 The Author(s)","note":"publisher: Nature Publishing Group","page":"21756","source":"www.nature.com","title":"No rapid audiovisual recalibration in adults on the autism spectrum","volume":"6","author":[{"family":"Turi","given":"Marco"},{"family":"Karaminis","given":"Themelis"},{"family":"Pellicano","given":"Elizabeth"},{"family":"Burr","given":"David"}],"issued":{"date-parts":[["2016",2,22]]}}}],"schema":"https://github.com/citation-style-language/schema/raw/master/csl-citation.json"} </w:instrText>
      </w:r>
      <w:r>
        <w:rPr>
          <w:rFonts w:ascii="Helvetica" w:hAnsi="Helvetica" w:cs="Helvetica"/>
        </w:rPr>
        <w:fldChar w:fldCharType="separate"/>
      </w:r>
      <w:r w:rsidR="004F5158" w:rsidRPr="004F5158">
        <w:rPr>
          <w:rFonts w:ascii="Helvetica" w:hAnsi="Helvetica" w:cs="Helvetica"/>
        </w:rPr>
        <w:t>(Rubenstein &amp; Merzenich, 2003; Turi et al., 2016)</w:t>
      </w:r>
      <w:r>
        <w:rPr>
          <w:rFonts w:ascii="Helvetica" w:hAnsi="Helvetica" w:cs="Helvetica"/>
        </w:rPr>
        <w:fldChar w:fldCharType="end"/>
      </w:r>
      <w:r w:rsidRPr="00FC1CD1">
        <w:rPr>
          <w:rFonts w:ascii="Helvetica" w:hAnsi="Helvetica" w:cs="Helvetica"/>
        </w:rPr>
        <w:t>.</w:t>
      </w:r>
      <w:r>
        <w:rPr>
          <w:rFonts w:ascii="Helvetica" w:hAnsi="Helvetica" w:cs="Helvetica"/>
        </w:rPr>
        <w:t xml:space="preserve"> Despite</w:t>
      </w:r>
      <w:r w:rsidRPr="00AB7B97">
        <w:rPr>
          <w:rFonts w:ascii="Helvetica" w:hAnsi="Helvetica" w:cs="Helvetica"/>
        </w:rPr>
        <w:t xml:space="preserve"> substantial associati</w:t>
      </w:r>
      <w:r>
        <w:rPr>
          <w:rFonts w:ascii="Helvetica" w:hAnsi="Helvetica" w:cs="Helvetica"/>
        </w:rPr>
        <w:t>ve</w:t>
      </w:r>
      <w:r w:rsidRPr="00AB7B97">
        <w:rPr>
          <w:rFonts w:ascii="Helvetica" w:hAnsi="Helvetica" w:cs="Helvetica"/>
        </w:rPr>
        <w:t xml:space="preserve"> evidence</w:t>
      </w:r>
      <w:r>
        <w:rPr>
          <w:rFonts w:ascii="Helvetica" w:hAnsi="Helvetica" w:cs="Helvetica"/>
        </w:rPr>
        <w:t xml:space="preserve">, </w:t>
      </w:r>
      <w:r w:rsidRPr="00AB7B97">
        <w:rPr>
          <w:rFonts w:ascii="Helvetica" w:hAnsi="Helvetica" w:cs="Helvetica"/>
        </w:rPr>
        <w:t xml:space="preserve">direct </w:t>
      </w:r>
      <w:r>
        <w:rPr>
          <w:rFonts w:ascii="Helvetica" w:hAnsi="Helvetica" w:cs="Helvetica"/>
        </w:rPr>
        <w:t>causal pathways</w:t>
      </w:r>
      <w:r w:rsidRPr="00AB7B97">
        <w:rPr>
          <w:rFonts w:ascii="Helvetica" w:hAnsi="Helvetica" w:cs="Helvetica"/>
        </w:rPr>
        <w:t xml:space="preserve"> between specific circuit perturbations and sensory response alterations </w:t>
      </w:r>
      <w:r>
        <w:rPr>
          <w:rFonts w:ascii="Helvetica" w:hAnsi="Helvetica" w:cs="Helvetica"/>
        </w:rPr>
        <w:t>have not yet been established</w:t>
      </w:r>
      <w:r w:rsidRPr="00AB7B97">
        <w:rPr>
          <w:rFonts w:ascii="Helvetica" w:hAnsi="Helvetica" w:cs="Helvetica"/>
        </w:rPr>
        <w:t>.</w:t>
      </w:r>
    </w:p>
    <w:p w14:paraId="553F933A" w14:textId="50C8FA1E" w:rsidR="00B063EB" w:rsidRDefault="00B063EB" w:rsidP="00B063EB">
      <w:pPr>
        <w:spacing w:after="0" w:line="360" w:lineRule="auto"/>
        <w:ind w:firstLine="720"/>
        <w:jc w:val="both"/>
        <w:rPr>
          <w:rFonts w:ascii="Helvetica" w:hAnsi="Helvetica" w:cs="Helvetica"/>
        </w:rPr>
      </w:pPr>
      <w:r w:rsidRPr="00FC1CD1">
        <w:rPr>
          <w:rFonts w:ascii="Helvetica" w:hAnsi="Helvetica" w:cs="Helvetica"/>
        </w:rPr>
        <w:t>Traditional experimental methods face inherent limitations in establishing these causal mechanistic links</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{"citationID":"LmM4KHuV","properties":{"formattedCitation":"(Wolff &amp; \\uc0\\u214{}lveczky, 2018)","plainCitation":"(Wolff &amp; Ölveczky, 2018)","noteIndex":0},"citationItems":[{"id":486,"uris":["http://zotero.org/users/local/A6cX1jTK/items/ZEDYVV3A","http://zotero.org/users/17556725/items/ZEDYVV3A"],"itemData":{"id":486,"type":"article-journal","abstract":"The development of increasingly sophisticated methods for recording and manipulating neural activity is revolutionizing neuroscience. By probing how activity patterns in different types of neurons and circuits contribute to behavior, these tools can help inform mechanistic models of brain function and explain the roles of distinct circuit elements. However, in systems where functions are distributed over large networks, interpreting causality experiments can be challenging. Here we review common assumptions underlying circuit manipulations in behaving animals and discuss the strengths and limitations of different approaches.","container-title":"Current opinion in neurobiology","DOI":"10.1016/j.conb.2018.01.004","ISSN":"0959-4388","journalAbbreviation":"Curr Opin Neurobiol","note":"PMID: 29414070\nPMCID: PMC5957484","page":"84-94","source":"PubMed Central","title":"The promise and perils of causal circuit manipulations","volume":"49","author":[{"family":"Wolff","given":"Steffen B. E."},{"family":"Ölveczky","given":"Bence P."}],"issued":{"date-parts":[["2018",4]]}}}],"schema":"https://github.com/citation-style-language/schema/raw/master/csl-citation.json"} </w:instrText>
      </w:r>
      <w:r>
        <w:rPr>
          <w:rFonts w:ascii="Helvetica" w:hAnsi="Helvetica" w:cs="Helvetica"/>
        </w:rPr>
        <w:fldChar w:fldCharType="separate"/>
      </w:r>
      <w:r w:rsidRPr="00A90683">
        <w:rPr>
          <w:rFonts w:ascii="Helvetica" w:hAnsi="Helvetica" w:cs="Times New Roman"/>
          <w:kern w:val="0"/>
          <w:lang w:val="en-GB"/>
        </w:rPr>
        <w:t>(Wolff &amp; Ölveczky, 2018)</w:t>
      </w:r>
      <w:r>
        <w:rPr>
          <w:rFonts w:ascii="Helvetica" w:hAnsi="Helvetica" w:cs="Helvetica"/>
        </w:rPr>
        <w:fldChar w:fldCharType="end"/>
      </w:r>
      <w:r w:rsidRPr="00FC1CD1">
        <w:rPr>
          <w:rFonts w:ascii="Helvetica" w:hAnsi="Helvetica" w:cs="Helvetica"/>
        </w:rPr>
        <w:t xml:space="preserve">. </w:t>
      </w:r>
      <w:r w:rsidRPr="00743891">
        <w:rPr>
          <w:rFonts w:ascii="Helvetica" w:hAnsi="Helvetica" w:cs="Helvetica"/>
        </w:rPr>
        <w:t>Single unit electrophysiology, psychophysics, and focal lesion studies have identified associations between neural activity and multisensory behaviour</w:t>
      </w:r>
      <w:r>
        <w:rPr>
          <w:rFonts w:ascii="Helvetica" w:hAnsi="Helvetica" w:cs="Helvetica"/>
        </w:rPr>
        <w:t xml:space="preserve"> </w:t>
      </w:r>
      <w:r>
        <w:rPr>
          <w:rFonts w:ascii="Helvetica" w:hAnsi="Helvetica" w:cs="Helvetica"/>
        </w:rPr>
        <w:fldChar w:fldCharType="begin"/>
      </w:r>
      <w:r w:rsidR="00E13E47">
        <w:rPr>
          <w:rFonts w:ascii="Helvetica" w:hAnsi="Helvetica" w:cs="Helvetica"/>
        </w:rPr>
        <w:instrText xml:space="preserve"> ADDIN ZOTERO_ITEM CSL_CITATION {"citationID":"Kdz7lqXE","properties":{"formattedCitation":"(Meredith &amp; Stein, 1983; Stein &amp; Stanford, 2008)","plainCitation":"(Meredith &amp; Stein, 1983; Stein &amp; Stanford, 2008)","noteIndex":0},"citationItems":[{"id":"dYtiTkNb/O8OaQh7D","uris":["http://zotero.org/users/local/A6cX1jTK/items/QEF6DN3H","http://zotero.org/users/17556725/items/QEF6DN3H"],"itemData":{"id":485,"type":"article-journal","abstract":"The responses of superior colliculus cells to a given sensory stimulus were influenced by the presence or absence of other sensory cues. By pooling sensory inputs, many superior colliculus cells seem to amplify the effects of subtle environmental cues in certain conditions, whereas in others, responses to normally effective stimuli can be blocked. The observations illustrate the dynamic, interactive nature of the multisensory inputs which characterize the deeper laminae of the superior colliculus.","container-title":"Science (New York, N.Y.)","DOI":"10.1126/science.6867718","ISSN":"0036-8075","issue":"4608","journalAbbreviation":"Science","language":"eng","note":"PMID: 6867718","page":"389-391","source":"PubMed","title":"Interactions among converging sensory inputs in the superior colliculus","volume":"221","author":[{"family":"Meredith","given":"M. A."},{"family":"Stein","given":"B. E."}],"issued":{"date-parts":[["1983",7,22]]}}},{"id":35,"uris":["http://zotero.org/users/17556725/items/8536436I"],"itemData":{"id":35,"type":"article-journal","abstract":"For thousands of years science philosophers have been impressed by how effectively the senses work together to enhance the salience of biologically meaningful events. However, they really had no idea how this was accomplished. Recent insights into the underlying physiological mechanisms reveal that, in at least one circuit, this ability depends on an intimate dialogue among neurons at multiple levels of the neuraxis; this dialogue cannot take place until long after birth and might require a specific kind of experience. Understanding the acquisition and usage of multisensory integration in the midbrain and cerebral cortex of mammals has been aided by a multiplicity of approaches. Here we examine some of the fundamental advances that have been made and some of the challenging questions that remain.","container-title":"Nature Reviews. Neuroscience","DOI":"10.1038/nrn2331","ISSN":"1471-0048","issue":"4","journalAbbreviation":"Nat Rev Neurosci","language":"eng","note":"PMID: 18354398","page":"255-266","source":"PubMed","title":"Multisensory integration: current issues from the perspective of the single neuron","title-short":"Multisensory integration","volume":"9","author":[{"family":"Stein","given":"Barry E."},{"family":"Stanford","given":"Terrence R."}],"issued":{"date-parts":[["2008",4]]}}}],"schema":"https://github.com/citation-style-language/schema/raw/master/csl-citation.json"} </w:instrText>
      </w:r>
      <w:r>
        <w:rPr>
          <w:rFonts w:ascii="Helvetica" w:hAnsi="Helvetica" w:cs="Helvetica"/>
        </w:rPr>
        <w:fldChar w:fldCharType="separate"/>
      </w:r>
      <w:r w:rsidR="004F5158" w:rsidRPr="004F5158">
        <w:rPr>
          <w:rFonts w:ascii="Helvetica" w:hAnsi="Helvetica" w:cs="Helvetica"/>
        </w:rPr>
        <w:t>(Meredith &amp; Stein, 1983; Stein &amp; Stanford, 2008)</w:t>
      </w:r>
      <w:r>
        <w:rPr>
          <w:rFonts w:ascii="Helvetica" w:hAnsi="Helvetica" w:cs="Helvetica"/>
        </w:rPr>
        <w:fldChar w:fldCharType="end"/>
      </w:r>
      <w:r w:rsidRPr="00FC1CD1">
        <w:rPr>
          <w:rFonts w:ascii="Helvetica" w:hAnsi="Helvetica" w:cs="Helvetica"/>
        </w:rPr>
        <w:t xml:space="preserve">. </w:t>
      </w:r>
      <w:r w:rsidRPr="00743891">
        <w:rPr>
          <w:rFonts w:ascii="Helvetica" w:hAnsi="Helvetica" w:cs="Helvetica"/>
        </w:rPr>
        <w:t xml:space="preserve">But these approaches are not typically capable of establishing causality, as they </w:t>
      </w:r>
      <w:r w:rsidRPr="00743891">
        <w:rPr>
          <w:rFonts w:ascii="Helvetica" w:hAnsi="Helvetica" w:cs="Helvetica"/>
        </w:rPr>
        <w:lastRenderedPageBreak/>
        <w:t>sample only fragments of distributed circuits. In addition to this, it is experimentally challenging to vary synaptic parameters in living tissues</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{"citationID":"fTwdJpMf","properties":{"formattedCitation":"(Reid et al., 2019; Wolff &amp; \\uc0\\u214{}lveczky, 2018)","plainCitation":"(Reid et al., 2019; Wolff &amp; Ölveczky, 2018)","noteIndex":0},"citationItems":[{"id":483,"uris":["http://zotero.org/users/local/A6cX1jTK/items/F32II6UB","http://zotero.org/users/17556725/items/F32II6UB"],"itemData":{"id":483,"type":"article-journal","abstract":"Cognition and behavior emerge from brain network interactions, such that investigating causal interactions should be central to the study of brain function. Approaches that characterize statistical associations among neural time series—functional connectivity (FC) methods—are likely a good starting point for estimating brain network interactions. Yet only a subset of FC methods (‘effective connectivity’) is explicitly designed to infer causal interactions from statistical associations. Here we incorporate best practices from diverse areas of FC research to illustrate how FC methods can be refined to improve inferences about neural mechanisms, with properties of causal neural interactions as a common ontology to facilitate cumulative progress across FC approaches. We further demonstrate how the most common FC measures (correlation and coherence) reduce the set of likely causal models, facilitating causal inferences despite major limitations. Alternative FC measures are suggested to immediately start improving causal inferences beyond these common FC measures.","container-title":"Nature Neuroscience","DOI":"10.1038/s41593-019-0510-4","ISSN":"1546-1726","issue":"11","journalAbbreviation":"Nat Neurosci","language":"en","license":"2019 Springer Nature America, Inc.","note":"publisher: Nature Publishing Group","page":"1751-1760","source":"www.nature.com","title":"Advancing functional connectivity research from association to causation","volume":"22","author":[{"family":"Reid","given":"Andrew T."},{"family":"Headley","given":"Drew B."},{"family":"Mill","given":"Ravi D."},{"family":"Sanchez-Romero","given":"Ruben"},{"family":"Uddin","given":"Lucina Q."},{"family":"Marinazzo","given":"Daniele"},{"family":"Lurie","given":"Daniel J."},{"family":"Valdés-Sosa","given":"Pedro A."},{"family":"Hanson","given":"Stephen José"},{"family":"Biswal","given":"Bharat B."},{"family":"Calhoun","given":"Vince"},{"family":"Poldrack","given":"Russell A."},{"family":"Cole","given":"Michael W."}],"issued":{"date-parts":[["2019",11]]}}},{"id":486,"uris":["http://zotero.org/users/local/A6cX1jTK/items/ZEDYVV3A","http://zotero.org/users/17556725/items/ZEDYVV3A"],"itemData":{"id":486,"type":"article-journal","abstract":"The development of increasingly sophisticated methods for recording and manipulating neural activity is revolutionizing neuroscience. By probing how activity patterns in different types of neurons and circuits contribute to behavior, these tools can help inform mechanistic models of brain function and explain the roles of distinct circuit elements. However, in systems where functions are distributed over large networks, interpreting causality experiments can be challenging. Here we review common assumptions underlying circuit manipulations in behaving animals and discuss the strengths and limitations of different approaches.","container-title":"Current opinion in neurobiology","DOI":"10.1016/j.conb.2018.01.004","ISSN":"0959-4388","journalAbbreviation":"Curr Opin Neurobiol","note":"PMID: 29414070\nPMCID: PMC5957484","page":"84-94","source":"PubMed Central","title":"The promise and perils of causal circuit manipulations","volume":"49","author":[{"family":"Wolff","given":"Steffen B. E."},{"family":"Ölveczky","given":"Bence P."}],"issued":{"date-parts":[["2018",4]]}}}],"schema":"https://github.com/citation-style-language/schema/raw/master/csl-citation.json"} </w:instrText>
      </w:r>
      <w:r>
        <w:rPr>
          <w:rFonts w:ascii="Helvetica" w:hAnsi="Helvetica" w:cs="Helvetica"/>
        </w:rPr>
        <w:fldChar w:fldCharType="separate"/>
      </w:r>
      <w:r w:rsidRPr="00C61F50">
        <w:rPr>
          <w:rFonts w:ascii="Helvetica" w:hAnsi="Helvetica" w:cs="Times New Roman"/>
          <w:kern w:val="0"/>
          <w:lang w:val="en-GB"/>
        </w:rPr>
        <w:t>(Reid et al., 2019; Wolff &amp; Ölveczky, 2018)</w:t>
      </w:r>
      <w:r>
        <w:rPr>
          <w:rFonts w:ascii="Helvetica" w:hAnsi="Helvetica" w:cs="Helvetica"/>
        </w:rPr>
        <w:fldChar w:fldCharType="end"/>
      </w:r>
      <w:r w:rsidRPr="00FC1CD1">
        <w:rPr>
          <w:rFonts w:ascii="Helvetica" w:hAnsi="Helvetica" w:cs="Helvetica"/>
        </w:rPr>
        <w:t xml:space="preserve">. </w:t>
      </w:r>
      <w:r w:rsidRPr="00743891">
        <w:rPr>
          <w:rFonts w:ascii="Helvetica" w:hAnsi="Helvetica" w:cs="Helvetica"/>
        </w:rPr>
        <w:t>As a result, us</w:t>
      </w:r>
      <w:r w:rsidR="0044570F">
        <w:rPr>
          <w:rFonts w:ascii="Helvetica" w:hAnsi="Helvetica" w:cs="Helvetica"/>
        </w:rPr>
        <w:t>ing</w:t>
      </w:r>
      <w:r w:rsidRPr="00743891">
        <w:rPr>
          <w:rFonts w:ascii="Helvetica" w:hAnsi="Helvetica" w:cs="Helvetica"/>
        </w:rPr>
        <w:t xml:space="preserve"> </w:t>
      </w:r>
      <w:r w:rsidR="00955A46">
        <w:rPr>
          <w:rFonts w:ascii="Helvetica" w:hAnsi="Helvetica" w:cs="Helvetica"/>
        </w:rPr>
        <w:t>these</w:t>
      </w:r>
      <w:r w:rsidR="00955A46" w:rsidRPr="00743891">
        <w:rPr>
          <w:rFonts w:ascii="Helvetica" w:hAnsi="Helvetica" w:cs="Helvetica"/>
        </w:rPr>
        <w:t xml:space="preserve"> </w:t>
      </w:r>
      <w:r w:rsidRPr="00743891">
        <w:rPr>
          <w:rFonts w:ascii="Helvetica" w:hAnsi="Helvetica" w:cs="Helvetica"/>
        </w:rPr>
        <w:t>methods to link alterations in spatiotemporal binding window metrics in ASD to specific collicular mechanisms</w:t>
      </w:r>
      <w:r w:rsidR="0044570F">
        <w:rPr>
          <w:rFonts w:ascii="Helvetica" w:hAnsi="Helvetica" w:cs="Helvetica"/>
        </w:rPr>
        <w:t xml:space="preserve"> remains</w:t>
      </w:r>
      <w:r w:rsidR="00955A46">
        <w:rPr>
          <w:rFonts w:ascii="Helvetica" w:hAnsi="Helvetica" w:cs="Helvetica"/>
        </w:rPr>
        <w:t xml:space="preserve"> largely</w:t>
      </w:r>
      <w:r w:rsidR="0044570F">
        <w:rPr>
          <w:rFonts w:ascii="Helvetica" w:hAnsi="Helvetica" w:cs="Helvetica"/>
        </w:rPr>
        <w:t xml:space="preserve"> </w:t>
      </w:r>
      <w:r w:rsidR="00955A46">
        <w:rPr>
          <w:rFonts w:ascii="Helvetica" w:hAnsi="Helvetica" w:cs="Helvetica"/>
        </w:rPr>
        <w:t>infeasible</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{"citationID":"Y1uKftUq","properties":{"formattedCitation":"(Crosse et al., 2022)","plainCitation":"(Crosse et al., 2022)","noteIndex":0},"citationItems":[{"id":482,"uris":["http://zotero.org/users/local/A6cX1jTK/items/ZRWY8USP","http://zotero.org/users/17556725/items/ZRWY8USP"],"itemData":{"id":482,"type":"article-journal","abstract":"Children with autism spectrum disorders (ASD) exhibit alterations in multisensory processing, which may contribute to the prevalence of social and communicative deficits in this population. Resolution of multisensory deficits has been observed in teenagers with ASD for complex, social speech stimuli; however, whether this resolution extends to more basic multisensory processing deficits remains unclear. Here, in a cohort of 364 participants we show using simple, non-social audiovisual stimuli that deficits in multisensory processing observed in high-functioning children and teenagers with ASD are not evident in adults with the disorder. Computational modelling indicated that multisensory processing transitions from a default state of competition to one of facilitation, and that this transition is delayed in ASD. Further analysis revealed group differences in how sensory channels are weighted, and how this is impacted by preceding cross-sensory inputs. Our findings indicate that there is a complex and dynamic interplay among the sensory systems that differs considerably in individuals with ASD.","container-title":"Communications Biology","DOI":"10.1038/s42003-022-03519-1","ISSN":"2399-3642","issue":"1","journalAbbreviation":"Commun Biol","language":"en","license":"2022 The Author(s)","note":"publisher: Nature Publishing Group","page":"601","source":"www.nature.com","title":"Resolution of impaired multisensory processing in autism and the cost of switching sensory modality","volume":"5","author":[{"family":"Crosse","given":"Michael J."},{"family":"Foxe","given":"John J."},{"family":"Tarrit","given":"Katy"},{"family":"Freedman","given":"Edward G."},{"family":"Molholm","given":"Sophie"}],"issued":{"date-parts":[["2022",6,30]]}}}],"schema":"https://github.com/citation-style-language/schema/raw/master/csl-citation.json"} </w:instrText>
      </w:r>
      <w:r>
        <w:rPr>
          <w:rFonts w:ascii="Helvetica" w:hAnsi="Helvetica" w:cs="Helvetica"/>
        </w:rPr>
        <w:fldChar w:fldCharType="separate"/>
      </w:r>
      <w:r>
        <w:rPr>
          <w:rFonts w:ascii="Helvetica" w:hAnsi="Helvetica" w:cs="Helvetica"/>
          <w:noProof/>
        </w:rPr>
        <w:t>(Crosse et al., 2022)</w:t>
      </w:r>
      <w:r>
        <w:rPr>
          <w:rFonts w:ascii="Helvetica" w:hAnsi="Helvetica" w:cs="Helvetica"/>
        </w:rPr>
        <w:fldChar w:fldCharType="end"/>
      </w:r>
      <w:r w:rsidRPr="008968F6">
        <w:rPr>
          <w:rFonts w:ascii="Helvetica" w:hAnsi="Helvetica" w:cs="Helvetica"/>
        </w:rPr>
        <w:t xml:space="preserve">. </w:t>
      </w:r>
      <w:r w:rsidRPr="00743891">
        <w:rPr>
          <w:rFonts w:ascii="Helvetica" w:hAnsi="Helvetica" w:cs="Helvetica"/>
        </w:rPr>
        <w:t>Computational models seek to overcome this limitation through controlled parameter sweeps that enable identification of causal links between circuit perturbations and behaviour</w:t>
      </w:r>
      <w:r w:rsidRPr="56AED5F8">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{"citationID":"S5vcgNxD","properties":{"formattedCitation":"(Jun et al., 2021)","plainCitation":"(Jun et al., 2021)","noteIndex":0},"citationItems":[{"id":480,"uris":["http://zotero.org/users/local/A6cX1jTK/items/JMDCE2KF","http://zotero.org/users/17556725/items/JMDCE2KF"],"itemData":{"id":480,"type":"article-journal","abstract":"Trained monkeys performed a two-choice perceptual decision-making task in which they reported the perceived orientation of a dynamic Glass pattern, before and after unilateral, reversible, inactivation of a brainstem area—the superior colliculus (SC)—involved in preparing eye movements. We found that unilateral SC inactivation produced significant decision biases and changes in reaction times consistent with a causal role for the primate SC in perceptual decision-making. Fitting signal detection theory and sequential sampling models to the data showed that SC inactivation produced a decrease in the relative evidence for contralateral decisions, as if adding a constant offset to a time-varying evidence signal for the ipsilateral choice. The results provide causal evidence for an embodied cognition model of perceptual decision-making and provide compelling evidence that the SC of primates (a brainstem structure) plays a causal role in how evidence is computed for decisions—a process usually attributed to the forebrain.","container-title":"Nature Neuroscience","DOI":"10.1038/s41593-021-00878-6","ISSN":"1546-1726","issue":"8","journalAbbreviation":"Nat Neurosci","language":"en","license":"2021 The Author(s), under exclusive licence to Springer Nature America, Inc.","note":"publisher: Nature Publishing Group","page":"1121-1131","source":"www.nature.com","title":"Causal role for the primate superior colliculus in the computation of evidence for perceptual decisions","volume":"24","author":[{"family":"Jun","given":"Elizabeth J."},{"family":"Bautista","given":"Alex R."},{"family":"Nunez","given":"Michael D."},{"family":"Allen","given":"Daicia C."},{"family":"Tak","given":"Jung H."},{"family":"Alvarez","given":"Eduardo"},{"family":"Basso","given":"Michele A."}],"issued":{"date-parts":[["2021",8]]}}}],"schema":"https://github.com/citation-style-language/schema/raw/master/csl-citation.json"} </w:instrText>
      </w:r>
      <w:r>
        <w:rPr>
          <w:rFonts w:ascii="Helvetica" w:hAnsi="Helvetica" w:cs="Helvetica"/>
        </w:rPr>
        <w:fldChar w:fldCharType="separate"/>
      </w:r>
      <w:r>
        <w:rPr>
          <w:rFonts w:ascii="Helvetica" w:hAnsi="Helvetica" w:cs="Helvetica"/>
          <w:noProof/>
        </w:rPr>
        <w:t>(Jun et al., 2021)</w:t>
      </w:r>
      <w:r>
        <w:rPr>
          <w:rFonts w:ascii="Helvetica" w:hAnsi="Helvetica" w:cs="Helvetica"/>
        </w:rPr>
        <w:fldChar w:fldCharType="end"/>
      </w:r>
      <w:r>
        <w:rPr>
          <w:rFonts w:ascii="Helvetica" w:hAnsi="Helvetica" w:cs="Helvetica"/>
        </w:rPr>
        <w:t xml:space="preserve">, </w:t>
      </w:r>
      <w:r w:rsidRPr="00743891">
        <w:rPr>
          <w:rFonts w:ascii="Helvetica" w:hAnsi="Helvetica" w:cs="Helvetica"/>
        </w:rPr>
        <w:t>produc</w:t>
      </w:r>
      <w:r w:rsidR="00955A46">
        <w:rPr>
          <w:rFonts w:ascii="Helvetica" w:hAnsi="Helvetica" w:cs="Helvetica"/>
        </w:rPr>
        <w:t>ing</w:t>
      </w:r>
      <w:r w:rsidRPr="00743891">
        <w:rPr>
          <w:rFonts w:ascii="Helvetica" w:hAnsi="Helvetica" w:cs="Helvetica"/>
        </w:rPr>
        <w:t xml:space="preserve"> hypotheses of SC function that can be tested experimentally.</w:t>
      </w:r>
    </w:p>
    <w:p w14:paraId="02FFF2AA" w14:textId="551663B9" w:rsidR="00B063EB" w:rsidRPr="00537D66" w:rsidRDefault="00B063EB" w:rsidP="00B063EB">
      <w:pPr>
        <w:spacing w:after="0" w:line="360" w:lineRule="auto"/>
        <w:ind w:firstLine="720"/>
        <w:jc w:val="both"/>
        <w:rPr>
          <w:rFonts w:ascii="Helvetica" w:hAnsi="Helvetica" w:cs="Helvetica"/>
        </w:rPr>
      </w:pPr>
      <w:r w:rsidRPr="00753894">
        <w:rPr>
          <w:rFonts w:ascii="Helvetica" w:hAnsi="Helvetica" w:cs="Helvetica"/>
        </w:rPr>
        <w:t xml:space="preserve">Current computational </w:t>
      </w:r>
      <w:r>
        <w:rPr>
          <w:rFonts w:ascii="Helvetica" w:hAnsi="Helvetica" w:cs="Helvetica"/>
        </w:rPr>
        <w:t>models</w:t>
      </w:r>
      <w:r w:rsidRPr="00753894">
        <w:rPr>
          <w:rFonts w:ascii="Helvetica" w:hAnsi="Helvetica" w:cs="Helvetica"/>
        </w:rPr>
        <w:t xml:space="preserve"> of multisensory integration have </w:t>
      </w:r>
      <w:r w:rsidR="005C1D59">
        <w:rPr>
          <w:rFonts w:ascii="Helvetica" w:hAnsi="Helvetica" w:cs="Helvetica"/>
        </w:rPr>
        <w:t>provided</w:t>
      </w:r>
      <w:r w:rsidRPr="00753894">
        <w:rPr>
          <w:rFonts w:ascii="Helvetica" w:hAnsi="Helvetica" w:cs="Helvetica"/>
        </w:rPr>
        <w:t xml:space="preserve"> valuable theoretical advances while also </w:t>
      </w:r>
      <w:r w:rsidR="00F41A5A">
        <w:rPr>
          <w:rFonts w:ascii="Helvetica" w:hAnsi="Helvetica" w:cs="Helvetica"/>
        </w:rPr>
        <w:t>exposing</w:t>
      </w:r>
      <w:r w:rsidR="00F41A5A" w:rsidRPr="00753894">
        <w:rPr>
          <w:rFonts w:ascii="Helvetica" w:hAnsi="Helvetica" w:cs="Helvetica"/>
        </w:rPr>
        <w:t xml:space="preserve"> </w:t>
      </w:r>
      <w:r w:rsidRPr="00753894">
        <w:rPr>
          <w:rFonts w:ascii="Helvetica" w:hAnsi="Helvetica" w:cs="Helvetica"/>
        </w:rPr>
        <w:t xml:space="preserve">critical methodological </w:t>
      </w:r>
      <w:r w:rsidR="005C7438">
        <w:rPr>
          <w:rFonts w:ascii="Helvetica" w:hAnsi="Helvetica" w:cs="Helvetica"/>
        </w:rPr>
        <w:t>limitations</w:t>
      </w:r>
      <w:r w:rsidRPr="00753894">
        <w:rPr>
          <w:rFonts w:ascii="Helvetica" w:hAnsi="Helvetica" w:cs="Helvetica"/>
        </w:rPr>
        <w:t xml:space="preserve"> restrict</w:t>
      </w:r>
      <w:r w:rsidR="005C7438">
        <w:rPr>
          <w:rFonts w:ascii="Helvetica" w:hAnsi="Helvetica" w:cs="Helvetica"/>
        </w:rPr>
        <w:t>ing</w:t>
      </w:r>
      <w:r w:rsidRPr="00753894">
        <w:rPr>
          <w:rFonts w:ascii="Helvetica" w:hAnsi="Helvetica" w:cs="Helvetica"/>
        </w:rPr>
        <w:t xml:space="preserve"> </w:t>
      </w:r>
      <w:r w:rsidR="005C7438" w:rsidRPr="00753894">
        <w:rPr>
          <w:rFonts w:ascii="Helvetica" w:hAnsi="Helvetica" w:cs="Helvetica"/>
        </w:rPr>
        <w:t>the</w:t>
      </w:r>
      <w:r w:rsidR="005C7438">
        <w:rPr>
          <w:rFonts w:ascii="Helvetica" w:hAnsi="Helvetica" w:cs="Helvetica"/>
        </w:rPr>
        <w:t>ir</w:t>
      </w:r>
      <w:r w:rsidR="005C7438" w:rsidRPr="00753894">
        <w:rPr>
          <w:rFonts w:ascii="Helvetica" w:hAnsi="Helvetica" w:cs="Helvetica"/>
        </w:rPr>
        <w:t xml:space="preserve"> </w:t>
      </w:r>
      <w:r w:rsidR="005C7438">
        <w:rPr>
          <w:rFonts w:ascii="Helvetica" w:hAnsi="Helvetica" w:cs="Helvetica"/>
        </w:rPr>
        <w:t xml:space="preserve">application </w:t>
      </w:r>
      <w:r w:rsidR="00F876B1">
        <w:rPr>
          <w:rFonts w:ascii="Helvetica" w:hAnsi="Helvetica" w:cs="Helvetica"/>
        </w:rPr>
        <w:t>for</w:t>
      </w:r>
      <w:r w:rsidRPr="00753894">
        <w:rPr>
          <w:rFonts w:ascii="Helvetica" w:hAnsi="Helvetica" w:cs="Helvetica"/>
        </w:rPr>
        <w:t xml:space="preserve"> explaining ASD-related dysfunction on a level of neural circuits</w:t>
      </w:r>
      <w:r>
        <w:rPr>
          <w:rFonts w:ascii="Helvetica" w:hAnsi="Helvetica" w:cs="Helvetica"/>
        </w:rPr>
        <w:t xml:space="preserve"> </w:t>
      </w:r>
      <w:r>
        <w:rPr>
          <w:rFonts w:ascii="Helvetica" w:hAnsi="Helvetica" w:cs="Helvetica"/>
        </w:rPr>
        <w:fldChar w:fldCharType="begin"/>
      </w:r>
      <w:r w:rsidR="00E13E47">
        <w:rPr>
          <w:rFonts w:ascii="Helvetica" w:hAnsi="Helvetica" w:cs="Helvetica"/>
        </w:rPr>
        <w:instrText xml:space="preserve"> ADDIN ZOTERO_ITEM CSL_CITATION {"citationID":"rlZ43WD0","properties":{"formattedCitation":"(Loosen et al., 2025; Stein et al., 2014a)","plainCitation":"(Loosen et al., 2025; Stein et al., 2014a)","dontUpdate":true,"noteIndex":0},"citationItems":[{"id":476,"uris":["http://zotero.org/users/local/A6cX1jTK/items/KSXZFVYT","http://zotero.org/users/17556725/items/KSXZFVYT"],"itemData":{"id":476,"type":"article-journal","abstract":"Computational models have become integral to human neuroimaging research, providing both mechanistic insights and predictive tools for human cognition and behavior. However, concerns persist regarding the ecological validity of lab-based neuroimaging studies and whether their spatiotemporal resolution is not sufficient for capturing neural dynamics. This review aims to re-examine the utility of computational neuroimaging, particularly in light of the growing prominence of alternative neuroscientific methods and the growing emphasis on more naturalistic behaviors and paradigms. Specifically, we will explore how computational modeling can both enhance the analysis of high-dimensional imaging datasets and, conversely, how neuroimaging, in conjunction with other data modalities, can inform computational models through the lens of neurobiological plausibility. Collectively, this evidence suggests that neuroimaging remains critical for human neuroscience research, and when enhanced by computational models, imaging can serve an important role in bridging levels of analysis and understanding. We conclude by proposing key directions for future research, emphasizing the development of standardized paradigms and the integrative use of computational modeling across neuroimaging techniques.","container-title":"Neuropsychopharmacology","DOI":"10.1038/s41386-024-01946-8","ISSN":"1740-634X","issue":"1","journalAbbreviation":"Neuropsychopharmacol.","language":"en","license":"2024 The Author(s)","note":"publisher: Nature Publishing Group","page":"103-113","source":"www.nature.com","title":"Revisiting the role of computational neuroimaging in the era of integrative neuroscience","volume":"50","author":[{"family":"Loosen","given":"Alisa M."},{"family":"Kato","given":"Ayaka"},{"family":"Gu","given":"Xiaosi"}],"issued":{"date-parts":[["2025",1]]}}},{"id":"dYtiTkNb/ulo0uq2n","uris":["http://zotero.org/users/local/A6cX1jTK/items/C7WAA7BU","http://zotero.org/users/17556725/items/C7WAA7BU"],"itemData":{"id":477,"type":"article-journal","abstract":"The brain is able to maximize its detection and evaluation of external events by the process of multisensory integration, whereby information from different senses is synthesized and used in concert.Studies of single neurons in animals have revealed that this process is not present at birth, and studies of multisensory neurons in the superior colliculus have provided a developmental model by which the maturation of these neurons can be understood.This integrative capability gradually develops during postnatal life as the underlying neural circuit matures and as the brain acquires experience with cross-modal events.Disruptions of an essential cortical input or the absence of experience with cross-modal events does not preclude the development of multisensory neurons in the superior colliculus. However, it does interfere with the development of a multisensory neuron's capacity to integrate its sensory inputs.Experience also helps to craft the principles by which multisensory integration is instantiated in order to adapt the system to the environment in which it will be used. Thus, abnormal cross-modal experience can alter the principles that normally govern this process.Although multisensory integration capability is most rapidly developed in the young brain, under the proper circumstances even a brain deprived of cross-modal experience early in life can later develop this capability, albeit less efficiently.","container-title":"Nature Reviews Neuroscience","DOI":"10.1038/nrn3742","ISSN":"1471-0048","issue":"8","journalAbbreviation":"Nat Rev Neurosci","language":"en","license":"2014 Springer Nature Limited","note":"publisher: Nature Publishing Group","page":"520-535","source":"www.nature.com","title":"Development of multisensory integration from the perspective of the individual neuron","volume":"15","author":[{"family":"Stein","given":"Barry E."},{"family":"Stanford","given":"Terrence R."},{"family":"Rowland","given":"Benjamin A."}],"issued":{"date-parts":[["2014",8]]}}}],"schema":"https://github.com/citation-style-language/schema/raw/master/csl-citation.json"} </w:instrText>
      </w:r>
      <w:r>
        <w:rPr>
          <w:rFonts w:ascii="Helvetica" w:hAnsi="Helvetica" w:cs="Helvetica"/>
        </w:rPr>
        <w:fldChar w:fldCharType="separate"/>
      </w:r>
      <w:r w:rsidRPr="00EF36A7">
        <w:rPr>
          <w:rFonts w:ascii="Helvetica" w:hAnsi="Helvetica" w:cs="Helvetica"/>
        </w:rPr>
        <w:t>(Loosen et al., 2025; Stein et al., 2014)</w:t>
      </w:r>
      <w:r>
        <w:rPr>
          <w:rFonts w:ascii="Helvetica" w:hAnsi="Helvetica" w:cs="Helvetica"/>
        </w:rPr>
        <w:fldChar w:fldCharType="end"/>
      </w:r>
      <w:r w:rsidRPr="00FC1CD1">
        <w:rPr>
          <w:rFonts w:ascii="Helvetica" w:hAnsi="Helvetica" w:cs="Helvetica"/>
        </w:rPr>
        <w:t>.</w:t>
      </w:r>
      <w:r>
        <w:rPr>
          <w:rFonts w:ascii="Helvetica" w:hAnsi="Helvetica" w:cs="Helvetica"/>
        </w:rPr>
        <w:t xml:space="preserve"> </w:t>
      </w:r>
      <w:r w:rsidRPr="00753894">
        <w:rPr>
          <w:rFonts w:ascii="Helvetica" w:hAnsi="Helvetica" w:cs="Helvetica"/>
        </w:rPr>
        <w:t>These approaches act at various levels of analysis, each of which yields unique advances but also significant gaps in understanding</w:t>
      </w:r>
      <w:r>
        <w:rPr>
          <w:rFonts w:ascii="Helvetica" w:hAnsi="Helvetica" w:cs="Helvetica"/>
        </w:rPr>
        <w:t>.</w:t>
      </w:r>
      <w:r w:rsidRPr="00FC1CD1">
        <w:rPr>
          <w:rFonts w:ascii="Helvetica" w:hAnsi="Helvetica" w:cs="Helvetica"/>
        </w:rPr>
        <w:t xml:space="preserve"> </w:t>
      </w:r>
      <w:r w:rsidRPr="00753894">
        <w:rPr>
          <w:rFonts w:ascii="Helvetica" w:hAnsi="Helvetica" w:cs="Helvetica"/>
        </w:rPr>
        <w:t>At a statistical level, Bayesian causal inference models demonstrate how the brain optimally balances sensory evidence in order to decide whether signals arise from common or independent sources</w:t>
      </w:r>
      <w:r>
        <w:rPr>
          <w:rFonts w:ascii="Helvetica" w:hAnsi="Helvetica" w:cs="Helvetica"/>
        </w:rPr>
        <w:t xml:space="preserve"> </w:t>
      </w:r>
      <w:r>
        <w:rPr>
          <w:rFonts w:ascii="Helvetica" w:hAnsi="Helvetica" w:cs="Helvetica"/>
        </w:rPr>
        <w:fldChar w:fldCharType="begin"/>
      </w:r>
      <w:r w:rsidR="004F5158">
        <w:rPr>
          <w:rFonts w:ascii="Helvetica" w:hAnsi="Helvetica" w:cs="Helvetica"/>
        </w:rPr>
        <w:instrText xml:space="preserve"> ADDIN ZOTERO_ITEM CSL_CITATION {"citationID":"2d1WOXcA","properties":{"formattedCitation":"(Pesnot Lerousseau et al., 2022)","plainCitation":"(Pesnot Lerousseau et al., 2022)","dontUpdate":true,"noteIndex":0},"citationItems":[{"id":481,"uris":["http://zotero.org/users/local/A6cX1jTK/items/QDF4YFV8","http://zotero.org/users/17556725/items/QDF4YFV8","http://zotero.org/users/17556725/items/74U3HSA8"],"itemData":{"id":481,"type":"article-journal","abstract":"Neural mechanisms that arbitrate between integrating and segregating multisensory information are essential for complex scene analysis and for the resolution of the multisensory correspondence problem. However, these mechanisms and their dynamics remain largely unknown, partly because classical models of multisensory integration are static. Here, we used the Multisensory Correlation Detector, a model that provides a good explanatory power for human behavior while incorporating dynamic computations. Participants judged whether sequences of auditory and visual signals originated from the same source (causal inference) or whether one modality was leading the other (temporal order), while being recorded with magnetoencephalography. First, we confirm that the Multisensory Correlation Detector explains causal inference and temporal order behavioral judgments well. Second, we found strong fits of brain activity to the two outputs of the Multisensory Correlation Detector in temporo-parietal cortices. Finally, we report an asymmetry in the goodness of the fits, which were more reliable during the causal inference task than during the temporal order judgment task. Overall, our results suggest the existence of multisensory correlation detectors in the human brain, which explain why and how causal inference is strongly driven by the temporal correlation of multisensory signals.","container-title":"Nature Communications","DOI":"10.1038/s41467-022-29687-6","ISSN":"2041-1723","issue":"1","journalAbbreviation":"Nat Commun","language":"en","license":"2022 The Author(s)","note":"publisher: Nature Publishing Group","page":"2489","source":"www.nature.com","title":"Multisensory correlation computations in the human brain identified by a time-resolved encoding model","volume":"13","author":[{"family":"Pesnot Lerousseau","given":"Jacques"},{"family":"Parise","given":"Cesare V."},{"family":"Ernst","given":"Marc O."},{"family":"Wassenhove","given":"Virginie","non-dropping-particle":"van"}],"issued":{"date-parts":[["2022",5,5]]}}}],"schema":"https://github.com/citation-style-language/schema/raw/master/csl-citation.json"} </w:instrText>
      </w:r>
      <w:r>
        <w:rPr>
          <w:rFonts w:ascii="Helvetica" w:hAnsi="Helvetica" w:cs="Helvetica"/>
        </w:rPr>
        <w:fldChar w:fldCharType="separate"/>
      </w:r>
      <w:r>
        <w:rPr>
          <w:rFonts w:ascii="Helvetica" w:hAnsi="Helvetica" w:cs="Helvetica"/>
          <w:noProof/>
        </w:rPr>
        <w:t>(Lerousseau et al., 2022)</w:t>
      </w:r>
      <w:r>
        <w:rPr>
          <w:rFonts w:ascii="Helvetica" w:hAnsi="Helvetica" w:cs="Helvetica"/>
        </w:rPr>
        <w:fldChar w:fldCharType="end"/>
      </w:r>
      <w:r>
        <w:rPr>
          <w:rFonts w:ascii="Helvetica" w:hAnsi="Helvetica" w:cs="Helvetica"/>
        </w:rPr>
        <w:t xml:space="preserve">; a computation that appears to be altered in ASD </w:t>
      </w:r>
      <w:r>
        <w:rPr>
          <w:rFonts w:ascii="Helvetica" w:hAnsi="Helvetica" w:cs="Helvetica"/>
        </w:rPr>
        <w:fldChar w:fldCharType="begin"/>
      </w:r>
      <w:r w:rsidR="00CA46B8">
        <w:rPr>
          <w:rFonts w:ascii="Helvetica" w:hAnsi="Helvetica" w:cs="Helvetica"/>
        </w:rPr>
        <w:instrText xml:space="preserve"> ADDIN ZOTERO_ITEM CSL_CITATION {"citationID":"y0r4XXSa","properties":{"formattedCitation":"(Sapey-Triomphe et al., 2023)","plainCitation":"(Sapey-Triomphe et al., 2023)","noteIndex":0},"citationItems":[{"id":474,"uris":["http://zotero.org/users/local/A6cX1jTK/items/XWVPSM5G","http://zotero.org/users/17556725/items/XWVPSM5G"],"itemData":{"id":474,"type":"article-journal","abstract":"Bayesian theories of autism spectrum disorders (ASD) suggest that atypical predictive mechanisms could underlie the autistic symptomatology, but little is known about their neural correlates. Twenty-six neurotypical (NT) and 26 autistic adults participated in an fMRI study where they performed an associative learning task in a volatile environment. By inverting a model of perceptual inference, we characterized the neural correlates of hierarchically structured predictions and prediction errors in ASD. Behaviorally, the predictive abilities of autistic adults were intact. Neurally, predictions were encoded hierarchically in both NT and ASD participants and biased their percepts. High-level predictions were following activity levels in a set of regions more closely in ASD than NT. Prediction errors yielded activation in shared regions in NT and ASD, but group differences were found in the anterior cingulate cortex and putamen. This study sheds light on the neural specificities of ASD that might underlie atypical predictive processing.","container-title":"Nature Communications","DOI":"10.1038/s41467-023-38580-9","ISSN":"2041-1723","issue":"1","journalAbbreviation":"Nat Commun","language":"en","license":"2023 The Author(s)","note":"publisher: Nature Publishing Group","page":"3640","source":"www.nature.com","title":"Neural correlates of hierarchical predictive processes in autistic adults","volume":"14","author":[{"family":"Sapey-Triomphe","given":"Laurie-Anne"},{"family":"Pattyn","given":"Lauren"},{"family":"Weilnhammer","given":"Veith"},{"family":"Sterzer","given":"Philipp"},{"family":"Wagemans","given":"Johan"}],"issued":{"date-parts":[["2023",6,19]]}}}],"schema":"https://github.com/citation-style-language/schema/raw/master/csl-citation.json"} </w:instrText>
      </w:r>
      <w:r>
        <w:rPr>
          <w:rFonts w:ascii="Helvetica" w:hAnsi="Helvetica" w:cs="Helvetica"/>
        </w:rPr>
        <w:fldChar w:fldCharType="separate"/>
      </w:r>
      <w:r>
        <w:rPr>
          <w:rFonts w:ascii="Helvetica" w:hAnsi="Helvetica" w:cs="Helvetica"/>
          <w:noProof/>
        </w:rPr>
        <w:t>(Sapey-Triomphe et al., 2023)</w:t>
      </w:r>
      <w:r>
        <w:rPr>
          <w:rFonts w:ascii="Helvetica" w:hAnsi="Helvetica" w:cs="Helvetica"/>
        </w:rPr>
        <w:fldChar w:fldCharType="end"/>
      </w:r>
      <w:r>
        <w:rPr>
          <w:rFonts w:ascii="Helvetica" w:hAnsi="Helvetica" w:cs="Helvetica"/>
        </w:rPr>
        <w:t xml:space="preserve">. </w:t>
      </w:r>
      <w:r w:rsidR="00B915AC">
        <w:rPr>
          <w:rFonts w:ascii="Helvetica" w:hAnsi="Helvetica" w:cs="Helvetica"/>
        </w:rPr>
        <w:t>A</w:t>
      </w:r>
      <w:r>
        <w:rPr>
          <w:rFonts w:ascii="Helvetica" w:hAnsi="Helvetica" w:cs="Helvetica"/>
        </w:rPr>
        <w:t xml:space="preserve">t a </w:t>
      </w:r>
      <w:r w:rsidRPr="003C703E">
        <w:rPr>
          <w:rFonts w:ascii="Helvetica" w:hAnsi="Helvetica" w:cs="Helvetica"/>
        </w:rPr>
        <w:t>biophysically informed generative</w:t>
      </w:r>
      <w:r w:rsidRPr="003C703E">
        <w:rPr>
          <w:rFonts w:ascii="Helvetica" w:hAnsi="Helvetica" w:cs="Helvetica"/>
        </w:rPr>
        <w:noBreakHyphen/>
        <w:t>modeling level,</w:t>
      </w:r>
      <w:r w:rsidRPr="007E65E3">
        <w:rPr>
          <w:rFonts w:ascii="Helvetica" w:hAnsi="Helvetica" w:cs="Helvetica"/>
        </w:rPr>
        <w:t xml:space="preserve"> </w:t>
      </w:r>
      <w:r>
        <w:rPr>
          <w:rFonts w:ascii="Helvetica" w:hAnsi="Helvetica" w:cs="Helvetica"/>
        </w:rPr>
        <w:t>d</w:t>
      </w:r>
      <w:r w:rsidRPr="002E3919">
        <w:rPr>
          <w:rFonts w:ascii="Helvetica" w:hAnsi="Helvetica" w:cs="Helvetica"/>
        </w:rPr>
        <w:t xml:space="preserve">ynamic </w:t>
      </w:r>
      <w:r>
        <w:rPr>
          <w:rFonts w:ascii="Helvetica" w:hAnsi="Helvetica" w:cs="Helvetica"/>
        </w:rPr>
        <w:t>c</w:t>
      </w:r>
      <w:r w:rsidRPr="002E3919">
        <w:rPr>
          <w:rFonts w:ascii="Helvetica" w:hAnsi="Helvetica" w:cs="Helvetica"/>
        </w:rPr>
        <w:t xml:space="preserve">ausal </w:t>
      </w:r>
      <w:r>
        <w:rPr>
          <w:rFonts w:ascii="Helvetica" w:hAnsi="Helvetica" w:cs="Helvetica"/>
        </w:rPr>
        <w:t>m</w:t>
      </w:r>
      <w:r w:rsidRPr="002E3919">
        <w:rPr>
          <w:rFonts w:ascii="Helvetica" w:hAnsi="Helvetica" w:cs="Helvetica"/>
        </w:rPr>
        <w:t>odelling uses fMRI data to estimate directed connectivity between brain regions during multisensory tasks, revealing how effective connectivity changes with stimulus conditions</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{"citationID":"M7wIAEjX","properties":{"formattedCitation":"(Bouton et al., 2020)","plainCitation":"(Bouton et al., 2020)","noteIndex":0},"citationItems":[{"id":472,"uris":["http://zotero.org/users/local/A6cX1jTK/items/S7W764E2","http://zotero.org/users/17556725/items/S7W764E2"],"itemData":{"id":472,"type":"article-journal","abstract":"In face-to-face communication, audio-visual (AV) stimuli can be fused, combined or perceived as mismatching. While the left superior temporal sulcus (STS) is presumably the locus of AV integration, the process leading to combination is unknown. Based on previous modelling work, we hypothesize that combination results from a complex dynamic originating in a failure to integrate AV inputs, followed by a reconstruction of the most plausible AV sequence. In two different behavioural tasks and one MEG experiment, we observed that combination is more time demanding than fusion. Using time-/source-resolved human MEG analyses with linear and dynamic causal models, we show that both fusion and combination involve early detection of AV incongruence in the STS, whereas combination is further associated with enhanced activity of AV asynchrony-sensitive regions (auditory and inferior frontal cortices). Based on neural signal decoding, we finally show that only combination can be decoded from the IFG activity and that combination is decoded later than fusion in the STS. These results indicate that the AV speech integration outcome primarily depends on whether the STS converges or not onto an existing multimodal syllable representation, and that combination results from subsequent temporal processing, presumably the off-line re-ordering of incongruent AV stimuli.","container-title":"Scientific Reports","DOI":"10.1038/s41598-020-75201-7","ISSN":"2045-2322","issue":"1","journalAbbreviation":"Sci Rep","language":"en","license":"2020 The Author(s)","note":"publisher: Nature Publishing Group","page":"18009","source":"www.nature.com","title":"Audio-visual combination of syllables involves time-sensitive dynamics following from fusion failure","volume":"10","author":[{"family":"Bouton","given":"Sophie"},{"family":"Delgado-Saa","given":"Jaime"},{"family":"Olasagasti","given":"Itsaso"},{"family":"Giraud","given":"Anne-Lise"}],"issued":{"date-parts":[["2020",10,22]]}}}],"schema":"https://github.com/citation-style-language/schema/raw/master/csl-citation.json"} </w:instrText>
      </w:r>
      <w:r>
        <w:rPr>
          <w:rFonts w:ascii="Helvetica" w:hAnsi="Helvetica" w:cs="Helvetica"/>
        </w:rPr>
        <w:fldChar w:fldCharType="separate"/>
      </w:r>
      <w:r>
        <w:rPr>
          <w:rFonts w:ascii="Helvetica" w:hAnsi="Helvetica" w:cs="Helvetica"/>
          <w:noProof/>
        </w:rPr>
        <w:t>(Bouton et al., 2020)</w:t>
      </w:r>
      <w:r>
        <w:rPr>
          <w:rFonts w:ascii="Helvetica" w:hAnsi="Helvetica" w:cs="Helvetica"/>
        </w:rPr>
        <w:fldChar w:fldCharType="end"/>
      </w:r>
      <w:r>
        <w:rPr>
          <w:rFonts w:ascii="Helvetica" w:hAnsi="Helvetica" w:cs="Helvetica"/>
        </w:rPr>
        <w:t>.</w:t>
      </w:r>
      <w:r w:rsidRPr="00537D66">
        <w:rPr>
          <w:rFonts w:ascii="Helvetica" w:hAnsi="Helvetica" w:cs="Helvetica"/>
        </w:rPr>
        <w:t xml:space="preserve"> </w:t>
      </w:r>
      <w:r>
        <w:rPr>
          <w:rFonts w:ascii="Helvetica" w:hAnsi="Helvetica" w:cs="Helvetica"/>
        </w:rPr>
        <w:t>Meanwhile at</w:t>
      </w:r>
      <w:r w:rsidRPr="00753894">
        <w:rPr>
          <w:rFonts w:ascii="Helvetica" w:hAnsi="Helvetica" w:cs="Helvetica"/>
        </w:rPr>
        <w:t xml:space="preserve"> the neural implementation level, neural networks such as </w:t>
      </w:r>
      <w:proofErr w:type="spellStart"/>
      <w:r w:rsidRPr="00753894">
        <w:rPr>
          <w:rFonts w:ascii="Helvetica" w:hAnsi="Helvetica" w:cs="Helvetica"/>
        </w:rPr>
        <w:t>MultiNet</w:t>
      </w:r>
      <w:proofErr w:type="spellEnd"/>
      <w:r w:rsidRPr="00753894">
        <w:rPr>
          <w:rFonts w:ascii="Helvetica" w:hAnsi="Helvetica" w:cs="Helvetica"/>
        </w:rPr>
        <w:t xml:space="preserve"> demonstrate how this causal inference arises from populations of neurons which have congruent and opposite tuning features, akin to those which exist for macaque </w:t>
      </w:r>
      <w:proofErr w:type="spellStart"/>
      <w:r w:rsidRPr="00753894">
        <w:rPr>
          <w:rFonts w:ascii="Helvetica" w:hAnsi="Helvetica" w:cs="Helvetica"/>
        </w:rPr>
        <w:t>MSTd</w:t>
      </w:r>
      <w:proofErr w:type="spellEnd"/>
      <w:r w:rsidRPr="00753894">
        <w:rPr>
          <w:rFonts w:ascii="Helvetica" w:hAnsi="Helvetica" w:cs="Helvetica"/>
        </w:rPr>
        <w:t xml:space="preserve"> cortex</w:t>
      </w:r>
      <w:r>
        <w:rPr>
          <w:rFonts w:ascii="Helvetica" w:hAnsi="Helvetica" w:cs="Helvetica"/>
        </w:rPr>
        <w:t xml:space="preserve"> </w:t>
      </w:r>
      <w:r>
        <w:rPr>
          <w:rFonts w:ascii="Helvetica" w:hAnsi="Helvetica" w:cs="Helvetica"/>
        </w:rPr>
        <w:fldChar w:fldCharType="begin"/>
      </w:r>
      <w:r w:rsidR="004F5158">
        <w:rPr>
          <w:rFonts w:ascii="Helvetica" w:hAnsi="Helvetica" w:cs="Helvetica"/>
        </w:rPr>
        <w:instrText xml:space="preserve"> ADDIN ZOTERO_ITEM CSL_CITATION {"citationID":"Z4Kxi7Ll","properties":{"formattedCitation":"(Rideaux et al., 2021b)","plainCitation":"(Rideaux et al., 2021b)","dontUpdate":true,"noteIndex":0},"citationItems":[{"id":16,"uris":["http://zotero.org/users/17556725/items/PW475DLZ","http://zotero.org/users/17556725/items/ZFQ84WYJ"],"itemData":{"id":16,"type":"article-journal","abstract":"Sitting in a static railway carriage can produce illusory self-motion if the train on an adjoining track moves off. While our visual system registers motion, vestibular signals indicate that we are stationary. The brain is faced with a difficult challenge: is there a single cause of sensations (I am moving) or two causes (I am static, another train is moving)? If a single cause, integrating signals produces a more precise estimate of self-motion, but if not, one cue should be ignored. In many cases, this process of causal inference works without error, but how does the brain achieve it? Electrophysiological recordings show that the macaque medial superior temporal area contains many neurons that encode combinations of vestibular and visual motion cues. Some respond best to vestibular and visual motion in the same direction (“congruent” neurons), while others prefer opposing directions (“opposite” neurons). Congruent neurons could underlie cue integration, but the function of opposite neurons remains a puzzle. Here, we seek to explain this computational arrangement by training a neural network model to solve causal inference for motion estimation. Like biological systems, the model develops congruent and opposite units and recapitulates known behavioral and neurophysiological observations. We show that all units (both congruent and opposite) contribute to motion estimation. Importantly, however, it is the balance between their activity that distinguishes whether visual and vestibular cues should be integrated or separated. This explains the computational purpose of puzzling neural representations and shows how a relatively simple feedforward network can solve causal inference.","container-title":"Proceedings of the National Academy of Sciences","DOI":"10.1073/pnas.2106235118","issue":"32","note":"publisher: Proceedings of the National Academy of Sciences","page":"e2106235118","source":"pnas.org (Atypon)","title":"How multisensory neurons solve causal inference","volume":"118","author":[{"family":"Rideaux","given":"Reuben"},{"family":"Storrs","given":"Katherine R."},{"family":"Maiello","given":"Guido"},{"family":"Welchman","given":"Andrew E."}],"issued":{"date-parts":[["2021",8,10]]}}}],"schema":"https://github.com/citation-style-language/schema/raw/master/csl-citation.json"} </w:instrText>
      </w:r>
      <w:r>
        <w:rPr>
          <w:rFonts w:ascii="Helvetica" w:hAnsi="Helvetica" w:cs="Helvetica"/>
        </w:rPr>
        <w:fldChar w:fldCharType="separate"/>
      </w:r>
      <w:r w:rsidR="00E04D77">
        <w:rPr>
          <w:rFonts w:ascii="Helvetica" w:hAnsi="Helvetica" w:cs="Helvetica"/>
          <w:noProof/>
        </w:rPr>
        <w:t>(Rideaux et al., 2021)</w:t>
      </w:r>
      <w:r>
        <w:rPr>
          <w:rFonts w:ascii="Helvetica" w:hAnsi="Helvetica" w:cs="Helvetica"/>
        </w:rPr>
        <w:fldChar w:fldCharType="end"/>
      </w:r>
      <w:r w:rsidRPr="56AED5F8">
        <w:rPr>
          <w:rFonts w:ascii="Helvetica" w:hAnsi="Helvetica" w:cs="Helvetica"/>
        </w:rPr>
        <w:t>.</w:t>
      </w:r>
      <w:r>
        <w:rPr>
          <w:rFonts w:ascii="Helvetica" w:hAnsi="Helvetica" w:cs="Helvetica"/>
        </w:rPr>
        <w:t xml:space="preserve"> </w:t>
      </w:r>
      <w:r w:rsidRPr="56AED5F8">
        <w:rPr>
          <w:rFonts w:ascii="Helvetica" w:hAnsi="Helvetica" w:cs="Helvetica"/>
        </w:rPr>
        <w:t>While</w:t>
      </w:r>
      <w:r w:rsidRPr="00537D66">
        <w:rPr>
          <w:rFonts w:ascii="Helvetica" w:hAnsi="Helvetica" w:cs="Helvetica"/>
        </w:rPr>
        <w:t xml:space="preserve"> these models prov</w:t>
      </w:r>
      <w:r w:rsidRPr="56AED5F8">
        <w:rPr>
          <w:rFonts w:ascii="Helvetica" w:hAnsi="Helvetica" w:cs="Helvetica"/>
        </w:rPr>
        <w:t>ide useful insights into multisensory integration</w:t>
      </w:r>
      <w:r w:rsidRPr="00537D66">
        <w:rPr>
          <w:rFonts w:ascii="Helvetica" w:hAnsi="Helvetica" w:cs="Helvetica"/>
        </w:rPr>
        <w:t xml:space="preserve">, </w:t>
      </w:r>
      <w:r>
        <w:rPr>
          <w:rFonts w:ascii="Helvetica" w:hAnsi="Helvetica" w:cs="Helvetica"/>
        </w:rPr>
        <w:t xml:space="preserve">they </w:t>
      </w:r>
      <w:r w:rsidRPr="00FD5BFA">
        <w:rPr>
          <w:rFonts w:ascii="Helvetica" w:hAnsi="Helvetica" w:cs="Helvetica"/>
        </w:rPr>
        <w:t>typically omit explicit representations of receptor kinetics and other synapse</w:t>
      </w:r>
      <w:r>
        <w:rPr>
          <w:rFonts w:ascii="Helvetica" w:hAnsi="Helvetica" w:cs="Helvetica"/>
        </w:rPr>
        <w:t xml:space="preserve"> </w:t>
      </w:r>
      <w:r w:rsidRPr="00FD5BFA">
        <w:rPr>
          <w:rFonts w:ascii="Helvetica" w:hAnsi="Helvetica" w:cs="Helvetica"/>
        </w:rPr>
        <w:t>specific dynamics</w:t>
      </w:r>
      <w:r>
        <w:rPr>
          <w:rFonts w:ascii="Helvetica" w:hAnsi="Helvetica" w:cs="Helvetica"/>
        </w:rPr>
        <w:t xml:space="preserve"> </w:t>
      </w:r>
      <w:r>
        <w:rPr>
          <w:rFonts w:ascii="Helvetica" w:hAnsi="Helvetica" w:cs="Helvetica"/>
        </w:rPr>
        <w:fldChar w:fldCharType="begin"/>
      </w:r>
      <w:r w:rsidR="00E13E47">
        <w:rPr>
          <w:rFonts w:ascii="Helvetica" w:hAnsi="Helvetica" w:cs="Helvetica"/>
        </w:rPr>
        <w:instrText xml:space="preserve"> ADDIN ZOTERO_ITEM CSL_CITATION {"citationID":"GrKuXSSX","properties":{"formattedCitation":"(Barri et al., 2022; Stein et al., 2014a)","plainCitation":"(Barri et al., 2022; Stein et al., 2014a)","dontUpdate":true,"noteIndex":0},"citationItems":[{"id":471,"uris":["http://zotero.org/users/local/A6cX1jTK/items/9Y4GIXU9","http://zotero.org/users/17556725/items/9Y4GIXU9"],"itemData":{"id":471,"type":"article-journal","abstract":"Temporal sequences of neural activity are essential for driving well-timed behaviors, but the underlying cellular and circuit mechanisms remain elusive. We leveraged the well-defined architecture of the cerebellum, a brain region known to support temporally precise actions, to explore theoretically whether the experimentally observed diversity of short-term synaptic plasticity (STP) at the input layer could generate neural dynamics sufficient for sub-second temporal learning. A cerebellar circuit model equipped with dynamic synapses produced a diverse set of transient granule cell firing patterns that provided a temporal basis set for learning precisely timed pauses in Purkinje cell activity during simulated delay eyelid conditioning and Bayesian interval estimation. The learning performance across time intervals was influenced by the temporal bandwidth of the temporal basis, which was determined by the input layer synaptic properties. The ubiquity of STP throughout the brain positions it as a general, tunable cellular mechanism for sculpting neural dynamics and fine-tuning behavior.","container-title":"Nature Communications","DOI":"10.1038/s41467-022-35395-y","ISSN":"2041-1723","issue":"1","journalAbbreviation":"Nat Commun","language":"en","license":"2022 The Author(s)","note":"publisher: Nature Publishing Group","page":"7902","source":"www.nature.com","title":"Synaptic basis of a sub-second representation of time in a neural circuit model","volume":"13","author":[{"family":"Barri","given":"A."},{"family":"Wiechert","given":"M. T."},{"family":"Jazayeri","given":"M."},{"family":"DiGregorio","given":"D. A."}],"issued":{"date-parts":[["2022",12,22]]}}},{"id":"dYtiTkNb/ulo0uq2n","uris":["http://zotero.org/users/local/A6cX1jTK/items/C7WAA7BU","http://zotero.org/users/17556725/items/C7WAA7BU"],"itemData":{"id":477,"type":"article-journal","abstract":"The brain is able to maximize its detection and evaluation of external events by the process of multisensory integration, whereby information from different senses is synthesized and used in concert.Studies of single neurons in animals have revealed that this process is not present at birth, and studies of multisensory neurons in the superior colliculus have provided a developmental model by which the maturation of these neurons can be understood.This integrative capability gradually develops during postnatal life as the underlying neural circuit matures and as the brain acquires experience with cross-modal events.Disruptions of an essential cortical input or the absence of experience with cross-modal events does not preclude the development of multisensory neurons in the superior colliculus. However, it does interfere with the development of a multisensory neuron's capacity to integrate its sensory inputs.Experience also helps to craft the principles by which multisensory integration is instantiated in order to adapt the system to the environment in which it will be used. Thus, abnormal cross-modal experience can alter the principles that normally govern this process.Although multisensory integration capability is most rapidly developed in the young brain, under the proper circumstances even a brain deprived of cross-modal experience early in life can later develop this capability, albeit less efficiently.","container-title":"Nature Reviews Neuroscience","DOI":"10.1038/nrn3742","ISSN":"1471-0048","issue":"8","journalAbbreviation":"Nat Rev Neurosci","language":"en","license":"2014 Springer Nature Limited","note":"publisher: Nature Publishing Group","page":"520-535","source":"www.nature.com","title":"Development of multisensory integration from the perspective of the individual neuron","volume":"15","author":[{"family":"Stein","given":"Barry E."},{"family":"Stanford","given":"Terrence R."},{"family":"Rowland","given":"Benjamin A."}],"issued":{"date-parts":[["2014",8]]}}}],"schema":"https://github.com/citation-style-language/schema/raw/master/csl-citation.json"} </w:instrText>
      </w:r>
      <w:r>
        <w:rPr>
          <w:rFonts w:ascii="Helvetica" w:hAnsi="Helvetica" w:cs="Helvetica"/>
        </w:rPr>
        <w:fldChar w:fldCharType="separate"/>
      </w:r>
      <w:r w:rsidRPr="00EF36A7">
        <w:rPr>
          <w:rFonts w:ascii="Helvetica" w:hAnsi="Helvetica" w:cs="Helvetica"/>
        </w:rPr>
        <w:t>(Barri et al., 2022; Stein et al., 2014)</w:t>
      </w:r>
      <w:r>
        <w:rPr>
          <w:rFonts w:ascii="Helvetica" w:hAnsi="Helvetica" w:cs="Helvetica"/>
        </w:rPr>
        <w:fldChar w:fldCharType="end"/>
      </w:r>
      <w:r>
        <w:rPr>
          <w:rFonts w:ascii="Helvetica" w:hAnsi="Helvetica" w:cs="Helvetica"/>
        </w:rPr>
        <w:t>,</w:t>
      </w:r>
      <w:r w:rsidRPr="00537D66">
        <w:rPr>
          <w:rFonts w:ascii="Helvetica" w:hAnsi="Helvetica" w:cs="Helvetica"/>
        </w:rPr>
        <w:t xml:space="preserve"> </w:t>
      </w:r>
      <w:r>
        <w:rPr>
          <w:rFonts w:ascii="Helvetica" w:hAnsi="Helvetica" w:cs="Helvetica"/>
        </w:rPr>
        <w:t>which</w:t>
      </w:r>
      <w:r w:rsidRPr="00537D66">
        <w:rPr>
          <w:rFonts w:ascii="Helvetica" w:hAnsi="Helvetica" w:cs="Helvetica"/>
        </w:rPr>
        <w:t xml:space="preserve"> limits their capacity to trace neurotransmitter</w:t>
      </w:r>
      <w:r>
        <w:rPr>
          <w:rFonts w:ascii="Helvetica" w:hAnsi="Helvetica" w:cs="Helvetica"/>
        </w:rPr>
        <w:t xml:space="preserve"> </w:t>
      </w:r>
      <w:r w:rsidRPr="00537D66">
        <w:rPr>
          <w:rFonts w:ascii="Helvetica" w:hAnsi="Helvetica" w:cs="Helvetica"/>
        </w:rPr>
        <w:t>level perturbations directly to behavioural observations</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{"citationID":"kN54MhUH","properties":{"formattedCitation":"(Barri et al., 2022; Gjorgjieva et al., 2016)","plainCitation":"(Barri et al., 2022; Gjorgjieva et al., 2016)","noteIndex":0},"citationItems":[{"id":471,"uris":["http://zotero.org/users/local/A6cX1jTK/items/9Y4GIXU9","http://zotero.org/users/17556725/items/9Y4GIXU9"],"itemData":{"id":471,"type":"article-journal","abstract":"Temporal sequences of neural activity are essential for driving well-timed behaviors, but the underlying cellular and circuit mechanisms remain elusive. We leveraged the well-defined architecture of the cerebellum, a brain region known to support temporally precise actions, to explore theoretically whether the experimentally observed diversity of short-term synaptic plasticity (STP) at the input layer could generate neural dynamics sufficient for sub-second temporal learning. A cerebellar circuit model equipped with dynamic synapses produced a diverse set of transient granule cell firing patterns that provided a temporal basis set for learning precisely timed pauses in Purkinje cell activity during simulated delay eyelid conditioning and Bayesian interval estimation. The learning performance across time intervals was influenced by the temporal bandwidth of the temporal basis, which was determined by the input layer synaptic properties. The ubiquity of STP throughout the brain positions it as a general, tunable cellular mechanism for sculpting neural dynamics and fine-tuning behavior.","container-title":"Nature Communications","DOI":"10.1038/s41467-022-35395-y","ISSN":"2041-1723","issue":"1","journalAbbreviation":"Nat Commun","language":"en","license":"2022 The Author(s)","note":"publisher: Nature Publishing Group","page":"7902","source":"www.nature.com","title":"Synaptic basis of a sub-second representation of time in a neural circuit model","volume":"13","author":[{"family":"Barri","given":"A."},{"family":"Wiechert","given":"M. T."},{"family":"Jazayeri","given":"M."},{"family":"DiGregorio","given":"D. A."}],"issued":{"date-parts":[["2022",12,22]]}}},{"id":478,"uris":["http://zotero.org/users/local/A6cX1jTK/items/3FGUNNGP","http://zotero.org/users/17556725/items/3FGUNNGP"],"itemData":{"id":478,"type":"article-journal","abstract":"Despite advances in experimental and theoretical neuroscience, we are still trying to identify key biophysical details that are important for characterizing the operation of brain circuits. Biological mechanisms at the level of single neurons and synapses can be combined as 'building blocks' to generate circuit function. We focus on the importance of capturing multiple timescales when describing these intrinsic and synaptic components. Whether inherent in the ionic currents, the neuron's complex morphology, or the neurotransmitter composition of synapses, these multiple timescales prove crucial for capturing the variability and richness of circuit output and enhancing the information-carrying capacity observed across nervous systems.","container-title":"Current Opinion in Neurobiology","DOI":"10.1016/j.conb.2015.12.008","ISSN":"1873-6882","journalAbbreviation":"Curr Opin Neurobiol","language":"eng","note":"PMID: 26774694\nPMCID: PMC4860045","page":"44-52","source":"PubMed","title":"Computational implications of biophysical diversity and multiple timescales in neurons and synapses for circuit performance","volume":"37","author":[{"family":"Gjorgjieva","given":"Julijana"},{"family":"Drion","given":"Guillaume"},{"family":"Marder","given":"Eve"}],"issued":{"date-parts":[["2016",4]]}}}],"schema":"https://github.com/citation-style-language/schema/raw/master/csl-citation.json"} </w:instrText>
      </w:r>
      <w:r>
        <w:rPr>
          <w:rFonts w:ascii="Helvetica" w:hAnsi="Helvetica" w:cs="Helvetica"/>
        </w:rPr>
        <w:fldChar w:fldCharType="separate"/>
      </w:r>
      <w:r>
        <w:rPr>
          <w:rFonts w:ascii="Helvetica" w:hAnsi="Helvetica" w:cs="Helvetica"/>
          <w:noProof/>
        </w:rPr>
        <w:t>(Barri et al., 2022; Gjorgjieva et al., 2016)</w:t>
      </w:r>
      <w:r>
        <w:rPr>
          <w:rFonts w:ascii="Helvetica" w:hAnsi="Helvetica" w:cs="Helvetica"/>
        </w:rPr>
        <w:fldChar w:fldCharType="end"/>
      </w:r>
      <w:r w:rsidRPr="00537D66">
        <w:rPr>
          <w:rFonts w:ascii="Helvetica" w:hAnsi="Helvetica" w:cs="Helvetica"/>
        </w:rPr>
        <w:t>.</w:t>
      </w:r>
      <w:r w:rsidRPr="0023239D">
        <w:t xml:space="preserve"> </w:t>
      </w:r>
      <w:r w:rsidRPr="00753894">
        <w:rPr>
          <w:rFonts w:ascii="Helvetica" w:hAnsi="Helvetica" w:cs="Helvetica"/>
        </w:rPr>
        <w:t>Defining these mechanistic links is key to explaining how synaptic abnormalities in the SC cause the multisensory symptoms seen in ASD.</w:t>
      </w:r>
    </w:p>
    <w:p w14:paraId="300D0806" w14:textId="342B95CC" w:rsidR="00B063EB" w:rsidRPr="000C02A4" w:rsidRDefault="00B063EB" w:rsidP="00B063EB">
      <w:pPr>
        <w:spacing w:after="0" w:line="360" w:lineRule="auto"/>
        <w:ind w:firstLine="720"/>
        <w:jc w:val="both"/>
        <w:rPr>
          <w:rFonts w:ascii="Helvetica" w:hAnsi="Helvetica" w:cs="Helvetica"/>
        </w:rPr>
      </w:pPr>
      <w:r w:rsidRPr="00274F39">
        <w:rPr>
          <w:rFonts w:ascii="Helvetica" w:hAnsi="Helvetica" w:cs="Helvetica"/>
        </w:rPr>
        <w:t xml:space="preserve">Biologically plausible spiking neural networks (SNNs) represent a promising approach to address these shortcomings by incorporating the detailed synaptic </w:t>
      </w:r>
      <w:r w:rsidRPr="00274F39">
        <w:rPr>
          <w:rFonts w:ascii="Helvetica" w:hAnsi="Helvetica" w:cs="Helvetica"/>
        </w:rPr>
        <w:lastRenderedPageBreak/>
        <w:t>mechanisms that are missing from current models</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{"citationID":"hwLnJWsK","properties":{"formattedCitation":"(Agnes &amp; Vogels, 2024; Saponati &amp; Vinck, 2023)","plainCitation":"(Agnes &amp; Vogels, 2024; Saponati &amp; Vinck, 2023)","noteIndex":0},"citationItems":[{"id":470,"uris":["http://zotero.org/users/local/A6cX1jTK/items/TA5EPJRJ","http://zotero.org/users/17556725/items/TA5EPJRJ"],"itemData":{"id":470,"type":"article-journal","abstract":"The brain’s functionality is developed and maintained through synaptic plasticity. As synapses undergo plasticity, they also affect each other. The nature of such ‘co-dependency’ is difficult to disentangle experimentally, because multiple synapses must be monitored simultaneously. To help understand the experimentally observed phenomena, we introduce a framework that formalizes synaptic co-dependency between different connection types. The resulting model explains how inhibition can gate excitatory plasticity while neighboring excitatory–excitatory interactions determine the strength of long-term potentiation. Furthermore, we show how the interplay between excitatory and inhibitory synapses can account for the quick rise and long-term stability of a variety of synaptic weight profiles, such as orientation tuning and dendritic clustering of co-active synapses. In recurrent neuronal networks, co-dependent plasticity produces rich and stable motor cortex-like dynamics with high input sensitivity. Our results suggest an essential role for the neighborly synaptic interaction during learning, connecting micro-level physiology with network-wide phenomena.","container-title":"Nature Neuroscience","DOI":"10.1038/s41593-024-01597-4","ISSN":"1546-1726","issue":"5","journalAbbreviation":"Nat Neurosci","language":"en","license":"2024 The Author(s)","note":"publisher: Nature Publishing Group","page":"964-974","source":"www.nature.com","title":"Co-dependent excitatory and inhibitory plasticity accounts for quick, stable and long-lasting memories in biological networks","volume":"27","author":[{"family":"Agnes","given":"Everton J."},{"family":"Vogels","given":"Tim P."}],"issued":{"date-parts":[["2024",5]]}}},{"id":469,"uris":["http://zotero.org/users/local/A6cX1jTK/items/3J3LZR7S","http://zotero.org/users/17556725/items/3J3LZR7S"],"itemData":{"id":469,"type":"article-journal","abstract":"Intelligent behavior depends on the brain’s ability to anticipate future events. However, the learning rules that enable neurons to predict and fire ahead of sensory inputs remain largely unknown. We propose a plasticity rule based on predictive processing, where the neuron learns a low-rank model of the synaptic input dynamics in its membrane potential. Neurons thereby amplify those synapses that maximally predict other synaptic inputs based on their temporal relations, which provide a solution to an optimization problem that can be implemented at the single-neuron level using only local information. Consequently, neurons learn sequences over long timescales and shift their spikes towards the first inputs in a sequence. We show that this mechanism can explain the development of anticipatory signalling and recall in a recurrent network. Furthermore, we demonstrate that the learning rule gives rise to several experimentally observed STDP (spike-timing-dependent plasticity) mechanisms. These findings suggest prediction as a guiding principle to orchestrate learning and synaptic plasticity in single neurons.","container-title":"Nature Communications","DOI":"10.1038/s41467-023-40651-w","ISSN":"2041-1723","issue":"1","journalAbbreviation":"Nat Commun","language":"en","license":"2023 The Author(s)","note":"publisher: Nature Publishing Group","page":"4985","source":"www.nature.com","title":"Sequence anticipation and spike-timing-dependent plasticity emerge from a predictive learning rule","volume":"14","author":[{"family":"Saponati","given":"Matteo"},{"family":"Vinck","given":"Martin"}],"issued":{"date-parts":[["2023",8,21]]}}}],"schema":"https://github.com/citation-style-language/schema/raw/master/csl-citation.json"} </w:instrText>
      </w:r>
      <w:r>
        <w:rPr>
          <w:rFonts w:ascii="Helvetica" w:hAnsi="Helvetica" w:cs="Helvetica"/>
        </w:rPr>
        <w:fldChar w:fldCharType="separate"/>
      </w:r>
      <w:r>
        <w:rPr>
          <w:rFonts w:ascii="Helvetica" w:hAnsi="Helvetica" w:cs="Helvetica"/>
          <w:noProof/>
        </w:rPr>
        <w:t>(Agnes &amp; Vogels, 2024; Saponati &amp; Vinck, 2023)</w:t>
      </w:r>
      <w:r>
        <w:rPr>
          <w:rFonts w:ascii="Helvetica" w:hAnsi="Helvetica" w:cs="Helvetica"/>
        </w:rPr>
        <w:fldChar w:fldCharType="end"/>
      </w:r>
      <w:r w:rsidRPr="00274F39">
        <w:rPr>
          <w:rFonts w:ascii="Helvetica" w:hAnsi="Helvetica" w:cs="Helvetica"/>
        </w:rPr>
        <w:t>.</w:t>
      </w:r>
      <w:r>
        <w:rPr>
          <w:rFonts w:ascii="Helvetica" w:hAnsi="Helvetica" w:cs="Helvetica"/>
        </w:rPr>
        <w:t xml:space="preserve"> </w:t>
      </w:r>
      <w:r w:rsidRPr="00150959">
        <w:rPr>
          <w:rFonts w:ascii="Helvetica" w:hAnsi="Helvetica" w:cs="Helvetica"/>
        </w:rPr>
        <w:t>SNNs can embed explicit AMPA and NMDA conductance dynamics, GABAergic inhibition, and spike-timing-dependent plasticity (STDP) at millisecond temporal resolution</w:t>
      </w:r>
      <w:r>
        <w:rPr>
          <w:rFonts w:ascii="Helvetica" w:hAnsi="Helvetica" w:cs="Helvetica"/>
        </w:rPr>
        <w:t xml:space="preserve"> </w:t>
      </w:r>
      <w:r>
        <w:rPr>
          <w:rFonts w:ascii="Helvetica" w:hAnsi="Helvetica" w:cs="Helvetica"/>
        </w:rPr>
        <w:fldChar w:fldCharType="begin"/>
      </w:r>
      <w:r w:rsidR="00E13E47">
        <w:rPr>
          <w:rFonts w:ascii="Helvetica" w:hAnsi="Helvetica" w:cs="Helvetica"/>
        </w:rPr>
        <w:instrText xml:space="preserve"> ADDIN ZOTERO_ITEM CSL_CITATION {"citationID":"WDfk1G2r","properties":{"formattedCitation":"(Brunel &amp; Wang, 2003; Maass et al., 2002; X.-J. Wang, 1999)","plainCitation":"(Brunel &amp; Wang, 2003; Maass et al., 2002; X.-J. Wang, 1999)","dontUpdate":true,"noteIndex":0},"citationItems":[{"id":466,"uris":["http://zotero.org/users/local/A6cX1jTK/items/XF538WTT","http://zotero.org/users/17556725/items/XF538WTT"],"itemData":{"id":466,"type":"article-journal","abstract":"When the local field potential of a cortical network displays coherent fast oscillations ( approximately 40-Hz gamma or approximately 200-Hz sharp-wave ripples), the spike trains of constituent neurons are typically irregular and sparse. The dichotomy between rhythmic local field and stochastic spike trains presents a challenge to the theory of brain rhythms in the framework of coupled oscillators. Previous studies have shown that when noise is large and recurrent inhibition is strong, a coherent network rhythm can be generated while single neurons fire intermittently at low rates compared to the frequency of the oscillation. However, these studies used too simplified synaptic kinetics to allow quantitative predictions of the population rhythmic frequency. Here we show how to derive quantitatively the coherent oscillation frequency for a randomly connected network of leaky integrate-and-fire neurons with realistic synaptic parameters. In a noise-dominated interneuronal network, the oscillation frequency depends much more on the shortest synaptic time constants (delay and rise time) than on the longer synaptic decay time, and approximately 200-Hz frequency can be realized with synaptic time constants taken from slice data. In a network composed of both interneurons and excitatory cells, the rhythmogenesis is a compromise between two scenarios: the fast purely interneuronal mechanism, and the slower feedback mechanism (relying on the excitatory-inhibitory loop). The properties of the rhythm are determined essentially by the ratio of time scales of excitatory and inhibitory currents and by the balance between the mean recurrent excitation and inhibition. Faster excitation than inhibition, or a higher excitation/inhibition ratio, favors the feedback loop and a much slower oscillation (typically in the gamma range).","container-title":"Journal of Neurophysiology","DOI":"10.1152/jn.01095.2002","ISSN":"0022-3077","issue":"1","journalAbbreviation":"J Neurophysiol","language":"eng","note":"PMID: 12611969","page":"415-430","source":"PubMed","title":"What determines the frequency of fast network oscillations with irregular neural discharges? I. Synaptic dynamics and excitation-inhibition balance","title-short":"What determines the frequency of fast network oscillations with irregular neural discharges?","volume":"90","author":[{"family":"Brunel","given":"Nicolas"},{"family":"Wang","given":"Xiao-Jing"}],"issued":{"date-parts":[["2003",7]]}}},{"id":465,"uris":["http://zotero.org/users/local/A6cX1jTK/items/BBC5VPIA","http://zotero.org/users/17556725/items/BBC5VPIA"],"itemData":{"id":465,"type":"paper-conference","abstract":"Henry Markram Brain Mind Institute","container-title":"Advances in Neural Information Processing Systems","publisher":"MIT Press","source":"Neural Information Processing Systems","title":"A Model for Real-Time Computation in Generic Neural Microcircuits","URL":"https://papers.nips.cc/paper_files/paper/2002/hash/6211080fa89981f66b1a0c9d55c61d0f-Abstract.html","volume":"15","author":[{"family":"Maass","given":"Wolfgang"},{"family":"Natschläger","given":"Thomas"},{"family":"Markram","given":"Henry"}],"accessed":{"date-parts":[["2025",7,11]]},"issued":{"date-parts":[["2002"]]}}},{"id":467,"uris":["http://zotero.org/users/local/A6cX1jTK/items/TEKKRAGM","http://zotero.org/users/17556725/items/TEKKRAGM"],"itemData":{"id":467,"type":"article-journal","abstract":"Delay-period activity of prefrontal cortical cells, the neural hallmark of working memory, is generally assumed to be sustained by reverberating synaptic excitation in the prefrontal cortical circuit. Previous model studies of working memory emphasized the high efficacy of recurrent synapses, but did not investigate the role of temporal synaptic dynamics. In this theoretical work, I show that biophysical properties of cortical synaptic transmission are important to the generation and stabilization of a network persistent state. This is especially the case when negative feedback mechanisms (such as spike-frequency adaptation, feedback shunting inhibition, and short-term depression of recurrent excitatory synapses) are included so that the neural firing rates are controlled within a physiological range (10–50 Hz), in spite of the exuberant recurrent excitation. Moreover, it is found that, to achieve a stable persistent state, recurrent excitatory synapses must be dominated by a slow component. If neuronal firings are asynchronous, the synaptic decay time constant needs to be comparable to that of the negative feedback; whereas in the case of partially synchronous dynamics, it needs to be comparable to a typical interspike interval (or oscillation period). Slow synaptic current kinetics also leads to the saturation of synaptic drive at high firing frequencies that contributes to rate control in a persistent state. For these reasons the slow NMDA receptor-mediated synaptic transmission is likely required for sustaining persistent network activity at low firing rates. This result suggests a critical role of the NMDA receptor channels in normal working memory function of the prefrontal cortex.","container-title":"Journal of Neuroscience","DOI":"10.1523/JNEUROSCI.19-21-09587.1999","ISSN":"0270-6474, 1529-2401","issue":"21","journalAbbreviation":"J. Neurosci.","language":"en","license":"Copyright © 1999 Society for Neuroscience","note":"publisher: Society for Neuroscience\nsection: ARTICLE\nPMID: 10531461","page":"9587-9603","source":"www.jneurosci.org","title":"Synaptic Basis of Cortical Persistent Activity: the Importance of NMDA Receptors to Working Memory","title-short":"Synaptic Basis of Cortical Persistent Activity","volume":"19","author":[{"family":"Wang","given":"Xiao-Jing"}],"issued":{"date-parts":[["1999",11,1]]}}}],"schema":"https://github.com/citation-style-language/schema/raw/master/csl-citation.json"} </w:instrText>
      </w:r>
      <w:r>
        <w:rPr>
          <w:rFonts w:ascii="Helvetica" w:hAnsi="Helvetica" w:cs="Helvetica"/>
        </w:rPr>
        <w:fldChar w:fldCharType="separate"/>
      </w:r>
      <w:r w:rsidRPr="00987409">
        <w:rPr>
          <w:rFonts w:ascii="Helvetica" w:hAnsi="Helvetica" w:cs="Helvetica"/>
        </w:rPr>
        <w:t>(Brunel &amp; Wang, 2003; Maass et al., 2002; Wang, 1999)</w:t>
      </w:r>
      <w:r>
        <w:rPr>
          <w:rFonts w:ascii="Helvetica" w:hAnsi="Helvetica" w:cs="Helvetica"/>
        </w:rPr>
        <w:fldChar w:fldCharType="end"/>
      </w:r>
      <w:r>
        <w:rPr>
          <w:rFonts w:ascii="Helvetica" w:hAnsi="Helvetica" w:cs="Helvetica"/>
        </w:rPr>
        <w:t>.</w:t>
      </w:r>
      <w:r w:rsidRPr="00150959">
        <w:rPr>
          <w:rFonts w:ascii="Helvetica" w:hAnsi="Helvetica" w:cs="Helvetica"/>
        </w:rPr>
        <w:t xml:space="preserve"> </w:t>
      </w:r>
      <w:r>
        <w:rPr>
          <w:rFonts w:ascii="Helvetica" w:hAnsi="Helvetica" w:cs="Helvetica"/>
        </w:rPr>
        <w:t>Detailed modelling of these biological features allow</w:t>
      </w:r>
      <w:r w:rsidR="00190383">
        <w:rPr>
          <w:rFonts w:ascii="Helvetica" w:hAnsi="Helvetica" w:cs="Helvetica"/>
        </w:rPr>
        <w:t>s</w:t>
      </w:r>
      <w:r w:rsidRPr="00150959">
        <w:rPr>
          <w:rFonts w:ascii="Helvetica" w:hAnsi="Helvetica" w:cs="Helvetica"/>
        </w:rPr>
        <w:t xml:space="preserve"> synapse-specific hypotheses about ASD-related dysfunction to be tested computationally</w:t>
      </w:r>
      <w:r w:rsidRPr="000C02A4">
        <w:rPr>
          <w:rFonts w:ascii="Helvetica" w:hAnsi="Helvetica" w:cs="Helvetica"/>
        </w:rPr>
        <w:t xml:space="preserve">. </w:t>
      </w:r>
      <w:r>
        <w:rPr>
          <w:rFonts w:ascii="Helvetica" w:hAnsi="Helvetica" w:cs="Helvetica"/>
        </w:rPr>
        <w:t>R</w:t>
      </w:r>
      <w:r w:rsidRPr="002E4235">
        <w:rPr>
          <w:rFonts w:ascii="Helvetica" w:hAnsi="Helvetica" w:cs="Helvetica"/>
        </w:rPr>
        <w:t xml:space="preserve">ate-coded SC models, such as those developed by </w:t>
      </w:r>
      <w:r>
        <w:rPr>
          <w:rFonts w:ascii="Helvetica" w:hAnsi="Helvetica" w:cs="Helvetica"/>
        </w:rPr>
        <w:fldChar w:fldCharType="begin"/>
      </w:r>
      <w:r w:rsidR="004F5158">
        <w:rPr>
          <w:rFonts w:ascii="Helvetica" w:hAnsi="Helvetica" w:cs="Helvetica"/>
        </w:rPr>
        <w:instrText xml:space="preserve"> ADDIN ZOTERO_ITEM CSL_CITATION {"citationID":"0ORoBgeK","properties":{"formattedCitation":"(Cuppini et al., 2011)","plainCitation":"(Cuppini et al., 2011)","dontUpdate":true,"noteIndex":0},"citationItems":[{"id":464,"uris":["http://zotero.org/users/17556725/items/KQQMKL6D","http://zotero.org/users/17556725/items/JHRH7UF9"],"itemData":{"id":464,"type":"article-journal","abstract":"Multisensory neurons in cat SC exhibit significant postnatal maturation. The first multisensory neurons to appear have large receptive fields (RFs) and cannot integrate information across sensory modalities. During the first several months of postnatal life RFs contract, responses become more robust and neurons develop the capacity for multisensory integration. Recent data suggest that these changes depend on both sensory experience and active inputs from association cortex. Here, we extend a computational model we developed (Cuppini et al. in Front Integr Neurosci 22: 4-6, 2010) using a limited set of biologically realistic assumptions to describe how this maturational process might take place. The model assumes that during early life, cortical-SC synapses are present but not active and that responses are driven by non-cortical inputs with very large RFs. Sensory experience is modeled by a \"training phase\" in which the network is repeatedly exposed to modality-specific and cross-modal stimuli at different locations. Cortical-SC synaptic weights are modified during this period as a result of Hebbian rules of potentiation and depression. The result is that RFs are reduced in size and neurons become capable of responding in adult-like fashion to modality-specific and cross-modal stimuli.","container-title":"Experimental Brain Research","DOI":"10.1007/s00221-011-2714-z","ISSN":"1432-1106","issue":"2-3","journalAbbreviation":"Exp Brain Res","language":"eng","note":"PMID: 21556818\nPMCID: PMC3235682","page":"341-349","source":"PubMed","title":"A computational study of multisensory maturation in the superior colliculus (SC)","volume":"213","author":[{"family":"Cuppini","given":"Cristiano"},{"family":"Stein","given":"Barry E."},{"family":"Rowland","given":"Benjamin A."},{"family":"Magosso","given":"Elisa"},{"family":"Ursino","given":"Mauro"}],"issued":{"date-parts":[["2011",9]]}}}],"schema":"https://github.com/citation-style-language/schema/raw/master/csl-citation.json"} </w:instrText>
      </w:r>
      <w:r>
        <w:rPr>
          <w:rFonts w:ascii="Helvetica" w:hAnsi="Helvetica" w:cs="Helvetica"/>
        </w:rPr>
        <w:fldChar w:fldCharType="separate"/>
      </w:r>
      <w:r>
        <w:rPr>
          <w:rFonts w:ascii="Helvetica" w:hAnsi="Helvetica" w:cs="Helvetica"/>
          <w:noProof/>
        </w:rPr>
        <w:t>Cuppini et al. (2011)</w:t>
      </w:r>
      <w:r>
        <w:rPr>
          <w:rFonts w:ascii="Helvetica" w:hAnsi="Helvetica" w:cs="Helvetica"/>
        </w:rPr>
        <w:fldChar w:fldCharType="end"/>
      </w:r>
      <w:r w:rsidRPr="002E4235">
        <w:rPr>
          <w:rFonts w:ascii="Helvetica" w:hAnsi="Helvetica" w:cs="Helvetica"/>
        </w:rPr>
        <w:t>, have successfully reproduced key features of multisensory integration including superadditive audiovisual gain, demonstrating the</w:t>
      </w:r>
      <w:r>
        <w:rPr>
          <w:rFonts w:ascii="Helvetica" w:hAnsi="Helvetica" w:cs="Helvetica"/>
        </w:rPr>
        <w:t xml:space="preserve"> potential</w:t>
      </w:r>
      <w:r w:rsidRPr="002E4235">
        <w:rPr>
          <w:rFonts w:ascii="Helvetica" w:hAnsi="Helvetica" w:cs="Helvetica"/>
        </w:rPr>
        <w:t xml:space="preserve"> explanatory power of network-based approaches </w:t>
      </w:r>
      <w:r>
        <w:rPr>
          <w:rFonts w:ascii="Helvetica" w:hAnsi="Helvetica" w:cs="Helvetica"/>
        </w:rPr>
        <w:t>with</w:t>
      </w:r>
      <w:r w:rsidRPr="002E4235">
        <w:rPr>
          <w:rFonts w:ascii="Helvetica" w:hAnsi="Helvetica" w:cs="Helvetica"/>
        </w:rPr>
        <w:t xml:space="preserve"> detailed spiking-level implementations</w:t>
      </w:r>
      <w:r>
        <w:rPr>
          <w:rFonts w:ascii="Helvetica" w:hAnsi="Helvetica" w:cs="Helvetica"/>
        </w:rPr>
        <w:t xml:space="preserve">. </w:t>
      </w:r>
      <w:r w:rsidRPr="00B76633">
        <w:rPr>
          <w:rFonts w:ascii="Helvetica" w:hAnsi="Helvetica" w:cs="Helvetica"/>
        </w:rPr>
        <w:t xml:space="preserve">Large-scale integrate-and-fire reconstructions of SC circuitry have </w:t>
      </w:r>
      <w:r>
        <w:rPr>
          <w:rFonts w:ascii="Helvetica" w:hAnsi="Helvetica" w:cs="Helvetica"/>
        </w:rPr>
        <w:t xml:space="preserve">also </w:t>
      </w:r>
      <w:r w:rsidRPr="00B76633">
        <w:rPr>
          <w:rFonts w:ascii="Helvetica" w:hAnsi="Helvetica" w:cs="Helvetica"/>
        </w:rPr>
        <w:t xml:space="preserve">confirmed that SNN architectures </w:t>
      </w:r>
      <w:r w:rsidRPr="00C27ADA">
        <w:rPr>
          <w:rFonts w:ascii="Helvetica" w:hAnsi="Helvetica" w:cs="Helvetica"/>
        </w:rPr>
        <w:t xml:space="preserve">can accurately model the fundamentals of collicular circuits </w:t>
      </w:r>
      <w:r>
        <w:rPr>
          <w:rFonts w:ascii="Helvetica" w:hAnsi="Helvetica" w:cs="Helvetica"/>
        </w:rPr>
        <w:fldChar w:fldCharType="begin"/>
      </w:r>
      <w:r w:rsidR="00CA46B8">
        <w:rPr>
          <w:rFonts w:ascii="Helvetica" w:hAnsi="Helvetica" w:cs="Helvetica"/>
        </w:rPr>
        <w:instrText xml:space="preserve"> ADDIN ZOTERO_ITEM CSL_CITATION {"citationID":"Xhahgd3Q","properties":{"formattedCitation":"(Alizadeh &amp; Van Opstal, 2022)","plainCitation":"(Alizadeh &amp; Van Opstal, 2022)","noteIndex":0},"citationItems":[{"id":463,"uris":["http://zotero.org/users/local/A6cX1jTK/items/TKUWWGS2","http://zotero.org/users/17556725/items/TKUWWGS2"],"itemData":{"id":463,"type":"article-journal","abstract":"Previous studies have indicated that the location of a large neural population in the Superior Colliculus (SC) motor map specifies the amplitude and direction of the saccadic eye-movement vector, while the saccade trajectory and velocity profile are encoded by the population firing rates. We recently proposed a simple spiking neural network model of the SC motor map, based on linear summation of individual spike effects of each recruited neuron, which accounts for many of the observed properties of SC cells in relation to the ensuing eye movement. However, in the model, the cortical input was kept invariant across different saccades. Electrical microstimulation and reversible lesion studies have demonstrated that the saccade properties are quite robust against large changes in supra-threshold SC activation, but that saccade amplitude and peak eye-velocity systematically decrease at low input strengths. These features were not accounted for by the linear spike-vector summation model. Here we show that the model’s input projection strengths and intra-collicular lateral connections can be tuned to generate saccades and neural spiking patterns that closely follow the experimental results.","container-title":"Scientific Reports","DOI":"10.1038/s41598-022-10991-6","ISSN":"2045-2322","issue":"1","journalAbbreviation":"Sci Rep","language":"en","license":"2022 The Author(s)","note":"publisher: Nature Publishing Group","page":"6916","source":"www.nature.com","title":"A spiking neural network model of the Superior Colliculus that is robust to changes in the spatial–temporal input","volume":"12","author":[{"family":"Alizadeh","given":"Arezoo"},{"family":"Van Opstal","given":"A. John"}],"issued":{"date-parts":[["2022",4,28]]}}}],"schema":"https://github.com/citation-style-language/schema/raw/master/csl-citation.json"} </w:instrText>
      </w:r>
      <w:r>
        <w:rPr>
          <w:rFonts w:ascii="Helvetica" w:hAnsi="Helvetica" w:cs="Helvetica"/>
        </w:rPr>
        <w:fldChar w:fldCharType="separate"/>
      </w:r>
      <w:r>
        <w:rPr>
          <w:rFonts w:ascii="Helvetica" w:hAnsi="Helvetica" w:cs="Helvetica"/>
          <w:noProof/>
        </w:rPr>
        <w:t>(Alizadeh &amp; Van Opstal, 2022)</w:t>
      </w:r>
      <w:r>
        <w:rPr>
          <w:rFonts w:ascii="Helvetica" w:hAnsi="Helvetica" w:cs="Helvetica"/>
        </w:rPr>
        <w:fldChar w:fldCharType="end"/>
      </w:r>
      <w:r w:rsidRPr="2CABEE89">
        <w:rPr>
          <w:rFonts w:ascii="Helvetica" w:hAnsi="Helvetica" w:cs="Helvetica"/>
        </w:rPr>
        <w:t>.</w:t>
      </w:r>
      <w:r w:rsidRPr="000C02A4">
        <w:rPr>
          <w:rFonts w:ascii="Helvetica" w:hAnsi="Helvetica" w:cs="Helvetica"/>
        </w:rPr>
        <w:t xml:space="preserve"> </w:t>
      </w:r>
      <w:r w:rsidRPr="00580376">
        <w:rPr>
          <w:rFonts w:ascii="Helvetica" w:hAnsi="Helvetica" w:cs="Helvetica"/>
        </w:rPr>
        <w:t>However, SNNs model</w:t>
      </w:r>
      <w:r>
        <w:rPr>
          <w:rFonts w:ascii="Helvetica" w:hAnsi="Helvetica" w:cs="Helvetica"/>
        </w:rPr>
        <w:t>ling</w:t>
      </w:r>
      <w:r w:rsidRPr="00580376">
        <w:rPr>
          <w:rFonts w:ascii="Helvetica" w:hAnsi="Helvetica" w:cs="Helvetica"/>
        </w:rPr>
        <w:t xml:space="preserve"> multisensory integration processes in the SC </w:t>
      </w:r>
      <w:r>
        <w:rPr>
          <w:rFonts w:ascii="Helvetica" w:hAnsi="Helvetica" w:cs="Helvetica"/>
        </w:rPr>
        <w:t xml:space="preserve">have not yet </w:t>
      </w:r>
      <w:r w:rsidRPr="00580376">
        <w:rPr>
          <w:rFonts w:ascii="Helvetica" w:hAnsi="Helvetica" w:cs="Helvetica"/>
        </w:rPr>
        <w:t xml:space="preserve">been </w:t>
      </w:r>
      <w:r>
        <w:rPr>
          <w:rFonts w:ascii="Helvetica" w:hAnsi="Helvetica" w:cs="Helvetica"/>
        </w:rPr>
        <w:t>used</w:t>
      </w:r>
      <w:r w:rsidRPr="00580376">
        <w:rPr>
          <w:rFonts w:ascii="Helvetica" w:hAnsi="Helvetica" w:cs="Helvetica"/>
        </w:rPr>
        <w:t xml:space="preserve"> to interrogate ASD-related circuit anomalies.</w:t>
      </w:r>
      <w:r w:rsidRPr="000C02A4">
        <w:rPr>
          <w:rFonts w:ascii="Helvetica" w:hAnsi="Helvetica" w:cs="Helvetica"/>
        </w:rPr>
        <w:t xml:space="preserve"> </w:t>
      </w:r>
      <w:r w:rsidRPr="000808AB">
        <w:rPr>
          <w:rFonts w:ascii="Helvetica" w:hAnsi="Helvetica" w:cs="Helvetica"/>
        </w:rPr>
        <w:t>This represents a clear opportunity to extend biologically grounded computational frameworks to test how NMDA receptor dysregulation, altered E/I balance, or other synaptic perturbations could reshape multisensory tuning properties in the SC</w:t>
      </w:r>
      <w:r>
        <w:rPr>
          <w:rFonts w:ascii="Helvetica" w:hAnsi="Helvetica" w:cs="Helvetica"/>
        </w:rPr>
        <w:t xml:space="preserve"> and explain perceptual impairments associated with ASD</w:t>
      </w:r>
      <w:r w:rsidRPr="000808AB">
        <w:rPr>
          <w:rFonts w:ascii="Helvetica" w:hAnsi="Helvetica" w:cs="Helvetica"/>
        </w:rPr>
        <w:t>.</w:t>
      </w:r>
    </w:p>
    <w:p w14:paraId="7EF9A4B8" w14:textId="41309230" w:rsidR="00B063EB" w:rsidRDefault="00B063EB" w:rsidP="00B063EB">
      <w:pPr>
        <w:spacing w:after="0" w:line="360" w:lineRule="auto"/>
        <w:ind w:firstLine="720"/>
        <w:jc w:val="both"/>
        <w:rPr>
          <w:rFonts w:ascii="Helvetica" w:hAnsi="Helvetica" w:cs="Helvetica"/>
        </w:rPr>
      </w:pPr>
      <w:r w:rsidRPr="002C3210">
        <w:rPr>
          <w:rFonts w:ascii="Helvetica" w:hAnsi="Helvetica" w:cs="Helvetica"/>
        </w:rPr>
        <w:t xml:space="preserve">Here we introduce a biologically constrained SNN model of the SC that allows NMDA conductance, E/I balance, and synaptic </w:t>
      </w:r>
      <w:r w:rsidR="00F57BF2" w:rsidRPr="002C3210">
        <w:rPr>
          <w:rFonts w:ascii="Helvetica" w:hAnsi="Helvetica" w:cs="Helvetica"/>
        </w:rPr>
        <w:t>adaption</w:t>
      </w:r>
      <w:r w:rsidRPr="002C3210">
        <w:rPr>
          <w:rFonts w:ascii="Helvetica" w:hAnsi="Helvetica" w:cs="Helvetica"/>
        </w:rPr>
        <w:t xml:space="preserve"> parameters to be independently manipulated and systematically varied. </w:t>
      </w:r>
      <w:ins w:id="2" w:author="Vishnu Mohan" w:date="2026-04-02T15:14:00Z" w16du:dateUtc="2026-04-02T04:14:00Z">
        <w:r w:rsidR="00602177" w:rsidRPr="00AD5114">
          <w:rPr>
            <w:rFonts w:ascii="Helvetica" w:hAnsi="Helvetica" w:cs="Helvetica"/>
          </w:rPr>
          <w:t>We therefore interpret the phenotypes modelled here as ASD-relevant mechanistic phenotypes rather than ASD-exclusive diagnostic signatures.</w:t>
        </w:r>
        <w:r w:rsidR="00602177">
          <w:rPr>
            <w:rFonts w:ascii="Helvetica" w:hAnsi="Helvetica" w:cs="Helvetica"/>
          </w:rPr>
          <w:t xml:space="preserve"> </w:t>
        </w:r>
      </w:ins>
      <w:r w:rsidRPr="00452C1C">
        <w:rPr>
          <w:rFonts w:ascii="Helvetica" w:hAnsi="Helvetica" w:cs="Helvetica"/>
        </w:rPr>
        <w:t xml:space="preserve">Through focused parameter sweeps, we show that specific changes in synaptic properties lead to evidence of multisensory integration difficulties </w:t>
      </w:r>
      <w:proofErr w:type="gramStart"/>
      <w:r w:rsidRPr="00452C1C">
        <w:rPr>
          <w:rFonts w:ascii="Helvetica" w:hAnsi="Helvetica" w:cs="Helvetica"/>
        </w:rPr>
        <w:t>similar to</w:t>
      </w:r>
      <w:proofErr w:type="gramEnd"/>
      <w:r w:rsidRPr="00452C1C">
        <w:rPr>
          <w:rFonts w:ascii="Helvetica" w:hAnsi="Helvetica" w:cs="Helvetica"/>
        </w:rPr>
        <w:t xml:space="preserve"> those seen in persons with ASD.</w:t>
      </w:r>
      <w:r>
        <w:rPr>
          <w:rFonts w:ascii="Helvetica" w:hAnsi="Helvetica" w:cs="Helvetica"/>
        </w:rPr>
        <w:t xml:space="preserve"> </w:t>
      </w:r>
      <w:r w:rsidRPr="00452C1C">
        <w:rPr>
          <w:rFonts w:ascii="Helvetica" w:hAnsi="Helvetica" w:cs="Helvetica"/>
        </w:rPr>
        <w:t>By isolating these causal pathways under tightly controlled conditions, the model makes testable predictions regarding how unique circuit alterations may accumulate to generate the sensory processing differences present in ASD.</w:t>
      </w:r>
      <w:r>
        <w:rPr>
          <w:rFonts w:ascii="Helvetica" w:hAnsi="Helvetica" w:cs="Helvetica"/>
        </w:rPr>
        <w:t xml:space="preserve"> By manipulating these causal mechanisms under tightly controlled conditions, the model makes predictions linking specific network perturbations to the disruptions in behaviour seen in autism.</w:t>
      </w:r>
    </w:p>
    <w:p w14:paraId="4A31362E" w14:textId="77777777" w:rsidR="00B063EB" w:rsidRDefault="00B063EB" w:rsidP="00B063EB">
      <w:pPr>
        <w:rPr>
          <w:rFonts w:ascii="Helvetica" w:hAnsi="Helvetica" w:cs="Helvetica"/>
        </w:rPr>
      </w:pPr>
      <w:r>
        <w:rPr>
          <w:rFonts w:ascii="Helvetica" w:hAnsi="Helvetica" w:cs="Helvetica"/>
        </w:rPr>
        <w:br w:type="page"/>
      </w:r>
    </w:p>
    <w:p w14:paraId="5CF86EFB" w14:textId="77777777" w:rsidR="00B063EB" w:rsidRPr="005331E3" w:rsidRDefault="00B063EB" w:rsidP="00B063EB">
      <w:pPr>
        <w:spacing w:after="0" w:line="360" w:lineRule="auto"/>
        <w:jc w:val="both"/>
        <w:rPr>
          <w:rFonts w:ascii="Helvetica" w:hAnsi="Helvetica" w:cs="Helvetica"/>
          <w:b/>
          <w:bCs/>
          <w:sz w:val="28"/>
          <w:szCs w:val="28"/>
        </w:rPr>
      </w:pPr>
      <w:r w:rsidRPr="005331E3">
        <w:rPr>
          <w:rFonts w:ascii="Helvetica" w:hAnsi="Helvetica" w:cs="Helvetica"/>
          <w:b/>
          <w:bCs/>
          <w:sz w:val="28"/>
          <w:szCs w:val="28"/>
        </w:rPr>
        <w:lastRenderedPageBreak/>
        <w:t>METHODS</w:t>
      </w:r>
    </w:p>
    <w:p w14:paraId="41C67F15" w14:textId="0A12153D" w:rsidR="00B063EB" w:rsidRPr="004F5B06" w:rsidRDefault="00B063EB" w:rsidP="00B063EB">
      <w:pPr>
        <w:spacing w:after="0" w:line="360" w:lineRule="auto"/>
        <w:jc w:val="both"/>
        <w:rPr>
          <w:rFonts w:ascii="Helvetica" w:hAnsi="Helvetica" w:cs="Helvetica"/>
        </w:rPr>
      </w:pPr>
      <w:r w:rsidRPr="00752AEF">
        <w:rPr>
          <w:rFonts w:ascii="Helvetica" w:hAnsi="Helvetica" w:cs="Helvetica"/>
          <w:b/>
          <w:bCs/>
          <w:i/>
          <w:iCs/>
        </w:rPr>
        <w:t>Network architecture.</w:t>
      </w:r>
      <w:r>
        <w:rPr>
          <w:rFonts w:ascii="Helvetica" w:hAnsi="Helvetica" w:cs="Helvetica"/>
        </w:rPr>
        <w:t xml:space="preserve"> </w:t>
      </w:r>
      <w:ins w:id="3" w:author="Vishnu Mohan" w:date="2026-04-02T15:17:00Z" w16du:dateUtc="2026-04-02T04:17:00Z">
        <w:r w:rsidR="00C33C6B" w:rsidRPr="00353860">
          <w:rPr>
            <w:rFonts w:ascii="Helvetica" w:hAnsi="Helvetica" w:cs="Helvetica"/>
          </w:rPr>
          <w:t xml:space="preserve">We constructed a </w:t>
        </w:r>
        <w:r w:rsidR="00C33C6B">
          <w:rPr>
            <w:rFonts w:ascii="Helvetica" w:hAnsi="Helvetica" w:cs="Helvetica"/>
          </w:rPr>
          <w:t>two</w:t>
        </w:r>
        <w:r w:rsidR="00C33C6B" w:rsidRPr="00353860">
          <w:rPr>
            <w:rFonts w:ascii="Helvetica" w:hAnsi="Helvetica" w:cs="Helvetica"/>
          </w:rPr>
          <w:t>-layer spiking neural network comprising auditory and visual input layers (180 excitatory neurons each, spanning azimuth 0°–179°) that projected to multisensory excitatory (180 neurons) and inhibitory (54 neurons) layers. The inhibitory fraction (30%) was chosen to approximate typical interneuron densities.</w:t>
        </w:r>
        <w:r w:rsidR="00C33C6B" w:rsidRPr="00353860" w:rsidDel="00353860">
          <w:rPr>
            <w:rFonts w:ascii="Helvetica" w:hAnsi="Helvetica" w:cs="Helvetica"/>
          </w:rPr>
          <w:t xml:space="preserve"> </w:t>
        </w:r>
        <w:r w:rsidR="00C33C6B">
          <w:rPr>
            <w:rFonts w:ascii="Helvetica" w:hAnsi="Helvetica" w:cs="Helvetica"/>
          </w:rPr>
          <w:fldChar w:fldCharType="begin"/>
        </w:r>
        <w:r w:rsidR="00C33C6B">
          <w:rPr>
            <w:rFonts w:ascii="Helvetica" w:hAnsi="Helvetica" w:cs="Helvetica"/>
          </w:rPr>
          <w:instrText xml:space="preserve"> ADDIN ZOTERO_ITEM CSL_CITATION {"citationID":"YPw4pX7o","properties":{"formattedCitation":"(Essig et al., 2021; Feldmeyer, 2012)","plainCitation":"(Essig et al., 2021; Feldmeyer, 2012)","noteIndex":0},"citationItems":[{"id":973,"uris":["http://zotero.org/users/17556725/items/NWZ6P5PL"],"itemData":{"id":973,"type":"article-journal","abstract":"Decision making is a cognitive process that mediates behaviors critical for survival. Choosing spatial targets is an experimentally-tractable form of decision making that depends on the midbrain superior colliculus (SC). While physiological and computational studies have uncovered the functional topographic organization of the SC, the role of specific SC cell types in spatial choice is unknown. Here, we leveraged behavior, optogenetics, neural recordings and modeling to directly examine the contribution of GABAergic SC neurons to the selection of opposing spatial targets. Although GABAergic SC neurons comprise a heterogeneous population with local and long-range projections, our results demonstrate that GABAergic SC neurons do not locally suppress premotor output, suggesting that functional long-range inhibition instead plays a dominant role in spatial choice. An attractor model requiring only intrinsic SC circuitry was sufficient to account for our experimental observations. Overall, our study elucidates the role of GABAergic SC neurons in spatial choice.","container-title":"Communications Biology","DOI":"10.1038/s42003-021-02248-1","ISSN":"2399-3642","issue":"1","journalAbbreviation":"Commun Biol","language":"en","license":"2021 The Author(s)","note":"publisher: Nature Publishing Group","page":"719","source":"www.nature.com","title":"Inhibitory neurons in the superior colliculus mediate selection of spatially-directed movements","volume":"4","author":[{"family":"Essig","given":"Jaclyn"},{"family":"Hunt","given":"Joshua B."},{"family":"Felsen","given":"Gidon"}],"issued":{"date-parts":[["2021",6,11]]}}},{"id":968,"uris":["http://zotero.org/users/17556725/items/SGT79FJ6"],"itemData":{"id":968,"type":"article-journal","abstract":"Neocortical areas are believed to be organized into vertical modules, the cortical columns, and the horizontal layers 1-6. In the somatosensory barrel cortex these columns are defined by the readily discernible barrel structure in layer 4. Information processing in the neocortex occurs along vertical and horizontal axes, thereby linking individual barrel-related columns via axons running through the different cortical layers of the barrel cortex. Long-range signaling occurs within the neocortical layers but also through axons projecting through the white matter to other neocortical areas and subcortical brain regions. Because of the ease of identification of barrel-related columns, the rodent barrel cortex has become a prototypical system to study the interactions between different neuronal connections within a sensory cortical area and between this area and other cortical as well subcortical regions. Such interactions will be discussed specifically for the feed-forward and feedback loops between the somatosensory and the somatomotor cortices as well as the different thalamic nuclei. In addition, recent advances concerning the morphological characteristics of excitatory neurons and their impact on the synaptic connectivity patterns and signaling properties of neuronal microcircuits in the whisker-related somatosensory cortex will be reviewed. In this context, their relationship between the structural properties of barrel-related columns and their function as a module in vertical synaptic signaling in the whisker-related cortical areas will be discussed.","container-title":"Frontiers in Neuroanatomy","DOI":"10.3389/fnana.2012.00024","ISSN":"1662-5129","journalAbbreviation":"Front Neuroanat","language":"eng","note":"PMID: 22798946\nPMCID: PMC3394394","page":"24","source":"PubMed","title":"Excitatory neuronal connectivity in the barrel cortex","volume":"6","author":[{"family":"Feldmeyer","given":"Dirk"}],"issued":{"date-parts":[["2012"]]}}}],"schema":"https://github.com/citation-style-language/schema/raw/master/csl-citation.json"} </w:instrText>
        </w:r>
        <w:r w:rsidR="00C33C6B">
          <w:rPr>
            <w:rFonts w:ascii="Helvetica" w:hAnsi="Helvetica" w:cs="Helvetica"/>
          </w:rPr>
          <w:fldChar w:fldCharType="separate"/>
        </w:r>
        <w:r w:rsidR="00C33C6B" w:rsidRPr="00F20822">
          <w:rPr>
            <w:rFonts w:ascii="Helvetica" w:hAnsi="Helvetica" w:cs="Helvetica"/>
          </w:rPr>
          <w:t>(Essig et al., 2021; Feldmeyer, 2012)</w:t>
        </w:r>
        <w:r w:rsidR="00C33C6B">
          <w:rPr>
            <w:rFonts w:ascii="Helvetica" w:hAnsi="Helvetica" w:cs="Helvetica"/>
          </w:rPr>
          <w:fldChar w:fldCharType="end"/>
        </w:r>
        <w:r w:rsidR="00C33C6B" w:rsidRPr="004F5B06">
          <w:rPr>
            <w:rFonts w:ascii="Helvetica" w:hAnsi="Helvetica" w:cs="Helvetica"/>
          </w:rPr>
          <w:t>.</w:t>
        </w:r>
      </w:ins>
    </w:p>
    <w:p w14:paraId="770611AE" w14:textId="7493F7B1" w:rsidR="00B063EB" w:rsidRDefault="00B063EB" w:rsidP="00B063EB">
      <w:pPr>
        <w:spacing w:after="0" w:line="360" w:lineRule="auto"/>
        <w:ind w:firstLine="720"/>
        <w:jc w:val="both"/>
        <w:rPr>
          <w:rFonts w:ascii="Helvetica" w:hAnsi="Helvetica" w:cs="Helvetica"/>
        </w:rPr>
      </w:pPr>
      <w:r w:rsidRPr="001227FF">
        <w:rPr>
          <w:rFonts w:ascii="Helvetica" w:hAnsi="Helvetica" w:cs="Helvetica"/>
        </w:rPr>
        <w:t>To model the individual neurons’ spiking behaviour, we used the Izhikevich neuron, which couples a quadratic membrane equation with a recovery variable and an after</w:t>
      </w:r>
      <w:r w:rsidRPr="001227FF">
        <w:rPr>
          <w:rFonts w:ascii="Helvetica" w:hAnsi="Helvetica" w:cs="Helvetica"/>
        </w:rPr>
        <w:noBreakHyphen/>
        <w:t xml:space="preserve">spike reset to reproduce </w:t>
      </w:r>
      <w:r>
        <w:rPr>
          <w:rFonts w:ascii="Helvetica" w:hAnsi="Helvetica" w:cs="Helvetica"/>
        </w:rPr>
        <w:t>the</w:t>
      </w:r>
      <w:r w:rsidRPr="000C3830">
        <w:rPr>
          <w:rFonts w:ascii="Helvetica" w:hAnsi="Helvetica" w:cs="Helvetica"/>
        </w:rPr>
        <w:t xml:space="preserve"> spiking patterns observed in SC recordings</w:t>
      </w:r>
      <w:r>
        <w:rPr>
          <w:rFonts w:ascii="Helvetica" w:hAnsi="Helvetica" w:cs="Helvetica"/>
        </w:rPr>
        <w:t>,</w:t>
      </w:r>
      <w:r w:rsidRPr="000C3830">
        <w:rPr>
          <w:rFonts w:ascii="Helvetica" w:hAnsi="Helvetica" w:cs="Helvetica"/>
        </w:rPr>
        <w:t xml:space="preserve"> while maintaining </w:t>
      </w:r>
      <w:r>
        <w:rPr>
          <w:rFonts w:ascii="Helvetica" w:hAnsi="Helvetica" w:cs="Helvetica"/>
        </w:rPr>
        <w:t>ease of computation</w:t>
      </w:r>
      <w:r w:rsidRPr="000C3830">
        <w:rPr>
          <w:rFonts w:ascii="Helvetica" w:hAnsi="Helvetica" w:cs="Helvetica"/>
        </w:rPr>
        <w:t xml:space="preserve"> for large-scale simulations</w:t>
      </w:r>
      <w:r>
        <w:rPr>
          <w:rFonts w:ascii="Helvetica" w:hAnsi="Helvetica" w:cs="Helvetica"/>
        </w:rPr>
        <w:t xml:space="preserve"> </w:t>
      </w:r>
      <w:r>
        <w:rPr>
          <w:rFonts w:ascii="Helvetica" w:hAnsi="Helvetica" w:cs="Helvetica"/>
        </w:rPr>
        <w:fldChar w:fldCharType="begin"/>
      </w:r>
      <w:r w:rsidR="004F5158">
        <w:rPr>
          <w:rFonts w:ascii="Helvetica" w:hAnsi="Helvetica" w:cs="Helvetica"/>
        </w:rPr>
        <w:instrText xml:space="preserve"> ADDIN ZOTERO_ITEM CSL_CITATION {"citationID":"5zGFSZTl","properties":{"formattedCitation":"(Izhikevich, 2003)","plainCitation":"(Izhikevich, 2003)","noteIndex":0},"citationItems":[{"id":373,"uris":["http://zotero.org/users/17556725/items/92ZK4CPN","http://zotero.org/users/17556725/items/9RJE94TL"],"itemData":{"id":373,"type":"article-journal","abstract":"A model is presented that reproduces spiking and bursting behavior of known types of cortical neurons. The model combines the biologically plausibility of Hodgkin-Huxley-type dynamics and the computational efficiency of integrate-and-fire neurons. Using this model, one can simulate tens of thousands of spiking cortical neurons in real time (1 ms resolution) using a desktop PC.","container-title":"IEEE Transactions on Neural Networks","DOI":"10.1109/TNN.2003.820440","ISSN":"1941-0093","issue":"6","note":"event-title: IEEE Transactions on Neural Networks","page":"1569-1572","source":"IEEE Xplore","title":"Simple model of spiking neurons","volume":"14","author":[{"family":"Izhikevich","given":"E.M."}],"issued":{"date-parts":[["2003",11]]}}}],"schema":"https://github.com/citation-style-language/schema/raw/master/csl-citation.json"} </w:instrText>
      </w:r>
      <w:r>
        <w:rPr>
          <w:rFonts w:ascii="Helvetica" w:hAnsi="Helvetica" w:cs="Helvetica"/>
        </w:rPr>
        <w:fldChar w:fldCharType="separate"/>
      </w:r>
      <w:r w:rsidR="004F5158" w:rsidRPr="004F5158">
        <w:rPr>
          <w:rFonts w:ascii="Helvetica" w:hAnsi="Helvetica" w:cs="Helvetica"/>
        </w:rPr>
        <w:t>(Izhikevich, 2003)</w:t>
      </w:r>
      <w:r>
        <w:rPr>
          <w:rFonts w:ascii="Helvetica" w:hAnsi="Helvetica" w:cs="Helvetica"/>
        </w:rPr>
        <w:fldChar w:fldCharType="end"/>
      </w:r>
      <w:r w:rsidRPr="004F5B06">
        <w:rPr>
          <w:rFonts w:ascii="Helvetica" w:hAnsi="Helvetica" w:cs="Helvetica"/>
        </w:rPr>
        <w:t>.</w:t>
      </w:r>
      <w:r>
        <w:rPr>
          <w:rFonts w:ascii="Helvetica" w:hAnsi="Helvetica" w:cs="Helvetica"/>
        </w:rPr>
        <w:t xml:space="preserve"> </w:t>
      </w:r>
      <w:r w:rsidRPr="00CF2864">
        <w:rPr>
          <w:rFonts w:ascii="Helvetica" w:hAnsi="Helvetica" w:cs="Helvetica"/>
        </w:rPr>
        <w:t xml:space="preserve">The state equations </w:t>
      </w:r>
      <w:r>
        <w:rPr>
          <w:rFonts w:ascii="Helvetica" w:hAnsi="Helvetica" w:cs="Helvetica"/>
        </w:rPr>
        <w:t xml:space="preserve">of the neuron model </w:t>
      </w:r>
      <w:r w:rsidRPr="00CF2864">
        <w:rPr>
          <w:rFonts w:ascii="Helvetica" w:hAnsi="Helvetica" w:cs="Helvetica"/>
        </w:rPr>
        <w:t>are</w:t>
      </w:r>
    </w:p>
    <w:p w14:paraId="3EE1443C" w14:textId="77777777" w:rsidR="00B063EB" w:rsidRPr="00DF0058" w:rsidRDefault="00FC5911" w:rsidP="00B063EB">
      <w:pPr>
        <w:spacing w:after="0" w:line="360" w:lineRule="auto"/>
        <w:ind w:firstLine="720"/>
        <w:jc w:val="both"/>
        <w:rPr>
          <w:rFonts w:ascii="Helvetica" w:eastAsiaTheme="minorEastAsia" w:hAnsi="Helvetica" w:cs="Helvetica"/>
        </w:rPr>
      </w:pPr>
      <m:oMathPara>
        <m:oMath>
          <m:f>
            <m:fPr>
              <m:ctrlPr>
                <w:rPr>
                  <w:rFonts w:ascii="Cambria Math" w:hAnsi="Cambria Math" w:cs="Helvetica"/>
                </w:rPr>
              </m:ctrlPr>
            </m:fPr>
            <m:num>
              <m:r>
                <w:rPr>
                  <w:rFonts w:ascii="Cambria Math" w:hAnsi="Cambria Math" w:cs="Helvetica"/>
                </w:rPr>
                <m:t>dv</m:t>
              </m:r>
              <m:ctrlPr>
                <w:rPr>
                  <w:rFonts w:ascii="Cambria Math" w:hAnsi="Cambria Math" w:cs="Helvetica"/>
                  <w:i/>
                </w:rPr>
              </m:ctrlPr>
            </m:num>
            <m:den>
              <m:r>
                <w:rPr>
                  <w:rFonts w:ascii="Cambria Math" w:hAnsi="Cambria Math" w:cs="Helvetica"/>
                </w:rPr>
                <m:t>dt</m:t>
              </m:r>
              <m:ctrlPr>
                <w:rPr>
                  <w:rFonts w:ascii="Cambria Math" w:hAnsi="Cambria Math" w:cs="Helvetica"/>
                  <w:i/>
                </w:rPr>
              </m:ctrlPr>
            </m:den>
          </m:f>
          <m:r>
            <w:rPr>
              <w:rFonts w:ascii="Cambria Math" w:hAnsi="Cambria Math" w:cs="Helvetica"/>
            </w:rPr>
            <m:t>=0.04</m:t>
          </m:r>
          <m:sSup>
            <m:sSupPr>
              <m:ctrlPr>
                <w:rPr>
                  <w:rFonts w:ascii="Cambria Math" w:hAnsi="Cambria Math" w:cs="Helvetica"/>
                  <w:i/>
                </w:rPr>
              </m:ctrlPr>
            </m:sSupPr>
            <m:e>
              <m:r>
                <w:rPr>
                  <w:rFonts w:ascii="Cambria Math" w:hAnsi="Cambria Math" w:cs="Helvetica"/>
                </w:rPr>
                <m:t>v</m:t>
              </m:r>
            </m:e>
            <m:sup>
              <m:r>
                <w:rPr>
                  <w:rFonts w:ascii="Cambria Math" w:hAnsi="Cambria Math" w:cs="Helvetica"/>
                </w:rPr>
                <m:t>2</m:t>
              </m:r>
            </m:sup>
          </m:sSup>
          <m:r>
            <w:rPr>
              <w:rFonts w:ascii="Cambria Math" w:hAnsi="Cambria Math" w:cs="Helvetica"/>
            </w:rPr>
            <m:t>+5</m:t>
          </m:r>
          <m:r>
            <w:rPr>
              <w:rFonts w:ascii="Cambria Math" w:hAnsi="Cambria Math" w:cs="Helvetica"/>
            </w:rPr>
            <m:t>v</m:t>
          </m:r>
          <m:r>
            <w:rPr>
              <w:rFonts w:ascii="Cambria Math" w:hAnsi="Cambria Math" w:cs="Helvetica"/>
            </w:rPr>
            <m:t>+140-</m:t>
          </m:r>
          <m:r>
            <w:rPr>
              <w:rFonts w:ascii="Cambria Math" w:hAnsi="Cambria Math" w:cs="Helvetica"/>
            </w:rPr>
            <m:t>u</m:t>
          </m:r>
          <m:r>
            <w:rPr>
              <w:rFonts w:ascii="Cambria Math" w:hAnsi="Cambria Math" w:cs="Helvetica"/>
            </w:rPr>
            <m:t>+</m:t>
          </m:r>
          <m:r>
            <w:rPr>
              <w:rFonts w:ascii="Cambria Math" w:hAnsi="Cambria Math" w:cs="Helvetica"/>
            </w:rPr>
            <m:t>I</m:t>
          </m:r>
          <m:d>
            <m:dPr>
              <m:ctrlPr>
                <w:rPr>
                  <w:rFonts w:ascii="Cambria Math" w:hAnsi="Cambria Math" w:cs="Helvetica"/>
                  <w:i/>
                </w:rPr>
              </m:ctrlPr>
            </m:dPr>
            <m:e>
              <m:r>
                <w:rPr>
                  <w:rFonts w:ascii="Cambria Math" w:hAnsi="Cambria Math" w:cs="Helvetica"/>
                </w:rPr>
                <m:t>t</m:t>
              </m:r>
            </m:e>
          </m:d>
          <m:r>
            <w:rPr>
              <w:rFonts w:ascii="Cambria Math" w:hAnsi="Cambria Math" w:cs="Helvetica"/>
            </w:rPr>
            <m:t>,</m:t>
          </m:r>
        </m:oMath>
      </m:oMathPara>
    </w:p>
    <w:p w14:paraId="63038DBB" w14:textId="77777777" w:rsidR="00B063EB" w:rsidRPr="00353602" w:rsidRDefault="00FC5911" w:rsidP="00B063EB">
      <w:pPr>
        <w:spacing w:after="0" w:line="360" w:lineRule="auto"/>
        <w:ind w:firstLine="720"/>
        <w:jc w:val="both"/>
        <w:rPr>
          <w:rFonts w:ascii="Helvetica" w:eastAsiaTheme="minorEastAsia" w:hAnsi="Helvetica" w:cs="Helvetica"/>
        </w:rPr>
      </w:pPr>
      <m:oMathPara>
        <m:oMath>
          <m:f>
            <m:fPr>
              <m:ctrlPr>
                <w:rPr>
                  <w:rFonts w:ascii="Cambria Math" w:eastAsiaTheme="minorEastAsia" w:hAnsi="Cambria Math" w:cs="Helvetica"/>
                </w:rPr>
              </m:ctrlPr>
            </m:fPr>
            <m:num>
              <m:r>
                <w:rPr>
                  <w:rFonts w:ascii="Cambria Math" w:eastAsiaTheme="minorEastAsia" w:hAnsi="Cambria Math" w:cs="Helvetica"/>
                </w:rPr>
                <m:t>du</m:t>
              </m:r>
              <m:ctrlPr>
                <w:rPr>
                  <w:rFonts w:ascii="Cambria Math" w:eastAsiaTheme="minorEastAsia" w:hAnsi="Cambria Math" w:cs="Helvetica"/>
                  <w:i/>
                </w:rPr>
              </m:ctrlPr>
            </m:num>
            <m:den>
              <m:r>
                <w:rPr>
                  <w:rFonts w:ascii="Cambria Math" w:eastAsiaTheme="minorEastAsia" w:hAnsi="Cambria Math" w:cs="Helvetica"/>
                </w:rPr>
                <m:t>dt</m:t>
              </m:r>
              <m:ctrlPr>
                <w:rPr>
                  <w:rFonts w:ascii="Cambria Math" w:eastAsiaTheme="minorEastAsia" w:hAnsi="Cambria Math" w:cs="Helvetica"/>
                  <w:i/>
                </w:rPr>
              </m:ctrlPr>
            </m:den>
          </m:f>
          <m:r>
            <w:rPr>
              <w:rFonts w:ascii="Cambria Math" w:eastAsiaTheme="minorEastAsia" w:hAnsi="Cambria Math" w:cs="Helvetica"/>
            </w:rPr>
            <m:t>=</m:t>
          </m:r>
          <m:r>
            <w:rPr>
              <w:rFonts w:ascii="Cambria Math" w:eastAsiaTheme="minorEastAsia" w:hAnsi="Cambria Math" w:cs="Helvetica"/>
            </w:rPr>
            <m:t>a</m:t>
          </m:r>
          <m:d>
            <m:dPr>
              <m:ctrlPr>
                <w:rPr>
                  <w:rFonts w:ascii="Cambria Math" w:eastAsiaTheme="minorEastAsia" w:hAnsi="Cambria Math" w:cs="Helvetica"/>
                  <w:i/>
                </w:rPr>
              </m:ctrlPr>
            </m:dPr>
            <m:e>
              <m:r>
                <w:rPr>
                  <w:rFonts w:ascii="Cambria Math" w:eastAsiaTheme="minorEastAsia" w:hAnsi="Cambria Math" w:cs="Helvetica"/>
                </w:rPr>
                <m:t>bv</m:t>
              </m:r>
              <m:r>
                <w:rPr>
                  <w:rFonts w:ascii="Cambria Math" w:eastAsiaTheme="minorEastAsia" w:hAnsi="Cambria Math" w:cs="Helvetica"/>
                </w:rPr>
                <m:t>-</m:t>
              </m:r>
              <m:r>
                <w:rPr>
                  <w:rFonts w:ascii="Cambria Math" w:eastAsiaTheme="minorEastAsia" w:hAnsi="Cambria Math" w:cs="Helvetica"/>
                </w:rPr>
                <m:t>u</m:t>
              </m:r>
            </m:e>
          </m:d>
          <m:r>
            <w:rPr>
              <w:rFonts w:ascii="Cambria Math" w:eastAsiaTheme="minorEastAsia" w:hAnsi="Cambria Math" w:cs="Helvetica"/>
            </w:rPr>
            <m:t>,</m:t>
          </m:r>
        </m:oMath>
      </m:oMathPara>
    </w:p>
    <w:p w14:paraId="1A613A45" w14:textId="77777777" w:rsidR="00B063EB" w:rsidRDefault="00B063EB" w:rsidP="00B063EB">
      <w:pPr>
        <w:spacing w:after="0" w:line="360" w:lineRule="auto"/>
        <w:jc w:val="both"/>
        <w:rPr>
          <w:rFonts w:ascii="Helvetica" w:hAnsi="Helvetica" w:cs="Helvetica"/>
        </w:rPr>
      </w:pPr>
      <w:r>
        <w:rPr>
          <w:rFonts w:ascii="Helvetica" w:hAnsi="Helvetica" w:cs="Helvetica"/>
        </w:rPr>
        <w:t>with the spike/reset condition</w:t>
      </w:r>
    </w:p>
    <w:p w14:paraId="1F051BCC" w14:textId="1ECD71FB" w:rsidR="00B063EB" w:rsidRPr="00A35430" w:rsidRDefault="00B063EB" w:rsidP="00B063EB">
      <w:pPr>
        <w:spacing w:after="0" w:line="360" w:lineRule="auto"/>
        <w:jc w:val="both"/>
        <w:rPr>
          <w:rFonts w:ascii="Helvetica" w:eastAsiaTheme="minorEastAsia" w:hAnsi="Helvetica" w:cs="Helvetica"/>
        </w:rPr>
      </w:pPr>
      <m:oMathPara>
        <m:oMath>
          <m:r>
            <w:rPr>
              <w:rFonts w:ascii="Cambria Math" w:hAnsi="Cambria Math" w:cs="Helvetica"/>
            </w:rPr>
            <m:t>v</m:t>
          </m:r>
          <m:r>
            <m:rPr>
              <m:sty m:val="p"/>
            </m:rPr>
            <w:rPr>
              <w:rFonts w:ascii="Cambria Math" w:hAnsi="Cambria Math" w:cs="Helvetica"/>
            </w:rPr>
            <m:t>≥</m:t>
          </m:r>
          <m:r>
            <w:rPr>
              <w:rFonts w:ascii="Cambria Math" w:hAnsi="Cambria Math" w:cs="Helvetica"/>
            </w:rPr>
            <m:t>30</m:t>
          </m:r>
          <m:r>
            <m:rPr>
              <m:nor/>
            </m:rPr>
            <w:rPr>
              <w:rFonts w:ascii="Cambria Math" w:hAnsi="Cambria Math" w:cs="Helvetica"/>
            </w:rPr>
            <m:t>mV</m:t>
          </m:r>
          <m:r>
            <m:rPr>
              <m:sty m:val="p"/>
            </m:rPr>
            <w:rPr>
              <w:rFonts w:ascii="Cambria Math" w:hAnsi="Cambria Math" w:cs="Helvetica"/>
            </w:rPr>
            <m:t>⇒</m:t>
          </m:r>
          <m:r>
            <m:rPr>
              <m:lit/>
            </m:rPr>
            <w:rPr>
              <w:rFonts w:ascii="Cambria Math" w:hAnsi="Cambria Math" w:cs="Helvetica"/>
            </w:rPr>
            <m:t>{</m:t>
          </m:r>
          <m:r>
            <w:rPr>
              <w:rFonts w:ascii="Cambria Math" w:hAnsi="Cambria Math" w:cs="Helvetica"/>
            </w:rPr>
            <m:t> v</m:t>
          </m:r>
          <m:r>
            <m:rPr>
              <m:sty m:val="p"/>
            </m:rPr>
            <w:rPr>
              <w:rFonts w:ascii="Cambria Math" w:hAnsi="Cambria Math" w:cs="Helvetica"/>
            </w:rPr>
            <m:t>←</m:t>
          </m:r>
          <m:r>
            <w:rPr>
              <w:rFonts w:ascii="Cambria Math" w:hAnsi="Cambria Math" w:cs="Helvetica"/>
            </w:rPr>
            <m:t>c, u</m:t>
          </m:r>
          <m:r>
            <m:rPr>
              <m:sty m:val="p"/>
            </m:rPr>
            <w:rPr>
              <w:rFonts w:ascii="Cambria Math" w:hAnsi="Cambria Math" w:cs="Helvetica"/>
            </w:rPr>
            <m:t>←</m:t>
          </m:r>
          <m:r>
            <w:rPr>
              <w:rFonts w:ascii="Cambria Math" w:hAnsi="Cambria Math" w:cs="Helvetica"/>
            </w:rPr>
            <m:t>u+d </m:t>
          </m:r>
          <m:r>
            <m:rPr>
              <m:lit/>
            </m:rPr>
            <w:rPr>
              <w:rFonts w:ascii="Cambria Math" w:hAnsi="Cambria Math" w:cs="Helvetica"/>
            </w:rPr>
            <m:t>}</m:t>
          </m:r>
          <m:r>
            <m:rPr>
              <m:sty m:val="p"/>
            </m:rPr>
            <w:rPr>
              <w:rFonts w:ascii="Cambria Math" w:hAnsi="Cambria Math" w:cs="Helvetica"/>
            </w:rPr>
            <w:br/>
          </m:r>
        </m:oMath>
      </m:oMathPara>
      <w:r w:rsidRPr="00E14F1A">
        <w:rPr>
          <w:rFonts w:ascii="Helvetica" w:hAnsi="Helvetica" w:cs="Helvetica"/>
        </w:rPr>
        <w:t xml:space="preserve">where </w:t>
      </w:r>
      <m:oMath>
        <m:r>
          <w:rPr>
            <w:rFonts w:ascii="Cambria Math" w:hAnsi="Cambria Math" w:cs="Helvetica"/>
          </w:rPr>
          <m:t>v</m:t>
        </m:r>
      </m:oMath>
      <w:r w:rsidRPr="00E14F1A">
        <w:rPr>
          <w:rFonts w:ascii="Helvetica" w:hAnsi="Helvetica" w:cs="Helvetica"/>
        </w:rPr>
        <w:t xml:space="preserve"> is membrane potential</w:t>
      </w:r>
      <w:r>
        <w:rPr>
          <w:rFonts w:ascii="Helvetica" w:hAnsi="Helvetica" w:cs="Helvetica"/>
        </w:rPr>
        <w:t>,</w:t>
      </w:r>
      <w:r w:rsidRPr="00E14F1A">
        <w:rPr>
          <w:rFonts w:ascii="Helvetica" w:hAnsi="Helvetica" w:cs="Helvetica"/>
        </w:rPr>
        <w:t xml:space="preserve"> </w:t>
      </w:r>
      <m:oMath>
        <m:r>
          <w:rPr>
            <w:rFonts w:ascii="Cambria Math" w:hAnsi="Cambria Math" w:cs="Helvetica"/>
          </w:rPr>
          <m:t>u</m:t>
        </m:r>
      </m:oMath>
      <w:r w:rsidRPr="00E14F1A">
        <w:rPr>
          <w:rFonts w:ascii="Helvetica" w:hAnsi="Helvetica" w:cs="Helvetica"/>
        </w:rPr>
        <w:t xml:space="preserve"> is a recovery variable</w:t>
      </w:r>
      <w:r>
        <w:rPr>
          <w:rFonts w:ascii="Helvetica" w:hAnsi="Helvetica" w:cs="Helvetica"/>
        </w:rPr>
        <w:t xml:space="preserve"> and </w:t>
      </w:r>
      <m:oMath>
        <m:r>
          <w:rPr>
            <w:rFonts w:ascii="Cambria Math" w:hAnsi="Cambria Math" w:cs="Helvetica"/>
          </w:rPr>
          <m:t>I</m:t>
        </m:r>
        <m:d>
          <m:dPr>
            <m:ctrlPr>
              <w:rPr>
                <w:rFonts w:ascii="Cambria Math" w:hAnsi="Cambria Math" w:cs="Helvetica"/>
                <w:i/>
              </w:rPr>
            </m:ctrlPr>
          </m:dPr>
          <m:e>
            <m:r>
              <w:rPr>
                <w:rFonts w:ascii="Cambria Math" w:hAnsi="Cambria Math" w:cs="Helvetica"/>
              </w:rPr>
              <m:t>t</m:t>
            </m:r>
          </m:e>
        </m:d>
      </m:oMath>
      <w:r w:rsidRPr="00906C2F">
        <w:rPr>
          <w:rFonts w:ascii="Helvetica" w:hAnsi="Helvetica" w:cs="Helvetica"/>
        </w:rPr>
        <w:t xml:space="preserve"> denotes the net synaptic input current at time </w:t>
      </w:r>
      <m:oMath>
        <m:r>
          <w:rPr>
            <w:rFonts w:ascii="Cambria Math" w:hAnsi="Cambria Math" w:cs="Helvetica"/>
          </w:rPr>
          <m:t>t</m:t>
        </m:r>
      </m:oMath>
      <w:r w:rsidRPr="00E14F1A">
        <w:rPr>
          <w:rFonts w:ascii="Helvetica" w:hAnsi="Helvetica" w:cs="Helvetica"/>
        </w:rPr>
        <w:t>. In this formulation,</w:t>
      </w:r>
      <w:r>
        <w:rPr>
          <w:rFonts w:ascii="Helvetica" w:hAnsi="Helvetica" w:cs="Helvetica"/>
        </w:rPr>
        <w:t xml:space="preserve"> </w:t>
      </w:r>
      <m:oMath>
        <m:r>
          <w:rPr>
            <w:rFonts w:ascii="Cambria Math" w:eastAsiaTheme="minorEastAsia" w:hAnsi="Cambria Math" w:cs="Helvetica"/>
          </w:rPr>
          <m:t>a</m:t>
        </m:r>
      </m:oMath>
      <w:r w:rsidRPr="00E14F1A">
        <w:rPr>
          <w:rFonts w:ascii="Helvetica" w:hAnsi="Helvetica" w:cs="Helvetica"/>
        </w:rPr>
        <w:t xml:space="preserve"> sets the time scale of recovery (smaller </w:t>
      </w:r>
      <m:oMath>
        <m:r>
          <w:rPr>
            <w:rFonts w:ascii="Cambria Math" w:eastAsiaTheme="minorEastAsia" w:hAnsi="Cambria Math" w:cs="Helvetica"/>
          </w:rPr>
          <m:t>a</m:t>
        </m:r>
      </m:oMath>
      <w:r w:rsidRPr="00E14F1A">
        <w:rPr>
          <w:rFonts w:ascii="Helvetica" w:hAnsi="Helvetica" w:cs="Helvetica"/>
        </w:rPr>
        <w:t xml:space="preserve"> → slower adaptation), </w:t>
      </w:r>
      <m:oMath>
        <m:r>
          <w:rPr>
            <w:rFonts w:ascii="Cambria Math" w:eastAsiaTheme="minorEastAsia" w:hAnsi="Cambria Math" w:cs="Helvetica"/>
          </w:rPr>
          <m:t>b</m:t>
        </m:r>
      </m:oMath>
      <w:r w:rsidRPr="00E14F1A">
        <w:rPr>
          <w:rFonts w:ascii="Helvetica" w:hAnsi="Helvetica" w:cs="Helvetica"/>
        </w:rPr>
        <w:t xml:space="preserve"> controls how strongly </w:t>
      </w:r>
      <m:oMath>
        <m:r>
          <w:rPr>
            <w:rFonts w:ascii="Cambria Math" w:hAnsi="Cambria Math" w:cs="Helvetica"/>
          </w:rPr>
          <m:t>u</m:t>
        </m:r>
      </m:oMath>
      <w:r w:rsidRPr="00E14F1A">
        <w:rPr>
          <w:rFonts w:ascii="Helvetica" w:hAnsi="Helvetica" w:cs="Helvetica"/>
        </w:rPr>
        <w:t xml:space="preserve"> couples to </w:t>
      </w:r>
      <m:oMath>
        <m:r>
          <w:rPr>
            <w:rFonts w:ascii="Cambria Math" w:hAnsi="Cambria Math" w:cs="Helvetica"/>
          </w:rPr>
          <m:t>v</m:t>
        </m:r>
      </m:oMath>
      <w:r w:rsidRPr="00E14F1A">
        <w:rPr>
          <w:rFonts w:ascii="Helvetica" w:hAnsi="Helvetica" w:cs="Helvetica"/>
        </w:rPr>
        <w:t xml:space="preserve"> (restorative feedback near rest), </w:t>
      </w:r>
      <m:oMath>
        <m:r>
          <w:rPr>
            <w:rFonts w:ascii="Cambria Math" w:hAnsi="Cambria Math" w:cs="Helvetica"/>
          </w:rPr>
          <m:t>c</m:t>
        </m:r>
      </m:oMath>
      <w:r w:rsidRPr="00E14F1A">
        <w:rPr>
          <w:rFonts w:ascii="Helvetica" w:hAnsi="Helvetica" w:cs="Helvetica"/>
        </w:rPr>
        <w:t xml:space="preserve"> is the post</w:t>
      </w:r>
      <w:r w:rsidRPr="00E14F1A">
        <w:rPr>
          <w:rFonts w:ascii="Helvetica" w:hAnsi="Helvetica" w:cs="Helvetica"/>
        </w:rPr>
        <w:noBreakHyphen/>
        <w:t xml:space="preserve">spike reset potential, and </w:t>
      </w:r>
      <m:oMath>
        <m:r>
          <w:rPr>
            <w:rFonts w:ascii="Cambria Math" w:hAnsi="Cambria Math" w:cs="Helvetica"/>
          </w:rPr>
          <m:t>d</m:t>
        </m:r>
      </m:oMath>
      <w:r w:rsidRPr="00E14F1A">
        <w:rPr>
          <w:rFonts w:ascii="Helvetica" w:hAnsi="Helvetica" w:cs="Helvetica"/>
        </w:rPr>
        <w:t xml:space="preserve"> is the after</w:t>
      </w:r>
      <w:r w:rsidRPr="00E14F1A">
        <w:rPr>
          <w:rFonts w:ascii="Helvetica" w:hAnsi="Helvetica" w:cs="Helvetica"/>
        </w:rPr>
        <w:noBreakHyphen/>
        <w:t>spike increment to the recovery variable.</w:t>
      </w:r>
      <w:r>
        <w:rPr>
          <w:rFonts w:ascii="Helvetica" w:hAnsi="Helvetica" w:cs="Helvetica"/>
        </w:rPr>
        <w:t xml:space="preserve"> An added advantage of the Izhikevich model was that we could switch between several neuron behavioural modes by controlling a few key parameters. For example, r</w:t>
      </w:r>
      <w:r w:rsidRPr="004F5B06">
        <w:rPr>
          <w:rFonts w:ascii="Helvetica" w:hAnsi="Helvetica" w:cs="Helvetica"/>
        </w:rPr>
        <w:t>egular-spiking dynamics (</w:t>
      </w:r>
      <m:oMath>
        <m:r>
          <w:rPr>
            <w:rFonts w:ascii="Cambria Math" w:eastAsiaTheme="minorEastAsia" w:hAnsi="Cambria Math" w:cs="Helvetica"/>
          </w:rPr>
          <m:t>a</m:t>
        </m:r>
      </m:oMath>
      <w:r w:rsidRPr="004F5B06">
        <w:rPr>
          <w:rFonts w:ascii="Helvetica" w:hAnsi="Helvetica" w:cs="Helvetica"/>
        </w:rPr>
        <w:t xml:space="preserve"> =0.02, </w:t>
      </w:r>
      <m:oMath>
        <m:r>
          <w:rPr>
            <w:rFonts w:ascii="Cambria Math" w:eastAsiaTheme="minorEastAsia" w:hAnsi="Cambria Math" w:cs="Helvetica"/>
          </w:rPr>
          <m:t>b</m:t>
        </m:r>
      </m:oMath>
      <w:r w:rsidRPr="004F5B06">
        <w:rPr>
          <w:rFonts w:ascii="Helvetica" w:hAnsi="Helvetica" w:cs="Helvetica"/>
        </w:rPr>
        <w:t xml:space="preserve">=0.2, </w:t>
      </w:r>
      <m:oMath>
        <m:r>
          <w:rPr>
            <w:rFonts w:ascii="Cambria Math" w:hAnsi="Cambria Math" w:cs="Helvetica"/>
          </w:rPr>
          <m:t>c</m:t>
        </m:r>
      </m:oMath>
      <w:r w:rsidRPr="004F5B06">
        <w:rPr>
          <w:rFonts w:ascii="Helvetica" w:hAnsi="Helvetica" w:cs="Helvetica"/>
        </w:rPr>
        <w:t xml:space="preserve"> =-65, </w:t>
      </w:r>
      <m:oMath>
        <m:r>
          <w:rPr>
            <w:rFonts w:ascii="Cambria Math" w:hAnsi="Cambria Math" w:cs="Helvetica"/>
          </w:rPr>
          <m:t>d </m:t>
        </m:r>
      </m:oMath>
      <w:r w:rsidRPr="004F5B06">
        <w:rPr>
          <w:rFonts w:ascii="Helvetica" w:hAnsi="Helvetica" w:cs="Helvetica"/>
        </w:rPr>
        <w:t>=8) captured the sustained firing patterns of excitatory projection neurons, while fast-spiking parameters (</w:t>
      </w:r>
      <m:oMath>
        <m:r>
          <w:rPr>
            <w:rFonts w:ascii="Cambria Math" w:eastAsiaTheme="minorEastAsia" w:hAnsi="Cambria Math" w:cs="Helvetica"/>
          </w:rPr>
          <m:t>a</m:t>
        </m:r>
      </m:oMath>
      <w:r w:rsidRPr="004F5B06">
        <w:rPr>
          <w:rFonts w:ascii="Helvetica" w:hAnsi="Helvetica" w:cs="Helvetica"/>
        </w:rPr>
        <w:t xml:space="preserve"> =0.1, </w:t>
      </w:r>
      <m:oMath>
        <m:r>
          <w:rPr>
            <w:rFonts w:ascii="Cambria Math" w:eastAsiaTheme="minorEastAsia" w:hAnsi="Cambria Math" w:cs="Helvetica"/>
          </w:rPr>
          <m:t>b</m:t>
        </m:r>
      </m:oMath>
      <w:r w:rsidRPr="004F5B06">
        <w:rPr>
          <w:rFonts w:ascii="Helvetica" w:hAnsi="Helvetica" w:cs="Helvetica"/>
        </w:rPr>
        <w:t xml:space="preserve">=0.2, </w:t>
      </w:r>
      <m:oMath>
        <m:r>
          <w:rPr>
            <w:rFonts w:ascii="Cambria Math" w:hAnsi="Cambria Math" w:cs="Helvetica"/>
          </w:rPr>
          <m:t>c</m:t>
        </m:r>
      </m:oMath>
      <w:r w:rsidRPr="004F5B06">
        <w:rPr>
          <w:rFonts w:ascii="Helvetica" w:hAnsi="Helvetica" w:cs="Helvetica"/>
        </w:rPr>
        <w:t xml:space="preserve"> =-65, </w:t>
      </w:r>
      <m:oMath>
        <m:r>
          <w:rPr>
            <w:rFonts w:ascii="Cambria Math" w:hAnsi="Cambria Math" w:cs="Helvetica"/>
          </w:rPr>
          <m:t>d </m:t>
        </m:r>
      </m:oMath>
      <w:r w:rsidRPr="004F5B06">
        <w:rPr>
          <w:rFonts w:ascii="Helvetica" w:hAnsi="Helvetica" w:cs="Helvetica"/>
        </w:rPr>
        <w:t xml:space="preserve">=2) reproduced the rapid, non-adapting responses characteristic of </w:t>
      </w:r>
      <w:r>
        <w:rPr>
          <w:rFonts w:ascii="Helvetica" w:hAnsi="Helvetica" w:cs="Helvetica"/>
        </w:rPr>
        <w:t>inhibitory</w:t>
      </w:r>
      <w:r w:rsidRPr="004F5B06">
        <w:rPr>
          <w:rFonts w:ascii="Helvetica" w:hAnsi="Helvetica" w:cs="Helvetica"/>
        </w:rPr>
        <w:t xml:space="preserve"> interneurons that mediate feed</w:t>
      </w:r>
      <w:r>
        <w:rPr>
          <w:rFonts w:ascii="Helvetica" w:hAnsi="Helvetica" w:cs="Helvetica"/>
        </w:rPr>
        <w:t>forward</w:t>
      </w:r>
      <w:r w:rsidRPr="004F5B06">
        <w:rPr>
          <w:rFonts w:ascii="Helvetica" w:hAnsi="Helvetica" w:cs="Helvetica"/>
        </w:rPr>
        <w:t xml:space="preserve"> inhibition in the SC. This distinction proved </w:t>
      </w:r>
      <w:r>
        <w:rPr>
          <w:rFonts w:ascii="Helvetica" w:hAnsi="Helvetica" w:cs="Helvetica"/>
        </w:rPr>
        <w:t>to be important</w:t>
      </w:r>
      <w:r w:rsidRPr="004F5B06">
        <w:rPr>
          <w:rFonts w:ascii="Helvetica" w:hAnsi="Helvetica" w:cs="Helvetica"/>
        </w:rPr>
        <w:t xml:space="preserve"> for establishing the timing relationships between excitation and inhibition that </w:t>
      </w:r>
      <w:r>
        <w:rPr>
          <w:rFonts w:ascii="Helvetica" w:hAnsi="Helvetica" w:cs="Helvetica"/>
        </w:rPr>
        <w:t>underlie</w:t>
      </w:r>
      <w:r w:rsidRPr="004F5B06">
        <w:rPr>
          <w:rFonts w:ascii="Helvetica" w:hAnsi="Helvetica" w:cs="Helvetica"/>
        </w:rPr>
        <w:t xml:space="preserve"> multisensory integration windows</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{"citationID":"QDqW2S8v","properties":{"formattedCitation":"(Gingras et al., 2009)","plainCitation":"(Gingras et al., 2009)","noteIndex":0},"citationItems":[{"id":977,"uris":["http://zotero.org/users/17556725/items/EM434GAU"],"itemData":{"id":977,"type":"article-journal","abstract":"Pooling and synthesizing signals across different senses often enhances responses to the event from which they are derived. Here, we examine whether multisensory response enhancements are attributable to a redundant target effect (two stimuli rather ...","container-title":"The Journal of Neuroscience","DOI":"10.1523/JNEUROSCI.4120-08.2009","issue":"15","language":"en","note":"PMID: 19369558","page":"4897","source":"pmc.ncbi.nlm.nih.gov","title":"The Differing Impact of Multisensory and Unisensory Integration on Behavior","volume":"29","author":[{"family":"Gingras","given":"Guy"},{"family":"Rowland","given":"Benjamin A."},{"family":"Stein","given":"Barry E."}],"issued":{"date-parts":[["2009",4,15]]}}}],"schema":"https://github.com/citation-style-language/schema/raw/master/csl-citation.json"} </w:instrText>
      </w:r>
      <w:r>
        <w:rPr>
          <w:rFonts w:ascii="Helvetica" w:hAnsi="Helvetica" w:cs="Helvetica"/>
        </w:rPr>
        <w:fldChar w:fldCharType="separate"/>
      </w:r>
      <w:r w:rsidRPr="00AE3140">
        <w:rPr>
          <w:rFonts w:ascii="Helvetica" w:hAnsi="Helvetica" w:cs="Helvetica"/>
        </w:rPr>
        <w:t>(Gingras et al., 2009)</w:t>
      </w:r>
      <w:r>
        <w:rPr>
          <w:rFonts w:ascii="Helvetica" w:hAnsi="Helvetica" w:cs="Helvetica"/>
        </w:rPr>
        <w:fldChar w:fldCharType="end"/>
      </w:r>
      <w:r w:rsidRPr="004F5B06">
        <w:rPr>
          <w:rFonts w:ascii="Helvetica" w:hAnsi="Helvetica" w:cs="Helvetica"/>
        </w:rPr>
        <w:t>.</w:t>
      </w:r>
    </w:p>
    <w:p w14:paraId="22081377" w14:textId="59E6D82E" w:rsidR="00B063EB" w:rsidRDefault="00550496" w:rsidP="00B063EB">
      <w:pPr>
        <w:spacing w:after="0" w:line="360" w:lineRule="auto"/>
        <w:ind w:firstLine="720"/>
        <w:jc w:val="both"/>
        <w:rPr>
          <w:rFonts w:ascii="Helvetica" w:hAnsi="Helvetica" w:cs="Helvetica"/>
        </w:rPr>
      </w:pPr>
      <w:ins w:id="4" w:author="Vishnu Mohan" w:date="2026-04-02T15:11:00Z" w16du:dateUtc="2026-04-02T04:11:00Z">
        <w:r w:rsidRPr="004F5B06">
          <w:rPr>
            <w:rFonts w:ascii="Helvetica" w:hAnsi="Helvetica" w:cs="Helvetica"/>
          </w:rPr>
          <w:t>The network operated at millisecond resolution (dt = 0.1 ms)</w:t>
        </w:r>
        <w:r>
          <w:rPr>
            <w:rFonts w:ascii="Helvetica" w:hAnsi="Helvetica" w:cs="Helvetica"/>
          </w:rPr>
          <w:t xml:space="preserve"> and all simulations were implemented in native </w:t>
        </w:r>
        <w:proofErr w:type="spellStart"/>
        <w:r>
          <w:rPr>
            <w:rFonts w:ascii="Helvetica" w:hAnsi="Helvetica" w:cs="Helvetica"/>
          </w:rPr>
          <w:t>PyTorch</w:t>
        </w:r>
        <w:proofErr w:type="spellEnd"/>
        <w:r>
          <w:rPr>
            <w:rFonts w:ascii="Helvetica" w:hAnsi="Helvetica" w:cs="Helvetica"/>
          </w:rPr>
          <w:t>,</w:t>
        </w:r>
        <w:r w:rsidRPr="004F5B06">
          <w:rPr>
            <w:rFonts w:ascii="Helvetica" w:hAnsi="Helvetica" w:cs="Helvetica"/>
          </w:rPr>
          <w:t xml:space="preserve"> with 100 sub-steps per frame</w:t>
        </w:r>
        <w:r>
          <w:rPr>
            <w:rFonts w:ascii="Helvetica" w:hAnsi="Helvetica" w:cs="Helvetica"/>
          </w:rPr>
          <w:t xml:space="preserve"> (each frame was 10 ms long)</w:t>
        </w:r>
        <w:r w:rsidRPr="004F5B06">
          <w:rPr>
            <w:rFonts w:ascii="Helvetica" w:hAnsi="Helvetica" w:cs="Helvetica"/>
          </w:rPr>
          <w:t xml:space="preserve">, </w:t>
        </w:r>
        <w:r>
          <w:rPr>
            <w:rFonts w:ascii="Helvetica" w:hAnsi="Helvetica" w:cs="Helvetica"/>
          </w:rPr>
          <w:t>as this level of temporal detail enables</w:t>
        </w:r>
        <w:r w:rsidRPr="004F5B06">
          <w:rPr>
            <w:rFonts w:ascii="Helvetica" w:hAnsi="Helvetica" w:cs="Helvetica"/>
          </w:rPr>
          <w:t xml:space="preserve"> fine-scale coincidence detection </w:t>
        </w:r>
        <w:r w:rsidRPr="004F5B06">
          <w:rPr>
            <w:rFonts w:ascii="Helvetica" w:hAnsi="Helvetica" w:cs="Helvetica"/>
          </w:rPr>
          <w:lastRenderedPageBreak/>
          <w:t xml:space="preserve">that distinguishes true multisensory events from </w:t>
        </w:r>
        <w:r>
          <w:rPr>
            <w:rFonts w:ascii="Helvetica" w:hAnsi="Helvetica" w:cs="Helvetica"/>
          </w:rPr>
          <w:t>false</w:t>
        </w:r>
        <w:r w:rsidRPr="004F5B06">
          <w:rPr>
            <w:rFonts w:ascii="Helvetica" w:hAnsi="Helvetica" w:cs="Helvetica"/>
          </w:rPr>
          <w:t xml:space="preserve"> correlations</w:t>
        </w:r>
        <w:r>
          <w:rPr>
            <w:rFonts w:ascii="Helvetica" w:hAnsi="Helvetica" w:cs="Helvetica"/>
          </w:rPr>
          <w:t xml:space="preserve"> </w:t>
        </w:r>
        <w:r>
          <w:rPr>
            <w:rFonts w:ascii="Helvetica" w:hAnsi="Helvetica" w:cs="Helvetica"/>
          </w:rPr>
          <w:fldChar w:fldCharType="begin"/>
        </w:r>
        <w:r>
          <w:rPr>
            <w:rFonts w:ascii="Helvetica" w:hAnsi="Helvetica" w:cs="Helvetica"/>
          </w:rPr>
          <w:instrText xml:space="preserve"> ADDIN ZOTERO_ITEM CSL_CITATION {"citationID":"qF478RYm","properties":{"formattedCitation":"(J. Wu et al., 2025; Zenke &amp; Gerstner, 2014)","plainCitation":"(J. Wu et al., 2025; Zenke &amp; Gerstner, 2014)","noteIndex":0},"citationItems":[{"id":980,"uris":["http://zotero.org/users/17556725/items/4HUPGZWM"],"itemData":{"id":980,"type":"article-journal","abstract":"This paper is a contribution to the Physical Review Applied collection titled Physics-Inspired Computing.","container-title":"Physical Review Applied","DOI":"10.1103/PhysRevApplied.23.034030","issue":"3","journalAbbreviation":"Phys. Rev. Appl.","note":"publisher: American Physical Society","page":"034030","source":"APS","title":"Dynamics of neural motifs realized with a minimal memristive neurosynaptic unit","volume":"23","author":[{"family":"Wu","given":"Jiaming"},{"family":"Hollande","given":"Adrien","non-dropping-particle":"d’"},{"family":"Du","given":"Haoran"},{"family":"Rozenberg","given":"Marcelo"}],"issued":{"date-parts":[["2025",3,14]]}}},{"id":984,"uris":["http://zotero.org/users/17556725/items/D5HBNMG4"],"itemData":{"id":984,"type":"article-journal","abstract":"To understand how the central nervous system performs computations using recurrent neuronal circuitry, simulations have become an indispensable tool for theoretical neuroscience. To study neuronal circuits and their ability to self-organize, increasing attention has been directed towards synaptic plasticity. In particular spike-timing-dependent plasticity (STDP) creates specific demands for simulations of spiking neural networks. On the one hand a high temporal resolution is required to capture the millisecond timescale of typical STDP windows. On the other hand network simulations have to evolve over hours up to days, to capture the timescale of long-term plasticity. To do this efficiently, fast simulation speed is the crucial ingredient rather than large neuron numbers. Using different medium-sized network models consisting of several thousands of neurons and off-the-shelf hardware, we compare the simulation speed of the simulators: Brian, NEST and Neuron as well as our own simulator Auryn. Our results show that real-time simulations of different plastic network models are possible in parallel simulations in which numerical precision is not a primary concern. Even so, the speed-up margin of parallelism is limited and boosting simulation speeds beyond one tenth of real-time is difficult. By profiling simulation code we show that the run times of typical plastic network simulations encounter a hard boundary. This limit is partly due to latencies in the inter-process communications and thus cannot be overcome by increased parallelism. Overall these results show that to study plasticity in medium-sized spiking neural networks, adequate simulation tools are readily available which run efficiently on small clusters. However, to run simulations substantially faster than real-time, special hardware is a prerequisite.","container-title":"Frontiers in Neuroinformatics","DOI":"10.3389/fninf.2014.00076","ISSN":"1662-5196","journalAbbreviation":"Front. Neuroinform.","language":"English","note":"publisher: Frontiers","source":"Frontiers","title":"Limits to high-speed simulations of spiking neural networks using general-purpose computers","URL":"https://www.frontiersin.org/journals/neuroinformatics/articles/10.3389/fninf.2014.00076/full","volume":"8","author":[{"family":"Zenke","given":"Friedemann"},{"family":"Gerstner","given":"Wulfram"}],"accessed":{"date-parts":[["2025",8,11]]},"issued":{"date-parts":[["2014",9,11]]}}}],"schema":"https://github.com/citation-style-language/schema/raw/master/csl-citation.json"} </w:instrText>
        </w:r>
        <w:r>
          <w:rPr>
            <w:rFonts w:ascii="Helvetica" w:hAnsi="Helvetica" w:cs="Helvetica"/>
          </w:rPr>
          <w:fldChar w:fldCharType="separate"/>
        </w:r>
        <w:r w:rsidRPr="0090123D">
          <w:rPr>
            <w:rFonts w:ascii="Helvetica" w:hAnsi="Helvetica" w:cs="Helvetica"/>
          </w:rPr>
          <w:t>(Wu et al., 2025; Zenke &amp; Gerstner, 2014)</w:t>
        </w:r>
        <w:r>
          <w:rPr>
            <w:rFonts w:ascii="Helvetica" w:hAnsi="Helvetica" w:cs="Helvetica"/>
          </w:rPr>
          <w:fldChar w:fldCharType="end"/>
        </w:r>
        <w:r w:rsidRPr="004F5B06">
          <w:rPr>
            <w:rFonts w:ascii="Helvetica" w:hAnsi="Helvetica" w:cs="Helvetica"/>
          </w:rPr>
          <w:t>.</w:t>
        </w:r>
        <w:r>
          <w:rPr>
            <w:rFonts w:ascii="Helvetica" w:hAnsi="Helvetica" w:cs="Helvetica"/>
          </w:rPr>
          <w:t xml:space="preserve"> </w:t>
        </w:r>
      </w:ins>
      <w:r w:rsidR="00B063EB" w:rsidRPr="004F5B06">
        <w:rPr>
          <w:rFonts w:ascii="Helvetica" w:hAnsi="Helvetica" w:cs="Helvetica"/>
        </w:rPr>
        <w:t xml:space="preserve">This high temporal resolution </w:t>
      </w:r>
      <w:r w:rsidR="00B063EB">
        <w:rPr>
          <w:rFonts w:ascii="Helvetica" w:hAnsi="Helvetica" w:cs="Helvetica"/>
        </w:rPr>
        <w:t xml:space="preserve">also </w:t>
      </w:r>
      <w:r w:rsidR="00B063EB" w:rsidRPr="004F5B06">
        <w:rPr>
          <w:rFonts w:ascii="Helvetica" w:hAnsi="Helvetica" w:cs="Helvetica"/>
        </w:rPr>
        <w:t>allowed synaptic current</w:t>
      </w:r>
      <w:r w:rsidR="00B063EB">
        <w:rPr>
          <w:rFonts w:ascii="Helvetica" w:hAnsi="Helvetica" w:cs="Helvetica"/>
        </w:rPr>
        <w:t xml:space="preserve"> computations</w:t>
      </w:r>
      <w:r w:rsidR="00B063EB" w:rsidRPr="004F5B06">
        <w:rPr>
          <w:rFonts w:ascii="Helvetica" w:hAnsi="Helvetica" w:cs="Helvetica"/>
        </w:rPr>
        <w:t xml:space="preserve"> to evolve realistically and enabled </w:t>
      </w:r>
      <w:r w:rsidR="00B063EB">
        <w:rPr>
          <w:rFonts w:ascii="Helvetica" w:hAnsi="Helvetica" w:cs="Helvetica"/>
        </w:rPr>
        <w:t>STDP</w:t>
      </w:r>
      <w:r w:rsidR="00B063EB" w:rsidRPr="004F5B06">
        <w:rPr>
          <w:rFonts w:ascii="Helvetica" w:hAnsi="Helvetica" w:cs="Helvetica"/>
        </w:rPr>
        <w:t xml:space="preserve"> mechanisms to shape connectivity based on </w:t>
      </w:r>
      <w:r w:rsidR="00B063EB">
        <w:rPr>
          <w:rFonts w:ascii="Helvetica" w:hAnsi="Helvetica" w:cs="Helvetica"/>
        </w:rPr>
        <w:t>the correct</w:t>
      </w:r>
      <w:r w:rsidR="00B063EB" w:rsidRPr="004F5B06">
        <w:rPr>
          <w:rFonts w:ascii="Helvetica" w:hAnsi="Helvetica" w:cs="Helvetica"/>
        </w:rPr>
        <w:t xml:space="preserve"> temporal relationships between pre- and postsynaptic activity</w:t>
      </w:r>
      <w:r w:rsidR="00B063EB">
        <w:rPr>
          <w:rFonts w:ascii="Helvetica" w:hAnsi="Helvetica" w:cs="Helvetica"/>
        </w:rPr>
        <w:t xml:space="preserve"> </w:t>
      </w:r>
      <w:r w:rsidR="00B063EB">
        <w:rPr>
          <w:rFonts w:ascii="Helvetica" w:hAnsi="Helvetica" w:cs="Helvetica"/>
        </w:rPr>
        <w:fldChar w:fldCharType="begin"/>
      </w:r>
      <w:r w:rsidR="00CA46B8">
        <w:rPr>
          <w:rFonts w:ascii="Helvetica" w:hAnsi="Helvetica" w:cs="Helvetica"/>
        </w:rPr>
        <w:instrText xml:space="preserve"> ADDIN ZOTERO_ITEM CSL_CITATION {"citationID":"mjrtHJ1o","properties":{"formattedCitation":"(Shouval et al., 2010)","plainCitation":"(Shouval et al., 2010)","noteIndex":0},"citationItems":[{"id":982,"uris":["http://zotero.org/users/17556725/items/QB6U9K92"],"itemData":{"id":982,"type":"article-journal","abstract":"Spike timing dependent plasticity (STDP) is a phenomenon in which the precise timing of spikes affects the sign and magnitude of changes in synaptic strength. STDP is often interpreted as the comprehensive learning rule for a synapse – the “first law” of synaptic plasticity. This interpretation is made explicit in theoretical models in which the total plasticity produced by complex spike patterns results from a superposition of the effects of all spike pairs. Although such models are appealing for their simplicity, they can fail dramatically. For example, the measured single-spike learning rule between hippocampal CA3 and CA1 pyramidal neurons does not predict the existence of long-term potentiation one of the best-known forms of synaptic plasticity. Layers of complexity have been added to the basic STDP model to repair predictive failures, but they have been outstripped by experimental data. We propose an alternate first law: neural activity triggers changes in key biochemical intermediates, which act as a more direct trigger of plasticity mechanisms. One particularly successful model uses intracellular calcium as the intermediate and can account for many observed properties of bidirectional plasticity. In this formulation, STDP is not itself the basis for explaining other forms of plasticity, but is instead a consequence of changes in the biochemical intermediate, calcium. Eventually a mechanism-based framework for learning rules should include other messengers, discrete change at individual synapses, spread of plasticity among neighboring synapses, and priming of hidden processes that change a synapse's susceptibility to future change. Mechanism-based models provide a rich framework for the computational representation of synaptic plasticity.","container-title":"Frontiers in Computational Neuroscience","DOI":"10.3389/fncom.2010.00019","ISSN":"1662-5188","journalAbbreviation":"Front. Comput. Neurosci.","language":"English","note":"publisher: Frontiers","source":"Frontiers","title":"Spike Timing Dependent Plasticity: A Consequence of More Fundamental Learning Rules","title-short":"Spike Timing Dependent Plasticity","URL":"https://www.frontiersin.org/journals/computational-neuroscience/articles/10.3389/fncom.2010.00019/full","volume":"4","author":[{"family":"Shouval","given":"Harel Z."},{"family":"Wang","given":"Samuel S.-H."},{"family":"Wittenberg","given":"Gayle M."}],"accessed":{"date-parts":[["2025",8,11]]},"issued":{"date-parts":[["2010",7,1]]}}}],"schema":"https://github.com/citation-style-language/schema/raw/master/csl-citation.json"} </w:instrText>
      </w:r>
      <w:r w:rsidR="00B063EB">
        <w:rPr>
          <w:rFonts w:ascii="Helvetica" w:hAnsi="Helvetica" w:cs="Helvetica"/>
        </w:rPr>
        <w:fldChar w:fldCharType="separate"/>
      </w:r>
      <w:r w:rsidR="00B063EB" w:rsidRPr="009F6E51">
        <w:rPr>
          <w:rFonts w:ascii="Helvetica" w:hAnsi="Helvetica" w:cs="Helvetica"/>
        </w:rPr>
        <w:t>(Shouval et al., 2010)</w:t>
      </w:r>
      <w:r w:rsidR="00B063EB">
        <w:rPr>
          <w:rFonts w:ascii="Helvetica" w:hAnsi="Helvetica" w:cs="Helvetica"/>
        </w:rPr>
        <w:fldChar w:fldCharType="end"/>
      </w:r>
      <w:r w:rsidR="00B063EB" w:rsidRPr="004F5B06">
        <w:rPr>
          <w:rFonts w:ascii="Helvetica" w:hAnsi="Helvetica" w:cs="Helvetica"/>
        </w:rPr>
        <w:t>.</w:t>
      </w:r>
    </w:p>
    <w:p w14:paraId="2ADF721B" w14:textId="1B0122A6" w:rsidR="00B063EB" w:rsidRPr="000E5780" w:rsidRDefault="00B063EB" w:rsidP="00B063EB">
      <w:pPr>
        <w:spacing w:before="120" w:after="0" w:line="360" w:lineRule="auto"/>
        <w:jc w:val="both"/>
        <w:rPr>
          <w:rFonts w:ascii="Helvetica" w:eastAsiaTheme="minorEastAsia" w:hAnsi="Helvetica" w:cs="Helvetica"/>
        </w:rPr>
      </w:pPr>
      <w:r w:rsidRPr="00752AEF">
        <w:rPr>
          <w:rFonts w:ascii="Helvetica" w:eastAsiaTheme="minorEastAsia" w:hAnsi="Helvetica" w:cs="Helvetica"/>
          <w:b/>
          <w:bCs/>
          <w:i/>
          <w:iCs/>
        </w:rPr>
        <w:t>Training protocol and stimulus generation.</w:t>
      </w:r>
      <w:r>
        <w:rPr>
          <w:rFonts w:ascii="Helvetica" w:eastAsiaTheme="minorEastAsia" w:hAnsi="Helvetica" w:cs="Helvetica"/>
          <w:b/>
          <w:bCs/>
        </w:rPr>
        <w:t xml:space="preserve"> </w:t>
      </w:r>
      <w:ins w:id="5" w:author="Vishnu Mohan" w:date="2026-04-02T15:18:00Z" w16du:dateUtc="2026-04-02T04:18:00Z">
        <w:r w:rsidR="009E1203" w:rsidRPr="00AB2D75">
          <w:rPr>
            <w:rFonts w:ascii="Helvetica" w:eastAsiaTheme="minorEastAsia" w:hAnsi="Helvetica" w:cs="Helvetica"/>
          </w:rPr>
          <w:t>Networks were trained unsupervised for 80 epochs (1,000 sequences per epoch; 20 frames/200 ms per sequence). Each sequence contained up to two 50-ms events with probabilities 60% congruent audiovisual, 20% auditory-only, and 20% visual-only; during bimodal events, each modality was independently jittered by ±3° with 60% probability. Inputs were converted to Poisson spike trains (0–300 Hz, 10-ms bins), with intensities ranging from 0.4 to 1.0 and additive Gaussian spatial noise (σ = 0.02)</w:t>
        </w:r>
        <w:r w:rsidR="009E1203">
          <w:rPr>
            <w:rFonts w:ascii="Helvetica" w:eastAsiaTheme="minorEastAsia" w:hAnsi="Helvetica" w:cs="Helvetica"/>
          </w:rPr>
          <w:t xml:space="preserve"> </w:t>
        </w:r>
      </w:ins>
      <w:r>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{"citationID":"i2SdUY9j","properties":{"formattedCitation":"(De Gelder &amp; Bertelson, 2003; R. A. Stevenson, Ghose, et al., 2014)","plainCitation":"(De Gelder &amp; Bertelson, 2003; R. A. Stevenson, Ghose, et al., 2014)","dontUpdate":true,"noteIndex":0},"citationItems":[{"id":986,"uris":["http://zotero.org/users/17556725/items/WS7H2NGU"],"itemData":{"id":986,"type":"article-journal","abstract":"Studies of multimodal integration have relied to a large extent on conflict situations, in which two sensory modalities receive incongruent data concerning one aspect of the source. Exposure to such situations produces immediate crossmodal biases as well as longer lasting aftereffects, revealing recalibrations of data-to-percept matches. In the natural environment, such phenomena might be adaptive, by reducing the perturbing effects of factors like noise or growth-induced changes in receptor organs, and by enriching the percept. However, experimental results generalize to real life only when they reflect automatic perceptual processes, and not response strategies adopted to satisfy the particular demands of laboratory tasks. Here, we focus on this issue and review ways of addressing it that have been developed recently.","container-title":"Trends in Cognitive Sciences","DOI":"10.1016/j.tics.2003.08.014","ISSN":"1364-6613","issue":"10","journalAbbreviation":"Trends in Cognitive Sciences","page":"460-467","source":"ScienceDirect","title":"Multisensory integration, perception and ecological validity","volume":"7","author":[{"family":"De Gelder","given":"Beatrice"},{"family":"Bertelson","given":"Paul"}],"issued":{"date-parts":[["2003",10,1]]}}},{"id":988,"uris":["http://zotero.org/users/17556725/items/GYFJSDEZ"],"itemData":{"id":988,"type":"article-journal","abstract":"We process information from the world through multiple senses, and the brain must decide what information belongs together and what information should be segregated. One challenge in studying such multisensory integration is how to quantify the multisensory interactions, a challenge that is amplified by the host of methods that are now used to measure neural, behavioral, and perceptual responses. Many of the measures that have been developed to quantify multisensory integration (and which have been derived from single unit analyses), have been applied to these different measures without much consideration for the nature of the process being studied. Here, we provide a review focused on the means with which experimenters quantify multisensory processes and integration across a range of commonly used experimental methodologies. We emphasize the most commonly employed measures, including single- and multiunit responses, local field potentials, functional magnetic resonance imaging, and electroencephalography, along with behavioral measures of detection, accuracy, and response times. In each section, we will discuss the different metrics commonly used to quantify multisensory interactions, including the rationale for their use, their advantages, and the drawbacks and caveats associated with them. Also discussed are possible alternatives to the most commonly used metrics.","container-title":"Brain Topography","DOI":"10.1007/s10548-014-0365-7","ISSN":"1573-6792","issue":"6","journalAbbreviation":"Brain Topogr","language":"en","page":"707-730","source":"Springer Link","title":"Identifying and Quantifying Multisensory Integration: A Tutorial Review","title-short":"Identifying and Quantifying Multisensory Integration","volume":"27","author":[{"family":"Stevenson","given":"Ryan A."},{"family":"Ghose","given":"Dipanwita"},{"family":"Fister","given":"Juliane Krueger"},{"family":"Sarko","given":"Diana K."},{"family":"Altieri","given":"Nicholas A."},{"family":"Nidiffer","given":"Aaron R."},{"family":"Kurela","given":"LeAnne R."},{"family":"Siemann","given":"Justin K."},{"family":"James","given":"Thomas W."},{"family":"Wallace","given":"Mark T."}],"issued":{"date-parts":[["2014",11,1]]}}}],"schema":"https://github.com/citation-style-language/schema/raw/master/csl-citation.json"} </w:instrText>
      </w:r>
      <w:r>
        <w:rPr>
          <w:rFonts w:ascii="Helvetica" w:eastAsiaTheme="minorEastAsia" w:hAnsi="Helvetica" w:cs="Helvetica"/>
        </w:rPr>
        <w:fldChar w:fldCharType="separate"/>
      </w:r>
      <w:r w:rsidR="00E04D77">
        <w:rPr>
          <w:rFonts w:ascii="Helvetica" w:hAnsi="Helvetica" w:cs="Helvetica"/>
        </w:rPr>
        <w:t>(De Gelder &amp; Bertelson, 2003; Stevenson, Ghose, et al., 2014)</w:t>
      </w:r>
      <w:r>
        <w:rPr>
          <w:rFonts w:ascii="Helvetica" w:eastAsiaTheme="minorEastAsia" w:hAnsi="Helvetica" w:cs="Helvetica"/>
        </w:rPr>
        <w:fldChar w:fldCharType="end"/>
      </w:r>
      <w:r w:rsidRPr="000E5780">
        <w:rPr>
          <w:rFonts w:ascii="Helvetica" w:eastAsiaTheme="minorEastAsia" w:hAnsi="Helvetica" w:cs="Helvetica"/>
        </w:rPr>
        <w:t>.</w:t>
      </w:r>
      <w:r>
        <w:rPr>
          <w:rFonts w:ascii="Helvetica" w:eastAsiaTheme="minorEastAsia" w:hAnsi="Helvetica" w:cs="Helvetica"/>
        </w:rPr>
        <w:t xml:space="preserve"> A maximum of two events could occur simultaneously.</w:t>
      </w:r>
    </w:p>
    <w:p w14:paraId="59294049" w14:textId="071E927F" w:rsidR="00B063EB" w:rsidRPr="000E5780" w:rsidRDefault="00B063EB" w:rsidP="00B063EB">
      <w:pPr>
        <w:spacing w:after="0" w:line="360" w:lineRule="auto"/>
        <w:ind w:firstLine="720"/>
        <w:jc w:val="both"/>
        <w:rPr>
          <w:rFonts w:ascii="Helvetica" w:eastAsiaTheme="minorEastAsia" w:hAnsi="Helvetica" w:cs="Helvetica"/>
        </w:rPr>
      </w:pPr>
      <w:r w:rsidRPr="00D14387">
        <w:rPr>
          <w:rFonts w:ascii="Helvetica" w:eastAsiaTheme="minorEastAsia" w:hAnsi="Helvetica" w:cs="Helvetica"/>
        </w:rPr>
        <w:t xml:space="preserve">To </w:t>
      </w:r>
      <w:r w:rsidR="00D731BE">
        <w:rPr>
          <w:rFonts w:ascii="Helvetica" w:eastAsiaTheme="minorEastAsia" w:hAnsi="Helvetica" w:cs="Helvetica"/>
        </w:rPr>
        <w:t>en</w:t>
      </w:r>
      <w:r>
        <w:rPr>
          <w:rFonts w:ascii="Helvetica" w:eastAsiaTheme="minorEastAsia" w:hAnsi="Helvetica" w:cs="Helvetica"/>
        </w:rPr>
        <w:t>sure the network could tolerate minor deviations in spatial alignment</w:t>
      </w:r>
      <w:r w:rsidRPr="00D14387">
        <w:rPr>
          <w:rFonts w:ascii="Helvetica" w:eastAsiaTheme="minorEastAsia" w:hAnsi="Helvetica" w:cs="Helvetica"/>
        </w:rPr>
        <w:t>,</w:t>
      </w:r>
      <w:r w:rsidRPr="000E5780">
        <w:rPr>
          <w:rFonts w:ascii="Helvetica" w:eastAsiaTheme="minorEastAsia" w:hAnsi="Helvetica" w:cs="Helvetica"/>
        </w:rPr>
        <w:t xml:space="preserve"> </w:t>
      </w:r>
      <w:r w:rsidRPr="00B14894">
        <w:rPr>
          <w:rFonts w:ascii="Helvetica" w:eastAsiaTheme="minorEastAsia" w:hAnsi="Helvetica" w:cs="Helvetica"/>
        </w:rPr>
        <w:t xml:space="preserve">during each bimodal event the auditory and visual components were independently jittered with </w:t>
      </w:r>
      <w:r>
        <w:rPr>
          <w:rFonts w:ascii="Helvetica" w:eastAsiaTheme="minorEastAsia" w:hAnsi="Helvetica" w:cs="Helvetica"/>
        </w:rPr>
        <w:t xml:space="preserve">60% </w:t>
      </w:r>
      <w:r w:rsidRPr="00B14894">
        <w:rPr>
          <w:rFonts w:ascii="Helvetica" w:eastAsiaTheme="minorEastAsia" w:hAnsi="Helvetica" w:cs="Helvetica"/>
        </w:rPr>
        <w:t>probability by a small lateral offset drawn uniformly from ±3°, such that either modality (or both) could be displaced while the other remained aligned. Before entering the unisensory A and V layers, each event profile was converted into a population of Poisson</w:t>
      </w:r>
      <w:r w:rsidRPr="00B14894">
        <w:rPr>
          <w:rFonts w:ascii="Helvetica" w:eastAsiaTheme="minorEastAsia" w:hAnsi="Helvetica" w:cs="Helvetica"/>
        </w:rPr>
        <w:noBreakHyphen/>
        <w:t>distributed spikes (0–300 Hz, 10 ms bins), providing physiologically realistic spiking input for synaptic plasticity</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{"citationID":"6yOABC1l","properties":{"formattedCitation":"(Thieu &amp; Melnik, 2025)","plainCitation":"(Thieu &amp; Melnik, 2025)","noteIndex":0},"citationItems":[{"id":989,"uris":["http://zotero.org/users/17556725/items/B6PMHH8P"],"itemData":{"id":989,"type":"article-journal","abstract":"Background/Objectives: Neuronal oscillations play a key role in the symptoms of Parkinson’s disease (PD). This study investigates the effects of random synaptic inputs, their correlations, and the interaction with synaptic dynamics and spike timing-dependent plasticity (STDP) on the membrane potential and firing patterns of subthalamic nucleus (STN) neurons, both in healthy and PD-affected states. Methods: We used a modified Hodgkin–Huxley model with a Langevin stochastic framework to study how synaptic conductance, random input fluctuations, and STDP affect STN neuron firing and membrane potential, including sensitivity to refractory period and synaptic depression variability. Results: Our results show that random inputs significantly affect the firing patterns of STN neurons, both in healthy cells and those with PD under DBS treatment. STDP, along with random refractory periods and fluctuating input currents, increases the irregularity of inter-spike intervals (ISIs) in output neuron spike trains. Sensitivity analyses highlight the key role of synaptic depression and refractory period variability in shaping firing patterns. Combining random inputs with STDP boosts the correlation between neuron activities. Furthermore, at fixed input noise levels, the model’s output closely matches experimental firing rate and ISI variability data from PD patients and animals, with statistical tests confirming significant effects of STDP on firing regularity. Conclusions: The findings suggest that the stochastic dynamics of STN neurons, combined with STDP, are crucial for shaping neuronal firing patterns in both healthy and PD-affected states. These insights improve our understanding of how noise and plasticity contribute to neural function and dysfunction, with implications for PD symptom management.","container-title":"Biomedicines","DOI":"10.3390/biomedicines13071718","ISSN":"2227-9059","issue":"7","language":"en","license":"http://creativecommons.org/licenses/by/3.0/","note":"publisher: Multidisciplinary Digital Publishing Institute","page":"1718","source":"www.mdpi.com","title":"Spike Timing-Dependent Plasticity and Random Inputs Shape Interspike Interval Regularity of Model STN Neurons","volume":"13","author":[{"family":"Thieu","given":"Thoa"},{"family":"Melnik","given":"Roderick"}],"issued":{"date-parts":[["2025",7]]}}}],"schema":"https://github.com/citation-style-language/schema/raw/master/csl-citation.json"} </w:instrText>
      </w:r>
      <w:r>
        <w:rPr>
          <w:rFonts w:ascii="Helvetica" w:eastAsiaTheme="minorEastAsia" w:hAnsi="Helvetica" w:cs="Helvetica"/>
        </w:rPr>
        <w:fldChar w:fldCharType="separate"/>
      </w:r>
      <w:r w:rsidRPr="00544EA6">
        <w:rPr>
          <w:rFonts w:ascii="Helvetica" w:hAnsi="Helvetica" w:cs="Helvetica"/>
        </w:rPr>
        <w:t>(Thieu &amp; Melnik, 2025)</w:t>
      </w:r>
      <w:r>
        <w:rPr>
          <w:rFonts w:ascii="Helvetica" w:eastAsiaTheme="minorEastAsia" w:hAnsi="Helvetica" w:cs="Helvetica"/>
        </w:rPr>
        <w:fldChar w:fldCharType="end"/>
      </w:r>
      <w:r w:rsidRPr="00B14894">
        <w:rPr>
          <w:rFonts w:ascii="Helvetica" w:eastAsiaTheme="minorEastAsia" w:hAnsi="Helvetica" w:cs="Helvetica"/>
        </w:rPr>
        <w:t>. Input intensities varied logarithmically between 0.4 and 1.0 to encourage contrast</w:t>
      </w:r>
      <w:r w:rsidRPr="00B14894">
        <w:rPr>
          <w:rFonts w:ascii="Helvetica" w:eastAsiaTheme="minorEastAsia" w:hAnsi="Helvetica" w:cs="Helvetica"/>
        </w:rPr>
        <w:noBreakHyphen/>
        <w:t>invariant responses, and Gaussian spatial profiles were corrupted with additive zero</w:t>
      </w:r>
      <w:r w:rsidRPr="00B14894">
        <w:rPr>
          <w:rFonts w:ascii="Helvetica" w:eastAsiaTheme="minorEastAsia" w:hAnsi="Helvetica" w:cs="Helvetica"/>
        </w:rPr>
        <w:noBreakHyphen/>
        <w:t>mean Gaussian noise (σ = 0.02, applied independently to every neuron and frame in both modalities) to simulate sensory uncertainty and avoid overfitting</w:t>
      </w:r>
      <w:r w:rsidRPr="000E5780">
        <w:rPr>
          <w:rFonts w:ascii="Helvetica" w:eastAsiaTheme="minorEastAsia" w:hAnsi="Helvetica" w:cs="Helvetica"/>
        </w:rPr>
        <w:t xml:space="preserve"> to noise-free inputs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{"citationID":"QcB1knXp","properties":{"formattedCitation":"(Faisal et al., 2008; Hasinoff, 2014)","plainCitation":"(Faisal et al., 2008; Hasinoff, 2014)","noteIndex":0},"citationItems":[{"id":1002,"uris":["http://zotero.org/users/17556725/items/ASTXM8WD"],"itemData":{"id":1002,"type":"article-journal","abstract":"Trial-to-trial variability can result from both deterministic sources, such as complex dynamics or internal states, and randomness — that is, noise. This Review focuses on noise and its impact along the behavioural loop.Sensory noise is noise in sensory signals and sensory receptors. It limits the amount of information that is available to other areas of the CNS.Cellular noise is an underestimated contributor to neuronal variability. The stochastic nature of neuronal mechanisms becomes critical in the many small structures of the CNS.Electrical noise in neurons, especially channel noise from voltage-gated ion channels, limits neuronal reliability and cell size, producing millisecond variability in action-potential initiation and propagation.Synaptic noise results from the noisy biochemical processes that underlie synaptic transmission. Adding up these noise sources can account for the observed postsynaptic-response variability.Noise build-up in neural networks can be contained by appropriate network layouts, homeostatic mechanisms and the threshold-like nature of neurons.Motor noise results when neural signals are converted into forces. The architecture of motor neurons and their muscle fibres makes the conversion noisy. The brain organizes movements to minimize the effects of motor noise on movement variability.Beneficial effects of noise include stochastic resonance in specific cases of sensory processing and forcing neural networks to be more robust and explore more states.Behavioural variability, as observed in sensory estimation and movement tasks, appears to be mainly produced by noise.The principle of averaging is one of two fundamental principles applied by the CNS to compensate for noise by summing over sources of redundant information.The principle of prior knowledge is the other fundamental principle: it exploits the expected nature of signals and noise. The CNS often applies it in combination with averaging, such as in Bayesian cue combination in sensory processing.","container-title":"Nature Reviews Neuroscience","DOI":"10.1038/nrn2258","ISSN":"1471-0048","issue":"4","journalAbbreviation":"Nat Rev Neurosci","language":"en","license":"2008 Springer Nature Limited","note":"publisher: Nature Publishing Group","page":"292-303","source":"www.nature.com","title":"Noise in the nervous system","volume":"9","author":[{"family":"Faisal","given":"A. Aldo"},{"family":"Selen","given":"Luc P. J."},{"family":"Wolpert","given":"Daniel M."}],"issued":{"date-parts":[["2008",4]]}}},{"id":1001,"uris":["http://zotero.org/users/17556725/items/CEL9Z6B5"],"itemData":{"id":1001,"type":"chapter","abstract":"'Photon, Poisson Noise' published in 'Computer Vision'","container-title":"Computer Vision","ISBN":"978-0-387-31439-6","language":"en","note":"DOI: 10.1007/978-0-387-31439-6_482","page":"608-610","publisher":"Springer, Boston, MA","source":"link.springer.com","title":"Photon, Poisson Noise","URL":"https://link.springer.com/rwe/10.1007/978-0-387-31439-6_482","author":[{"family":"Hasinoff","given":"Samuel W."}],"accessed":{"date-parts":[["2025",8,11]]},"issued":{"date-parts":[["2014"]]}}}],"schema":"https://github.com/citation-style-language/schema/raw/master/csl-citation.json"} </w:instrText>
      </w:r>
      <w:r>
        <w:rPr>
          <w:rFonts w:ascii="Helvetica" w:eastAsiaTheme="minorEastAsia" w:hAnsi="Helvetica" w:cs="Helvetica"/>
        </w:rPr>
        <w:fldChar w:fldCharType="separate"/>
      </w:r>
      <w:r w:rsidRPr="00066431">
        <w:rPr>
          <w:rFonts w:ascii="Helvetica" w:hAnsi="Helvetica" w:cs="Helvetica"/>
        </w:rPr>
        <w:t>(Faisal et al., 2008; Hasinoff, 2014)</w:t>
      </w:r>
      <w:r>
        <w:rPr>
          <w:rFonts w:ascii="Helvetica" w:eastAsiaTheme="minorEastAsia" w:hAnsi="Helvetica" w:cs="Helvetica"/>
        </w:rPr>
        <w:fldChar w:fldCharType="end"/>
      </w:r>
      <w:r w:rsidRPr="000E5780">
        <w:rPr>
          <w:rFonts w:ascii="Helvetica" w:eastAsiaTheme="minorEastAsia" w:hAnsi="Helvetica" w:cs="Helvetica"/>
        </w:rPr>
        <w:t>.</w:t>
      </w:r>
    </w:p>
    <w:p w14:paraId="1E941F7E" w14:textId="3DC7DDA3" w:rsidR="00B063EB" w:rsidRPr="00736A9E" w:rsidRDefault="00B063EB" w:rsidP="00B063EB">
      <w:pPr>
        <w:spacing w:after="0" w:line="360" w:lineRule="auto"/>
        <w:ind w:firstLine="720"/>
        <w:jc w:val="both"/>
        <w:rPr>
          <w:rFonts w:ascii="Helvetica" w:eastAsiaTheme="minorEastAsia" w:hAnsi="Helvetica" w:cs="Helvetica"/>
        </w:rPr>
      </w:pPr>
      <w:r w:rsidRPr="000E5780">
        <w:rPr>
          <w:rFonts w:ascii="Helvetica" w:eastAsiaTheme="minorEastAsia" w:hAnsi="Helvetica" w:cs="Helvetica"/>
        </w:rPr>
        <w:t xml:space="preserve">The network's operating regime required careful calibration to balance sensitivity against saturation. </w:t>
      </w:r>
      <w:r>
        <w:rPr>
          <w:rFonts w:ascii="Helvetica" w:eastAsiaTheme="minorEastAsia" w:hAnsi="Helvetica" w:cs="Helvetica"/>
        </w:rPr>
        <w:t>By trial and error</w:t>
      </w:r>
      <w:r w:rsidRPr="000E5780">
        <w:rPr>
          <w:rFonts w:ascii="Helvetica" w:eastAsiaTheme="minorEastAsia" w:hAnsi="Helvetica" w:cs="Helvetica"/>
        </w:rPr>
        <w:t xml:space="preserve">, we </w:t>
      </w:r>
      <w:r>
        <w:rPr>
          <w:rFonts w:ascii="Helvetica" w:eastAsiaTheme="minorEastAsia" w:hAnsi="Helvetica" w:cs="Helvetica"/>
        </w:rPr>
        <w:t>identified</w:t>
      </w:r>
      <w:r w:rsidRPr="000E5780">
        <w:rPr>
          <w:rFonts w:ascii="Helvetica" w:eastAsiaTheme="minorEastAsia" w:hAnsi="Helvetica" w:cs="Helvetica"/>
        </w:rPr>
        <w:t xml:space="preserve"> an input scaling factor that elicited approximately </w:t>
      </w:r>
      <w:r>
        <w:rPr>
          <w:rFonts w:ascii="Helvetica" w:eastAsiaTheme="minorEastAsia" w:hAnsi="Helvetica" w:cs="Helvetica"/>
        </w:rPr>
        <w:t>ten</w:t>
      </w:r>
      <w:r w:rsidRPr="000E5780">
        <w:rPr>
          <w:rFonts w:ascii="Helvetica" w:eastAsiaTheme="minorEastAsia" w:hAnsi="Helvetica" w:cs="Helvetica"/>
        </w:rPr>
        <w:t xml:space="preserve"> multisensory spikes in response to a single unimodal pulse</w:t>
      </w:r>
      <w:r>
        <w:rPr>
          <w:rFonts w:ascii="Helvetica" w:eastAsiaTheme="minorEastAsia" w:hAnsi="Helvetica" w:cs="Helvetica"/>
        </w:rPr>
        <w:t xml:space="preserve"> over a second, </w:t>
      </w:r>
      <w:r w:rsidRPr="000E5780">
        <w:rPr>
          <w:rFonts w:ascii="Helvetica" w:eastAsiaTheme="minorEastAsia" w:hAnsi="Helvetica" w:cs="Helvetica"/>
        </w:rPr>
        <w:t>a level that permitted robust responses without ceiling effects. Feed</w:t>
      </w:r>
      <w:r>
        <w:rPr>
          <w:rFonts w:ascii="Helvetica" w:eastAsiaTheme="minorEastAsia" w:hAnsi="Helvetica" w:cs="Helvetica"/>
        </w:rPr>
        <w:t>forward</w:t>
      </w:r>
      <w:r w:rsidRPr="000E5780">
        <w:rPr>
          <w:rFonts w:ascii="Helvetica" w:eastAsiaTheme="minorEastAsia" w:hAnsi="Helvetica" w:cs="Helvetica"/>
        </w:rPr>
        <w:t xml:space="preserve"> inhibitory gain was </w:t>
      </w:r>
      <w:r>
        <w:rPr>
          <w:rFonts w:ascii="Helvetica" w:eastAsiaTheme="minorEastAsia" w:hAnsi="Helvetica" w:cs="Helvetica"/>
        </w:rPr>
        <w:t>set to match a physiologically accurate</w:t>
      </w:r>
      <w:r w:rsidRPr="000E5780">
        <w:rPr>
          <w:rFonts w:ascii="Helvetica" w:eastAsiaTheme="minorEastAsia" w:hAnsi="Helvetica" w:cs="Helvetica"/>
        </w:rPr>
        <w:t xml:space="preserve"> excitation/inhibition balance that supported both reliable detection and dynamic range </w:t>
      </w:r>
      <w:r w:rsidRPr="000E5780">
        <w:rPr>
          <w:rFonts w:ascii="Helvetica" w:eastAsiaTheme="minorEastAsia" w:hAnsi="Helvetica" w:cs="Helvetica"/>
        </w:rPr>
        <w:lastRenderedPageBreak/>
        <w:t>for multisensory enhancement</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{"citationID":"5hgyFgNP","properties":{"formattedCitation":"(Bhatia et al., 2019)","plainCitation":"(Bhatia et al., 2019)","noteIndex":0},"citationItems":[{"id":991,"uris":["http://zotero.org/users/17556725/items/Z5I748BV"],"itemData":{"id":991,"type":"article-journal","abstract":"Excitation-inhibition (EI) balance controls excitability, dynamic range, and input gating in many brain circuits. Subsets of synaptic input can be selected or 'gated' by precise modulation of finely tuned EI balance, but assessing the granularity of EI balance requires combinatorial analysis of excitatory and inhibitory inputs. Using patterned optogenetic stimulation of mouse hippocampal CA3 neurons, we show that hundreds of unique CA3 input combinations recruit excitation and inhibition with a nearly identical ratio, demonstrating precise EI balance at the hippocampus. Crucially, the delay between excitation and inhibition decreases as excitatory input increases from a few synapses to tens of synapses. This creates a dynamic millisecond-range window for postsynaptic excitation, controlling membrane depolarization amplitude and timing via subthreshold divisive normalization. We suggest that this combination of precise EI balance and dynamic EI delays forms a general mechanism for millisecond-range input gating and subthreshold gain control in feedforward networks.","container-title":"eLife","DOI":"10.7554/eLife.43415","ISSN":"2050-084X","journalAbbreviation":"Elife","language":"eng","note":"PMID: 31021319\nPMCID: PMC6517031","page":"e43415","source":"PubMed","title":"Precise excitation-inhibition balance controls gain and timing in the hippocampus","volume":"8","author":[{"family":"Bhatia","given":"Aanchal"},{"family":"Moza","given":"Sahil"},{"family":"Bhalla","given":"Upinder Singh"}],"issued":{"date-parts":[["2019",4,25]]}}}],"schema":"https://github.com/citation-style-language/schema/raw/master/csl-citation.json"} </w:instrText>
      </w:r>
      <w:r>
        <w:rPr>
          <w:rFonts w:ascii="Helvetica" w:eastAsiaTheme="minorEastAsia" w:hAnsi="Helvetica" w:cs="Helvetica"/>
        </w:rPr>
        <w:fldChar w:fldCharType="separate"/>
      </w:r>
      <w:r w:rsidRPr="00D40ED8">
        <w:rPr>
          <w:rFonts w:ascii="Helvetica" w:hAnsi="Helvetica" w:cs="Helvetica"/>
        </w:rPr>
        <w:t>(Bhatia et al., 2019)</w:t>
      </w:r>
      <w:r>
        <w:rPr>
          <w:rFonts w:ascii="Helvetica" w:eastAsiaTheme="minorEastAsia" w:hAnsi="Helvetica" w:cs="Helvetica"/>
        </w:rPr>
        <w:fldChar w:fldCharType="end"/>
      </w:r>
      <w:r w:rsidRPr="000E5780">
        <w:rPr>
          <w:rFonts w:ascii="Helvetica" w:eastAsiaTheme="minorEastAsia" w:hAnsi="Helvetica" w:cs="Helvetica"/>
        </w:rPr>
        <w:t>.</w:t>
      </w:r>
      <w:r w:rsidR="00C37B3E">
        <w:rPr>
          <w:rFonts w:ascii="Helvetica" w:eastAsiaTheme="minorEastAsia" w:hAnsi="Helvetica" w:cs="Helvetica"/>
        </w:rPr>
        <w:t xml:space="preserve"> </w:t>
      </w:r>
      <w:ins w:id="6" w:author="Vishnu Mohan" w:date="2026-04-02T15:10:00Z" w16du:dateUtc="2026-04-02T04:10:00Z">
        <w:r w:rsidR="007019A4" w:rsidRPr="006A207A">
          <w:rPr>
            <w:rFonts w:ascii="Helvetica" w:eastAsiaTheme="minorEastAsia" w:hAnsi="Helvetica" w:cs="Helvetica"/>
          </w:rPr>
          <w:t>Unless otherwise stated, behavioral assays were run in a near-silent baseline regime with no tonic background drive beyond sensory noise</w:t>
        </w:r>
        <w:r w:rsidR="007019A4">
          <w:rPr>
            <w:rFonts w:ascii="Helvetica" w:eastAsiaTheme="minorEastAsia" w:hAnsi="Helvetica" w:cs="Helvetica"/>
          </w:rPr>
          <w:t xml:space="preserve">. This yielded negligible pre-stimulus MSI firing. To validate ongoing variability and noise correlations, we additionally tested an independent Poisson background drive; </w:t>
        </w:r>
        <w:r w:rsidR="007019A4" w:rsidRPr="00BA5B2D">
          <w:rPr>
            <w:rFonts w:ascii="Helvetica" w:eastAsiaTheme="minorEastAsia" w:hAnsi="Helvetica" w:cs="Helvetica"/>
          </w:rPr>
          <w:t>the qualitative validation trends were preserved under this noisier regime.</w:t>
        </w:r>
      </w:ins>
    </w:p>
    <w:p w14:paraId="3388D8A0" w14:textId="79DDFEDE" w:rsidR="00B063EB" w:rsidRPr="00927248" w:rsidRDefault="00B063EB" w:rsidP="00B063EB">
      <w:pPr>
        <w:spacing w:before="120" w:after="0" w:line="360" w:lineRule="auto"/>
        <w:jc w:val="both"/>
        <w:rPr>
          <w:rFonts w:ascii="Helvetica" w:hAnsi="Helvetica" w:cs="Helvetica"/>
        </w:rPr>
      </w:pPr>
      <w:r w:rsidRPr="00752AEF">
        <w:rPr>
          <w:rFonts w:ascii="Helvetica" w:hAnsi="Helvetica" w:cs="Helvetica"/>
          <w:b/>
          <w:bCs/>
          <w:i/>
          <w:iCs/>
        </w:rPr>
        <w:t>Synaptic dynamics and receptor dynamics.</w:t>
      </w:r>
      <w:r>
        <w:rPr>
          <w:rFonts w:ascii="Helvetica" w:hAnsi="Helvetica" w:cs="Helvetica"/>
          <w:b/>
          <w:bCs/>
        </w:rPr>
        <w:t xml:space="preserve"> </w:t>
      </w:r>
      <w:r w:rsidRPr="00927248">
        <w:rPr>
          <w:rFonts w:ascii="Helvetica" w:hAnsi="Helvetica" w:cs="Helvetica"/>
        </w:rPr>
        <w:t xml:space="preserve">Multisensory integration in the SC depends </w:t>
      </w:r>
      <w:r>
        <w:rPr>
          <w:rFonts w:ascii="Helvetica" w:hAnsi="Helvetica" w:cs="Helvetica"/>
        </w:rPr>
        <w:t>on the interactions</w:t>
      </w:r>
      <w:r w:rsidRPr="00927248">
        <w:rPr>
          <w:rFonts w:ascii="Helvetica" w:hAnsi="Helvetica" w:cs="Helvetica"/>
        </w:rPr>
        <w:t xml:space="preserve"> between fast and slow excitatory currents that create temporal windows for coincidence detection</w:t>
      </w:r>
      <w:r>
        <w:rPr>
          <w:rFonts w:ascii="Helvetica" w:hAnsi="Helvetica" w:cs="Helvetica"/>
        </w:rPr>
        <w:t xml:space="preserve"> </w:t>
      </w:r>
      <w:r>
        <w:rPr>
          <w:rFonts w:ascii="Helvetica" w:hAnsi="Helvetica" w:cs="Helvetica"/>
        </w:rPr>
        <w:fldChar w:fldCharType="begin"/>
      </w:r>
      <w:r w:rsidR="00E13E47">
        <w:rPr>
          <w:rFonts w:ascii="Helvetica" w:hAnsi="Helvetica" w:cs="Helvetica"/>
        </w:rPr>
        <w:instrText xml:space="preserve"> ADDIN ZOTERO_ITEM CSL_CITATION {"citationID":"cy4Q6K3c","properties":{"formattedCitation":"(Binns &amp; Salt, 1996; Meredith et al., 1987b)","plainCitation":"(Binns &amp; Salt, 1996; Meredith et al., 1987b)","dontUpdate":true,"noteIndex":0},"citationItems":[{"id":851,"uris":["http://zotero.org/users/17556725/items/A4PPN29L"],"itemData":{"id":851,"type":"article-journal","abstract":"1. Many sensory events contain multimodal information, yet most sensory nuclei are devoted to the analysis of single-modality information. In the deep superior colliculus (DSC), visual, auditory, and somatosensory information converges on individual multimodal neurons. The responses of multimodal neurons are determined by the temporal and spatial correspondence properties of the converging inputs such that stimuli arising from the same event elicit a facilitated multimodal response. 2. N-methyl-D-aspartate (NMDA) receptors may underlie the detection of spatial and temporal coincidence and could be involved in the generation of multimodal facilitatory responses because of the nonlinear properties of NMDA-receptor-mediated events. To assess the role of NMDA receptors in multimodal integration, we made extracellular recordings from single multisensory neurons in the DSC of the cat. 3. The responses to visual, auditory, and somatosensory stimuli alone and to multimodal combinations of stimuli were challenged with iontophoretically applied D-2-amino-5-phosphonovalerate (AP5), an NMDA receptor antagonist. All responses to visual stimuli presented alone (n = 9) were greatly reduced. Somatosensory responses (n = 25) were usually decreased. In contrast, the responses to auditory stimulation were decreased (n = 9), unaffected (n = 3), or enhanced (n = 5). 4. Responses to multimodal stimulus presentations were consistently reduced during iontophoretic application of AP5, irrespective of the modalities that made up the stimulus. The reductions of multimodal responses were significantly greater than the sum of the reductions of responses to single-modality stimuli. 5. The data suggest that for unimodal stimuli, the importance of NMDA receptors in synaptic transmission of sensory responses in DSC may be dependent on the stimulus modality. Furthermore, NMDA receptors are of major importance in the integration of input from different modalities for the generation of multimodal responses.","container-title":"Journal of Neurophysiology","DOI":"10.1152/jn.1996.75.2.920","ISSN":"0022-3077","issue":"2","journalAbbreviation":"J Neurophysiol","language":"eng","note":"PMID: 8714664","page":"920-930","source":"PubMed","title":"Importance of NMDA receptors for multimodal integration in the deep layers of the cat superior colliculus","volume":"75","author":[{"family":"Binns","given":"K. E."},{"family":"Salt","given":"T. E."}],"issued":{"date-parts":[["1996",2]]}}},{"id":"dYtiTkNb/zIUoV3AF","uris":["http://zotero.org/users/local/A6cX1jTK/items/TPRUIRE6","http://zotero.org/users/17556725/items/TPRUIRE6"],"itemData":{"id":"1jfu9nCY/yqquUWgc","type":"article-journal","abstract":"One of the most impressive features of the central nervous system is its ability to process information from a variety of stimuli to produce an integrated, comprehensive representation of the external world. In the present study, the temporal disparity among combinations of different sensory stimuli was shown to be a critical factor influencing the integration of multisensory stimuli by superior colliculus neurons. Several temporal principles that govern multisensory integration were revealed: (1) maximal levels of response enhancement were generated by overlapping the peak discharge periods evoked by each modality; (2) the magnitude of this enhancement decayed monotonically to zero as the peak discharge periods became progressively more temporally disparate; (3) with further increases in temporal disparity, the same stimulus combinations that previously produced enhancement could often produce depression; and (4) these kinds of interactions could frequently be predicted from the discharge trains initiated by each stimulus alone. Since multisensory superior colliculus neurons project to premotor areas of the brain stem and spinal cord that control the orientation of the receptor organs (eyes, pinnae, head), they are believed to influence attentive and orientation behaviors. Therefore, it is likely that the temporal relationships of different environmental stimuli that control the activity of these neurons are also a powerful determinant of superior colliculus-mediated attentive and orientation behaviors.","container-title":"The Journal of Neuroscience: The Official Journal of the Society for Neuroscience","DOI":"10.1523/JNEUROSCI.07-10-03215.1987","ISSN":"0270-6474","issue":"10","journalAbbreviation":"J Neurosci","language":"eng","note":"PMID: 3668625\nPMCID: PMC6569162","page":"3215-3229","source":"PubMed","title":"Determinants of multisensory integration in superior colliculus neurons. I. Temporal factors","volume":"7","author":[{"family":"Meredith","given":"M. A."},{"family":"Nemitz","given":"J. W."},{"family":"Stein","given":"B. E."}],"issued":{"date-parts":[["1987",10]]}}}],"schema":"https://github.com/citation-style-language/schema/raw/master/csl-citation.json"} </w:instrText>
      </w:r>
      <w:r>
        <w:rPr>
          <w:rFonts w:ascii="Helvetica" w:hAnsi="Helvetica" w:cs="Helvetica"/>
        </w:rPr>
        <w:fldChar w:fldCharType="separate"/>
      </w:r>
      <w:r w:rsidRPr="007B101E">
        <w:rPr>
          <w:rFonts w:ascii="Helvetica" w:hAnsi="Helvetica" w:cs="Helvetica"/>
        </w:rPr>
        <w:t>(Binns &amp; Salt, 1996; Meredith et al., 1987)</w:t>
      </w:r>
      <w:r>
        <w:rPr>
          <w:rFonts w:ascii="Helvetica" w:hAnsi="Helvetica" w:cs="Helvetica"/>
        </w:rPr>
        <w:fldChar w:fldCharType="end"/>
      </w:r>
      <w:r w:rsidRPr="00927248">
        <w:rPr>
          <w:rFonts w:ascii="Helvetica" w:hAnsi="Helvetica" w:cs="Helvetica"/>
        </w:rPr>
        <w:t xml:space="preserve">. </w:t>
      </w:r>
      <w:r>
        <w:rPr>
          <w:rFonts w:ascii="Helvetica" w:hAnsi="Helvetica" w:cs="Helvetica"/>
        </w:rPr>
        <w:t>To simulate such time</w:t>
      </w:r>
      <w:r w:rsidR="00741659">
        <w:rPr>
          <w:rFonts w:ascii="Helvetica" w:hAnsi="Helvetica" w:cs="Helvetica"/>
        </w:rPr>
        <w:t>-</w:t>
      </w:r>
      <w:r>
        <w:rPr>
          <w:rFonts w:ascii="Helvetica" w:hAnsi="Helvetica" w:cs="Helvetica"/>
        </w:rPr>
        <w:t>varying dynamics, w</w:t>
      </w:r>
      <w:r w:rsidRPr="00927248">
        <w:rPr>
          <w:rFonts w:ascii="Helvetica" w:hAnsi="Helvetica" w:cs="Helvetica"/>
        </w:rPr>
        <w:t xml:space="preserve">e </w:t>
      </w:r>
      <w:r>
        <w:rPr>
          <w:rFonts w:ascii="Helvetica" w:hAnsi="Helvetica" w:cs="Helvetica"/>
        </w:rPr>
        <w:t>modelled</w:t>
      </w:r>
      <w:r w:rsidRPr="00927248">
        <w:rPr>
          <w:rFonts w:ascii="Helvetica" w:hAnsi="Helvetica" w:cs="Helvetica"/>
        </w:rPr>
        <w:t xml:space="preserve"> dual</w:t>
      </w:r>
      <w:r>
        <w:rPr>
          <w:rFonts w:ascii="Helvetica" w:hAnsi="Helvetica" w:cs="Helvetica"/>
        </w:rPr>
        <w:t>-</w:t>
      </w:r>
      <w:r w:rsidRPr="00927248">
        <w:rPr>
          <w:rFonts w:ascii="Helvetica" w:hAnsi="Helvetica" w:cs="Helvetica"/>
        </w:rPr>
        <w:t>component excitatory synapses</w:t>
      </w:r>
      <w:r>
        <w:rPr>
          <w:rFonts w:ascii="Helvetica" w:hAnsi="Helvetica" w:cs="Helvetica"/>
        </w:rPr>
        <w:t xml:space="preserve"> into our network,</w:t>
      </w:r>
      <w:r w:rsidRPr="00927248">
        <w:rPr>
          <w:rFonts w:ascii="Helvetica" w:hAnsi="Helvetica" w:cs="Helvetica"/>
        </w:rPr>
        <w:t xml:space="preserve"> with physiologically constrained AMPA and NMDA conductances. AMPA receptors </w:t>
      </w:r>
      <w:r>
        <w:rPr>
          <w:rFonts w:ascii="Helvetica" w:hAnsi="Helvetica" w:cs="Helvetica"/>
        </w:rPr>
        <w:t>are responsible for fast</w:t>
      </w:r>
      <w:r w:rsidRPr="00927248">
        <w:rPr>
          <w:rFonts w:ascii="Helvetica" w:hAnsi="Helvetica" w:cs="Helvetica"/>
        </w:rPr>
        <w:t xml:space="preserve"> synaptic transmission with a 2.5 ms decay constant, </w:t>
      </w:r>
      <w:r>
        <w:rPr>
          <w:rFonts w:ascii="Helvetica" w:hAnsi="Helvetica" w:cs="Helvetica"/>
        </w:rPr>
        <w:t xml:space="preserve">which gives them the precision needed to detect simultaneous events. </w:t>
      </w:r>
      <w:r w:rsidRPr="00927248">
        <w:rPr>
          <w:rFonts w:ascii="Helvetica" w:hAnsi="Helvetica" w:cs="Helvetica"/>
        </w:rPr>
        <w:t>In contrast, NMDA receptors exhibit slow</w:t>
      </w:r>
      <w:r>
        <w:rPr>
          <w:rFonts w:ascii="Helvetica" w:hAnsi="Helvetica" w:cs="Helvetica"/>
        </w:rPr>
        <w:t>er</w:t>
      </w:r>
      <w:r w:rsidRPr="00927248">
        <w:rPr>
          <w:rFonts w:ascii="Helvetica" w:hAnsi="Helvetica" w:cs="Helvetica"/>
        </w:rPr>
        <w:t xml:space="preserve"> kinetics with decay constants </w:t>
      </w:r>
      <w:r>
        <w:rPr>
          <w:rFonts w:ascii="Helvetica" w:hAnsi="Helvetica" w:cs="Helvetica"/>
        </w:rPr>
        <w:t>set to 80</w:t>
      </w:r>
      <w:r w:rsidRPr="00927248">
        <w:rPr>
          <w:rFonts w:ascii="Helvetica" w:hAnsi="Helvetica" w:cs="Helvetica"/>
        </w:rPr>
        <w:t xml:space="preserve"> ms, </w:t>
      </w:r>
      <w:r>
        <w:rPr>
          <w:rFonts w:ascii="Helvetica" w:hAnsi="Helvetica" w:cs="Helvetica"/>
        </w:rPr>
        <w:t>which leads to extended temporal activity, over which events farther apart in time could summate.</w:t>
      </w:r>
    </w:p>
    <w:p w14:paraId="23EB4047" w14:textId="77777777" w:rsidR="00B063EB" w:rsidRDefault="00B063EB" w:rsidP="00B063EB">
      <w:pPr>
        <w:spacing w:after="0" w:line="360" w:lineRule="auto"/>
        <w:ind w:firstLine="720"/>
        <w:jc w:val="both"/>
        <w:rPr>
          <w:rFonts w:ascii="Helvetica" w:hAnsi="Helvetica" w:cs="Helvetica"/>
        </w:rPr>
      </w:pPr>
      <w:r w:rsidRPr="00927248">
        <w:rPr>
          <w:rFonts w:ascii="Helvetica" w:hAnsi="Helvetica" w:cs="Helvetica"/>
        </w:rPr>
        <w:t xml:space="preserve">The NMDA conductance incorporated </w:t>
      </w:r>
      <w:r>
        <w:rPr>
          <w:rFonts w:ascii="Helvetica" w:hAnsi="Helvetica" w:cs="Helvetica"/>
        </w:rPr>
        <w:t xml:space="preserve">a </w:t>
      </w:r>
      <w:r w:rsidRPr="00927248">
        <w:rPr>
          <w:rFonts w:ascii="Helvetica" w:hAnsi="Helvetica" w:cs="Helvetica"/>
        </w:rPr>
        <w:t>voltage-dependent Mg²</w:t>
      </w:r>
      <w:r w:rsidRPr="00927248">
        <w:rPr>
          <w:rFonts w:ascii="Cambria Math" w:hAnsi="Cambria Math" w:cs="Cambria Math"/>
        </w:rPr>
        <w:t>⁺</w:t>
      </w:r>
      <w:r w:rsidRPr="00927248">
        <w:rPr>
          <w:rFonts w:ascii="Helvetica" w:hAnsi="Helvetica" w:cs="Helvetica"/>
        </w:rPr>
        <w:t xml:space="preserve"> block, a </w:t>
      </w:r>
      <w:r>
        <w:rPr>
          <w:rFonts w:ascii="Helvetica" w:hAnsi="Helvetica" w:cs="Helvetica"/>
        </w:rPr>
        <w:t>key</w:t>
      </w:r>
      <w:r w:rsidRPr="00927248">
        <w:rPr>
          <w:rFonts w:ascii="Helvetica" w:hAnsi="Helvetica" w:cs="Helvetica"/>
        </w:rPr>
        <w:t xml:space="preserve"> nonlinearity that makes these receptors function as coincidence detectors at the molecular level:</w:t>
      </w:r>
    </w:p>
    <w:p w14:paraId="130DA895" w14:textId="77777777" w:rsidR="00B063EB" w:rsidRPr="00CC570C" w:rsidRDefault="00FC5911" w:rsidP="00B063EB">
      <w:pPr>
        <w:spacing w:after="0" w:line="360" w:lineRule="auto"/>
        <w:jc w:val="both"/>
        <w:rPr>
          <w:rFonts w:ascii="Helvetica" w:eastAsiaTheme="minorEastAsia" w:hAnsi="Helvetica" w:cs="Helvetica"/>
        </w:rPr>
      </w:pPr>
      <m:oMathPara>
        <m:oMath>
          <m:sSub>
            <m:sSubPr>
              <m:ctrlPr>
                <w:rPr>
                  <w:rFonts w:ascii="Cambria Math" w:hAnsi="Cambria Math" w:cs="Helvetica"/>
                  <w:i/>
                </w:rPr>
              </m:ctrlPr>
            </m:sSubPr>
            <m:e>
              <m:r>
                <w:rPr>
                  <w:rFonts w:ascii="Cambria Math" w:hAnsi="Cambria Math" w:cs="Helvetica"/>
                </w:rPr>
                <m:t>I</m:t>
              </m:r>
            </m:e>
            <m:sub>
              <m:r>
                <w:rPr>
                  <w:rFonts w:ascii="Cambria Math" w:hAnsi="Cambria Math" w:cs="Helvetica"/>
                </w:rPr>
                <m:t>NMDA</m:t>
              </m:r>
            </m:sub>
          </m:sSub>
          <m:r>
            <w:rPr>
              <w:rFonts w:ascii="Cambria Math" w:hAnsi="Cambria Math" w:cs="Helvetica"/>
            </w:rPr>
            <m:t>= </m:t>
          </m:r>
          <m:sSub>
            <m:sSubPr>
              <m:ctrlPr>
                <w:rPr>
                  <w:rFonts w:ascii="Cambria Math" w:hAnsi="Cambria Math" w:cs="Helvetica"/>
                  <w:i/>
                </w:rPr>
              </m:ctrlPr>
            </m:sSubPr>
            <m:e>
              <m:r>
                <w:rPr>
                  <w:rFonts w:ascii="Cambria Math" w:hAnsi="Cambria Math" w:cs="Helvetica"/>
                </w:rPr>
                <m:t>g</m:t>
              </m:r>
            </m:e>
            <m:sub>
              <m:r>
                <w:rPr>
                  <w:rFonts w:ascii="Cambria Math" w:hAnsi="Cambria Math" w:cs="Helvetica"/>
                </w:rPr>
                <m:t>NMDA</m:t>
              </m:r>
            </m:sub>
          </m:sSub>
          <m:sSub>
            <m:sSubPr>
              <m:ctrlPr>
                <w:rPr>
                  <w:rFonts w:ascii="Cambria Math" w:hAnsi="Cambria Math" w:cs="Helvetica"/>
                  <w:i/>
                </w:rPr>
              </m:ctrlPr>
            </m:sSubPr>
            <m:e>
              <m:r>
                <w:rPr>
                  <w:rFonts w:ascii="Cambria Math" w:hAnsi="Cambria Math" w:cs="Helvetica"/>
                </w:rPr>
                <m:t>m</m:t>
              </m:r>
            </m:e>
            <m:sub>
              <m:r>
                <w:rPr>
                  <w:rFonts w:ascii="Cambria Math" w:hAnsi="Cambria Math" w:cs="Helvetica"/>
                </w:rPr>
                <m:t>NMDA</m:t>
              </m:r>
            </m:sub>
          </m:sSub>
          <m:d>
            <m:dPr>
              <m:ctrlPr>
                <w:rPr>
                  <w:rFonts w:ascii="Cambria Math" w:hAnsi="Cambria Math" w:cs="Helvetica"/>
                </w:rPr>
              </m:ctrlPr>
            </m:dPr>
            <m:e>
              <m:f>
                <m:fPr>
                  <m:ctrlPr>
                    <w:rPr>
                      <w:rFonts w:ascii="Cambria Math" w:hAnsi="Cambria Math" w:cs="Helvetica"/>
                    </w:rPr>
                  </m:ctrlPr>
                </m:fPr>
                <m:num>
                  <m:sSub>
                    <m:sSubPr>
                      <m:ctrlPr>
                        <w:rPr>
                          <w:rFonts w:ascii="Cambria Math" w:hAnsi="Cambria Math" w:cs="Helvetica"/>
                          <w:i/>
                        </w:rPr>
                      </m:ctrlPr>
                    </m:sSubPr>
                    <m:e>
                      <m:r>
                        <w:rPr>
                          <w:rFonts w:ascii="Cambria Math" w:hAnsi="Cambria Math" w:cs="Helvetica"/>
                        </w:rPr>
                        <m:t>E</m:t>
                      </m:r>
                    </m:e>
                    <m:sub>
                      <m:r>
                        <w:rPr>
                          <w:rFonts w:ascii="Cambria Math" w:hAnsi="Cambria Math" w:cs="Helvetica"/>
                        </w:rPr>
                        <m:t>NMDA</m:t>
                      </m:r>
                    </m:sub>
                  </m:sSub>
                  <m:r>
                    <w:rPr>
                      <w:rFonts w:ascii="Cambria Math" w:hAnsi="Cambria Math" w:cs="Helvetica"/>
                    </w:rPr>
                    <m:t>- </m:t>
                  </m:r>
                  <m:r>
                    <w:rPr>
                      <w:rFonts w:ascii="Cambria Math" w:hAnsi="Cambria Math" w:cs="Helvetica"/>
                    </w:rPr>
                    <m:t>V</m:t>
                  </m:r>
                  <m:ctrlPr>
                    <w:rPr>
                      <w:rFonts w:ascii="Cambria Math" w:hAnsi="Cambria Math" w:cs="Helvetica"/>
                      <w:i/>
                    </w:rPr>
                  </m:ctrlPr>
                </m:num>
                <m:den>
                  <m:r>
                    <w:rPr>
                      <w:rFonts w:ascii="Cambria Math" w:hAnsi="Cambria Math" w:cs="Helvetica"/>
                    </w:rPr>
                    <m:t>1 + </m:t>
                  </m:r>
                  <m:sSup>
                    <m:sSupPr>
                      <m:ctrlPr>
                        <w:rPr>
                          <w:rFonts w:ascii="Cambria Math" w:hAnsi="Cambria Math" w:cs="Helvetica"/>
                          <w:i/>
                        </w:rPr>
                      </m:ctrlPr>
                    </m:sSupPr>
                    <m:e>
                      <m:r>
                        <w:rPr>
                          <w:rFonts w:ascii="Cambria Math" w:hAnsi="Cambria Math" w:cs="Helvetica"/>
                        </w:rPr>
                        <m:t>e</m:t>
                      </m:r>
                    </m:e>
                    <m:sup>
                      <m:r>
                        <w:rPr>
                          <w:rFonts w:ascii="Cambria Math" w:hAnsi="Cambria Math" w:cs="Helvetica"/>
                        </w:rPr>
                        <m:t>-</m:t>
                      </m:r>
                      <m:r>
                        <w:rPr>
                          <w:rFonts w:ascii="Cambria Math" w:hAnsi="Cambria Math" w:cs="Helvetica"/>
                        </w:rPr>
                        <m:t>0.062</m:t>
                      </m:r>
                      <m:r>
                        <m:rPr>
                          <m:sty m:val="p"/>
                        </m:rPr>
                        <w:rPr>
                          <w:rFonts w:ascii="Cambria Math" w:hAnsi="Cambria Math" w:cs="Helvetica"/>
                        </w:rPr>
                        <m:t>*</m:t>
                      </m:r>
                      <m:d>
                        <m:dPr>
                          <m:ctrlPr>
                            <w:rPr>
                              <w:rFonts w:ascii="Cambria Math" w:hAnsi="Cambria Math" w:cs="Helvetica"/>
                            </w:rPr>
                          </m:ctrlPr>
                        </m:dPr>
                        <m:e>
                          <m:r>
                            <w:rPr>
                              <w:rFonts w:ascii="Cambria Math" w:hAnsi="Cambria Math" w:cs="Helvetica"/>
                            </w:rPr>
                            <m:t>V</m:t>
                          </m:r>
                          <m:r>
                            <w:rPr>
                              <w:rFonts w:ascii="Cambria Math" w:hAnsi="Cambria Math" w:cs="Helvetica"/>
                            </w:rPr>
                            <m:t> </m:t>
                          </m:r>
                          <m:r>
                            <w:rPr>
                              <w:rFonts w:ascii="Cambria Math" w:hAnsi="Cambria Math" w:cs="Helvetica"/>
                            </w:rPr>
                            <m:t>+ 35</m:t>
                          </m:r>
                          <m:ctrlPr>
                            <w:rPr>
                              <w:rFonts w:ascii="Cambria Math" w:hAnsi="Cambria Math" w:cs="Helvetica"/>
                              <w:i/>
                            </w:rPr>
                          </m:ctrlPr>
                        </m:e>
                      </m:d>
                    </m:sup>
                  </m:sSup>
                  <m:ctrlPr>
                    <w:rPr>
                      <w:rFonts w:ascii="Cambria Math" w:hAnsi="Cambria Math" w:cs="Helvetica"/>
                      <w:i/>
                    </w:rPr>
                  </m:ctrlPr>
                </m:den>
              </m:f>
              <m:ctrlPr>
                <w:rPr>
                  <w:rFonts w:ascii="Cambria Math" w:hAnsi="Cambria Math" w:cs="Helvetica"/>
                  <w:i/>
                </w:rPr>
              </m:ctrlPr>
            </m:e>
          </m:d>
        </m:oMath>
      </m:oMathPara>
    </w:p>
    <w:p w14:paraId="0E0905DE" w14:textId="43C0F35E" w:rsidR="00B063EB" w:rsidRPr="00927248" w:rsidRDefault="00B063EB" w:rsidP="00B063EB">
      <w:pPr>
        <w:spacing w:after="0" w:line="360" w:lineRule="auto"/>
        <w:jc w:val="both"/>
        <w:rPr>
          <w:rFonts w:ascii="Helvetica" w:hAnsi="Helvetica" w:cs="Helvetica"/>
        </w:rPr>
      </w:pPr>
      <w:r w:rsidRPr="00622687">
        <w:rPr>
          <w:rFonts w:ascii="Helvetica" w:hAnsi="Helvetica" w:cs="Helvetica"/>
        </w:rPr>
        <w:t xml:space="preserve">where </w:t>
      </w:r>
      <m:oMath>
        <m:sSub>
          <m:sSubPr>
            <m:ctrlPr>
              <w:rPr>
                <w:rFonts w:ascii="Cambria Math" w:hAnsi="Cambria Math" w:cs="Helvetica"/>
                <w:i/>
              </w:rPr>
            </m:ctrlPr>
          </m:sSubPr>
          <m:e>
            <m:r>
              <w:rPr>
                <w:rFonts w:ascii="Cambria Math" w:hAnsi="Cambria Math" w:cs="Helvetica"/>
              </w:rPr>
              <m:t>g</m:t>
            </m:r>
          </m:e>
          <m:sub>
            <m:r>
              <w:rPr>
                <w:rFonts w:ascii="Cambria Math" w:hAnsi="Cambria Math" w:cs="Helvetica"/>
              </w:rPr>
              <m:t>NMDA</m:t>
            </m:r>
          </m:sub>
        </m:sSub>
      </m:oMath>
      <w:r w:rsidRPr="00622687">
        <w:rPr>
          <w:rFonts w:ascii="Helvetica" w:hAnsi="Helvetica" w:cs="Helvetica"/>
        </w:rPr>
        <w:t xml:space="preserve"> is the maximal synaptic conductance, </w:t>
      </w:r>
      <m:oMath>
        <m:sSub>
          <m:sSubPr>
            <m:ctrlPr>
              <w:rPr>
                <w:rFonts w:ascii="Cambria Math" w:hAnsi="Cambria Math" w:cs="Helvetica"/>
                <w:i/>
              </w:rPr>
            </m:ctrlPr>
          </m:sSubPr>
          <m:e>
            <m:r>
              <w:rPr>
                <w:rFonts w:ascii="Cambria Math" w:hAnsi="Cambria Math" w:cs="Helvetica"/>
              </w:rPr>
              <m:t>m</m:t>
            </m:r>
          </m:e>
          <m:sub>
            <m:r>
              <w:rPr>
                <w:rFonts w:ascii="Cambria Math" w:hAnsi="Cambria Math" w:cs="Helvetica"/>
              </w:rPr>
              <m:t>NMDA</m:t>
            </m:r>
          </m:sub>
        </m:sSub>
      </m:oMath>
      <w:r w:rsidRPr="00622687">
        <w:rPr>
          <w:rFonts w:ascii="Helvetica" w:hAnsi="Helvetica" w:cs="Helvetica"/>
        </w:rPr>
        <w:t xml:space="preserve">​ is the fraction of receptors with ligand-gated channels open, </w:t>
      </w:r>
      <m:oMath>
        <m:r>
          <w:rPr>
            <w:rFonts w:ascii="Cambria Math" w:hAnsi="Cambria Math" w:cs="Helvetica"/>
          </w:rPr>
          <m:t>V</m:t>
        </m:r>
      </m:oMath>
      <w:r w:rsidRPr="00622687">
        <w:rPr>
          <w:rFonts w:ascii="Helvetica" w:hAnsi="Helvetica" w:cs="Helvetica"/>
        </w:rPr>
        <w:t xml:space="preserve"> is the postsynaptic membrane potential, </w:t>
      </w:r>
      <m:oMath>
        <m:r>
          <w:rPr>
            <w:rFonts w:ascii="Cambria Math" w:hAnsi="Cambria Math" w:cs="Helvetica"/>
          </w:rPr>
          <m:t>1 + </m:t>
        </m:r>
        <m:sSup>
          <m:sSupPr>
            <m:ctrlPr>
              <w:rPr>
                <w:rFonts w:ascii="Cambria Math" w:hAnsi="Cambria Math" w:cs="Helvetica"/>
                <w:i/>
              </w:rPr>
            </m:ctrlPr>
          </m:sSupPr>
          <m:e>
            <m:r>
              <w:rPr>
                <w:rFonts w:ascii="Cambria Math" w:hAnsi="Cambria Math" w:cs="Helvetica"/>
              </w:rPr>
              <m:t>e</m:t>
            </m:r>
          </m:e>
          <m:sup>
            <m:r>
              <w:rPr>
                <w:rFonts w:ascii="Cambria Math" w:hAnsi="Cambria Math" w:cs="Helvetica"/>
              </w:rPr>
              <m:t>-0.062</m:t>
            </m:r>
            <m:r>
              <m:rPr>
                <m:sty m:val="p"/>
              </m:rPr>
              <w:rPr>
                <w:rFonts w:ascii="Cambria Math" w:hAnsi="Cambria Math" w:cs="Helvetica"/>
              </w:rPr>
              <m:t>*</m:t>
            </m:r>
            <m:d>
              <m:dPr>
                <m:ctrlPr>
                  <w:rPr>
                    <w:rFonts w:ascii="Cambria Math" w:hAnsi="Cambria Math" w:cs="Helvetica"/>
                  </w:rPr>
                </m:ctrlPr>
              </m:dPr>
              <m:e>
                <m:r>
                  <w:rPr>
                    <w:rFonts w:ascii="Cambria Math" w:hAnsi="Cambria Math" w:cs="Helvetica"/>
                  </w:rPr>
                  <m:t>V + 35</m:t>
                </m:r>
                <m:ctrlPr>
                  <w:rPr>
                    <w:rFonts w:ascii="Cambria Math" w:hAnsi="Cambria Math" w:cs="Helvetica"/>
                    <w:i/>
                  </w:rPr>
                </m:ctrlPr>
              </m:e>
            </m:d>
          </m:sup>
        </m:sSup>
      </m:oMath>
      <w:r w:rsidRPr="00622687">
        <w:rPr>
          <w:rFonts w:ascii="Helvetica" w:hAnsi="Helvetica" w:cs="Helvetica"/>
        </w:rPr>
        <w:t xml:space="preserve"> is the voltage-dependent Mg²</w:t>
      </w:r>
      <w:r w:rsidRPr="00622687">
        <w:rPr>
          <w:rFonts w:ascii="Cambria Math" w:hAnsi="Cambria Math" w:cs="Cambria Math"/>
        </w:rPr>
        <w:t>⁺</w:t>
      </w:r>
      <w:r w:rsidRPr="00622687">
        <w:rPr>
          <w:rFonts w:ascii="Helvetica" w:hAnsi="Helvetica" w:cs="Helvetica"/>
        </w:rPr>
        <w:t xml:space="preserve">-block relief factor, and </w:t>
      </w:r>
      <m:oMath>
        <m:sSub>
          <m:sSubPr>
            <m:ctrlPr>
              <w:rPr>
                <w:rFonts w:ascii="Cambria Math" w:hAnsi="Cambria Math" w:cs="Helvetica"/>
                <w:i/>
              </w:rPr>
            </m:ctrlPr>
          </m:sSubPr>
          <m:e>
            <m:r>
              <w:rPr>
                <w:rFonts w:ascii="Cambria Math" w:hAnsi="Cambria Math" w:cs="Helvetica"/>
              </w:rPr>
              <m:t>E</m:t>
            </m:r>
          </m:e>
          <m:sub>
            <m:r>
              <w:rPr>
                <w:rFonts w:ascii="Cambria Math" w:hAnsi="Cambria Math" w:cs="Helvetica"/>
              </w:rPr>
              <m:t>NMDA</m:t>
            </m:r>
          </m:sub>
        </m:sSub>
      </m:oMath>
      <w:r w:rsidRPr="00622687">
        <w:rPr>
          <w:rFonts w:ascii="Helvetica" w:hAnsi="Helvetica" w:cs="Helvetica"/>
        </w:rPr>
        <w:t>​ (≈ 0 mV) is the reversal potential driving the current.</w:t>
      </w:r>
      <w:r>
        <w:rPr>
          <w:rFonts w:ascii="Helvetica" w:hAnsi="Helvetica" w:cs="Helvetica"/>
        </w:rPr>
        <w:t xml:space="preserve"> </w:t>
      </w:r>
      <w:r w:rsidRPr="00927248">
        <w:rPr>
          <w:rFonts w:ascii="Helvetica" w:hAnsi="Helvetica" w:cs="Helvetica"/>
        </w:rPr>
        <w:t xml:space="preserve">This formulation meant that NMDA receptors contributed minimal current at resting potentials but </w:t>
      </w:r>
      <w:r>
        <w:rPr>
          <w:rFonts w:ascii="Helvetica" w:hAnsi="Helvetica" w:cs="Helvetica"/>
        </w:rPr>
        <w:t>as neurons depolarized, these receptors became more active, which then</w:t>
      </w:r>
      <w:r w:rsidRPr="00927248">
        <w:rPr>
          <w:rFonts w:ascii="Helvetica" w:hAnsi="Helvetica" w:cs="Helvetica"/>
        </w:rPr>
        <w:t xml:space="preserve"> creat</w:t>
      </w:r>
      <w:r>
        <w:rPr>
          <w:rFonts w:ascii="Helvetica" w:hAnsi="Helvetica" w:cs="Helvetica"/>
        </w:rPr>
        <w:t>ed</w:t>
      </w:r>
      <w:r w:rsidRPr="00927248">
        <w:rPr>
          <w:rFonts w:ascii="Helvetica" w:hAnsi="Helvetica" w:cs="Helvetica"/>
        </w:rPr>
        <w:t xml:space="preserve"> a positive feedback mechanism that amplified responses to coincident inputs</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{"citationID":"VGn5Bfkm","properties":{"formattedCitation":"(Trpevski et al., 2023; Zoicas &amp; Kornhuber, 2019)","plainCitation":"(Trpevski et al., 2023; Zoicas &amp; Kornhuber, 2019)","noteIndex":0},"citationItems":[{"id":999,"uris":["http://zotero.org/users/17556725/items/CX448IHK"],"itemData":{"id":999,"type":"article-journal","abstract":"Plateau potentials are a critical feature of neuronal excitability, but their all-or-none behavior is not easily captured in modeling. In this study, we investigated models of plateau potentials in multi-compartment neuron models and found that including glutamate spillover provides robust all-or-none behavior. When glutamate spillover is not included, the all-or-none behavior is very sensitive to the steepness of the Mg block. These results suggest a potentially significant role of glutamate spillover in plateau potential generation, providing a mechanism for robust all-or-none behavior across a wide range of slopes of the Mg block curve. We also illustrate the importance of the all-or-none plateau potential behavior for nonlinear computation with regard to the nonlinear feature binding problem.","container-title":"Frontiers in Cellular Neuroscience","DOI":"10.3389/fncel.2023.1196182","ISSN":"1662-5102","journalAbbreviation":"Front. Cell. Neurosci.","language":"English","note":"publisher: Frontiers","source":"Frontiers","title":"Glutamate spillover drives robust all-or-none dendritic plateau potentials—an in silico investigation using models of striatal projection neurons","URL":"https://www.frontiersin.org/journals/cellular-neuroscience/articles/10.3389/fncel.2023.1196182/full","volume":"17","author":[{"family":"Trpevski","given":"Daniel"},{"family":"Khodadadi","given":"Zahra"},{"family":"Carannante","given":"Ilaria"},{"family":"Hellgren Kotaleski","given":"Jeanette"}],"accessed":{"date-parts":[["2025",8,11]]},"issued":{"date-parts":[["2023",6,29]]}}},{"id":997,"uris":["http://zotero.org/users/17556725/items/DWYLMR87"],"itemData":{"id":997,"type":"article-journal","abstract":"The appropriate display of social behaviors is essential for the well-being, reproductive success and survival of an individual. Deficits in social behavior are associated with impaired N-methyl-D-aspartate (NMDA) receptor-mediated neurotransmission. In this review, we describe recent studies using genetically modified mice and pharmacological approaches which link the impaired functioning of the NMDA receptors, especially of the receptor subunits GluN1, GluN2A and GluN2B, to abnormal social behavior. This abnormal social behavior is expressed as impaired social interaction and communication, deficits in social memory, deficits in sexual and maternal behavior, as well as abnormal or heightened aggression. We also describe the positive effects of pharmacological stimulation of the NMDA receptors on these social deficits. Indeed, pharmacological stimulation of the glycine-binding site either by direct stimulation or by elevating the synaptic glycine levels represents a promising strategy for the normalization of genetically-induced, pharmacologically-induced or innate deficits in social behavior. We emphasize on the importance of future studies investigating the role of subunit-selective NMDA receptor ligands on different types of social behavior to provide a better understanding of the underlying mechanisms, which might support the development of selective tools for the optimized treatment of disorders associated with social deficits.","container-title":"International Journal of Molecular Sciences","DOI":"10.3390/ijms20225599","ISSN":"1422-0067","issue":"22","language":"en","license":"http://creativecommons.org/licenses/by/3.0/","note":"publisher: Multidisciplinary Digital Publishing Institute","page":"5599","source":"www.mdpi.com","title":"The Role of the N-Methyl-D-Aspartate Receptors in Social Behavior in Rodents","volume":"20","author":[{"family":"Zoicas","given":"Iulia"},{"family":"Kornhuber","given":"Johannes"}],"issued":{"date-parts":[["2019",1]]}}}],"schema":"https://github.com/citation-style-language/schema/raw/master/csl-citation.json"} </w:instrText>
      </w:r>
      <w:r>
        <w:rPr>
          <w:rFonts w:ascii="Helvetica" w:hAnsi="Helvetica" w:cs="Helvetica"/>
        </w:rPr>
        <w:fldChar w:fldCharType="separate"/>
      </w:r>
      <w:r w:rsidRPr="00163883">
        <w:rPr>
          <w:rFonts w:ascii="Helvetica" w:hAnsi="Helvetica" w:cs="Helvetica"/>
        </w:rPr>
        <w:t>(Trpevski et al., 2023; Zoicas &amp; Kornhuber, 2019)</w:t>
      </w:r>
      <w:r>
        <w:rPr>
          <w:rFonts w:ascii="Helvetica" w:hAnsi="Helvetica" w:cs="Helvetica"/>
        </w:rPr>
        <w:fldChar w:fldCharType="end"/>
      </w:r>
      <w:r w:rsidRPr="00927248">
        <w:rPr>
          <w:rFonts w:ascii="Helvetica" w:hAnsi="Helvetica" w:cs="Helvetica"/>
        </w:rPr>
        <w:t>. The half-activation voltage of -35 mV and steepness factor of 0.062 mV</w:t>
      </w:r>
      <w:r w:rsidRPr="00927248">
        <w:rPr>
          <w:rFonts w:ascii="Cambria Math" w:hAnsi="Cambria Math" w:cs="Cambria Math"/>
        </w:rPr>
        <w:t>⁻</w:t>
      </w:r>
      <w:r w:rsidRPr="00927248">
        <w:rPr>
          <w:rFonts w:ascii="Helvetica" w:hAnsi="Helvetica" w:cs="Helvetica"/>
        </w:rPr>
        <w:t>¹ matched measurements</w:t>
      </w:r>
      <w:r>
        <w:rPr>
          <w:rFonts w:ascii="Helvetica" w:hAnsi="Helvetica" w:cs="Helvetica"/>
        </w:rPr>
        <w:t xml:space="preserve"> recorded</w:t>
      </w:r>
      <w:r w:rsidRPr="00927248">
        <w:rPr>
          <w:rFonts w:ascii="Helvetica" w:hAnsi="Helvetica" w:cs="Helvetica"/>
        </w:rPr>
        <w:t xml:space="preserve"> from SC neurons</w:t>
      </w:r>
      <w:r>
        <w:rPr>
          <w:rFonts w:ascii="Helvetica" w:hAnsi="Helvetica" w:cs="Helvetica"/>
        </w:rPr>
        <w:t>.</w:t>
      </w:r>
    </w:p>
    <w:p w14:paraId="0B32CFCC" w14:textId="77777777" w:rsidR="00B063EB" w:rsidRDefault="00B063EB" w:rsidP="00B063EB">
      <w:pPr>
        <w:spacing w:after="0" w:line="360" w:lineRule="auto"/>
        <w:ind w:firstLine="720"/>
        <w:jc w:val="both"/>
        <w:rPr>
          <w:rFonts w:ascii="Helvetica" w:hAnsi="Helvetica" w:cs="Helvetica"/>
        </w:rPr>
      </w:pPr>
      <w:r>
        <w:rPr>
          <w:rFonts w:ascii="Helvetica" w:hAnsi="Helvetica" w:cs="Helvetica"/>
        </w:rPr>
        <w:lastRenderedPageBreak/>
        <w:t xml:space="preserve">The AMPA synapses were also modelled to display synaptic depression, following delayed relative firing of the pre- neurons. </w:t>
      </w:r>
      <w:r w:rsidRPr="00927248">
        <w:rPr>
          <w:rFonts w:ascii="Helvetica" w:hAnsi="Helvetica" w:cs="Helvetica"/>
        </w:rPr>
        <w:t>Short-term synaptic depression on AMPA</w:t>
      </w:r>
      <w:r>
        <w:rPr>
          <w:rFonts w:ascii="Helvetica" w:hAnsi="Helvetica" w:cs="Helvetica"/>
        </w:rPr>
        <w:t>-</w:t>
      </w:r>
      <w:r w:rsidRPr="00927248">
        <w:rPr>
          <w:rFonts w:ascii="Helvetica" w:hAnsi="Helvetica" w:cs="Helvetica"/>
        </w:rPr>
        <w:t>mediated connections followed the Tsodyks-Markram form</w:t>
      </w:r>
      <w:r>
        <w:rPr>
          <w:rFonts w:ascii="Helvetica" w:hAnsi="Helvetica" w:cs="Helvetica"/>
        </w:rPr>
        <w:t>ul</w:t>
      </w:r>
      <w:r w:rsidRPr="00927248">
        <w:rPr>
          <w:rFonts w:ascii="Helvetica" w:hAnsi="Helvetica" w:cs="Helvetica"/>
        </w:rPr>
        <w:t>a</w:t>
      </w:r>
      <w:r>
        <w:rPr>
          <w:rFonts w:ascii="Helvetica" w:hAnsi="Helvetica" w:cs="Helvetica"/>
        </w:rPr>
        <w:t>:</w:t>
      </w:r>
    </w:p>
    <w:p w14:paraId="375A76CA" w14:textId="77777777" w:rsidR="00B063EB" w:rsidRPr="009C46D1" w:rsidRDefault="00FC5911" w:rsidP="00B063EB">
      <w:pPr>
        <w:spacing w:after="0" w:line="360" w:lineRule="auto"/>
        <w:jc w:val="both"/>
        <w:rPr>
          <w:rFonts w:ascii="Helvetica" w:eastAsiaTheme="minorEastAsia" w:hAnsi="Helvetica" w:cs="Helvetica"/>
        </w:rPr>
      </w:pPr>
      <m:oMathPara>
        <m:oMath>
          <m:f>
            <m:fPr>
              <m:ctrlPr>
                <w:rPr>
                  <w:rFonts w:ascii="Cambria Math" w:eastAsiaTheme="minorEastAsia" w:hAnsi="Cambria Math" w:cs="Helvetica"/>
                </w:rPr>
              </m:ctrlPr>
            </m:fPr>
            <m:num>
              <m:r>
                <w:rPr>
                  <w:rFonts w:ascii="Cambria Math" w:eastAsiaTheme="minorEastAsia" w:hAnsi="Cambria Math" w:cs="Helvetica"/>
                </w:rPr>
                <m:t>dR</m:t>
              </m:r>
            </m:num>
            <m:den>
              <m:r>
                <w:rPr>
                  <w:rFonts w:ascii="Cambria Math" w:eastAsiaTheme="minorEastAsia" w:hAnsi="Cambria Math" w:cs="Helvetica"/>
                </w:rPr>
                <m:t>dt</m:t>
              </m:r>
            </m:den>
          </m:f>
          <m:r>
            <w:rPr>
              <w:rFonts w:ascii="Cambria Math" w:eastAsiaTheme="minorEastAsia" w:hAnsi="Cambria Math" w:cs="Helvetica"/>
            </w:rPr>
            <m:t>=</m:t>
          </m:r>
          <m:f>
            <m:fPr>
              <m:ctrlPr>
                <w:rPr>
                  <w:rFonts w:ascii="Cambria Math" w:eastAsiaTheme="minorEastAsia" w:hAnsi="Cambria Math" w:cs="Helvetica"/>
                </w:rPr>
              </m:ctrlPr>
            </m:fPr>
            <m:num>
              <m:r>
                <w:rPr>
                  <w:rFonts w:ascii="Cambria Math" w:eastAsiaTheme="minorEastAsia" w:hAnsi="Cambria Math" w:cs="Helvetica"/>
                </w:rPr>
                <m:t>1-</m:t>
              </m:r>
              <m:r>
                <w:rPr>
                  <w:rFonts w:ascii="Cambria Math" w:eastAsiaTheme="minorEastAsia" w:hAnsi="Cambria Math" w:cs="Helvetica"/>
                </w:rPr>
                <m:t>R</m:t>
              </m:r>
            </m:num>
            <m:den>
              <m:sSub>
                <m:sSubPr>
                  <m:ctrlPr>
                    <w:rPr>
                      <w:rFonts w:ascii="Cambria Math" w:eastAsiaTheme="minorEastAsia" w:hAnsi="Cambria Math" w:cs="Helvetica"/>
                      <w:i/>
                    </w:rPr>
                  </m:ctrlPr>
                </m:sSubPr>
                <m:e>
                  <m:r>
                    <m:rPr>
                      <m:sty m:val="p"/>
                    </m:rPr>
                    <w:rPr>
                      <w:rFonts w:ascii="Cambria Math" w:eastAsiaTheme="minorEastAsia" w:hAnsi="Cambria Math" w:cs="Helvetica"/>
                    </w:rPr>
                    <m:t>τ</m:t>
                  </m:r>
                  <m:ctrlPr>
                    <w:rPr>
                      <w:rFonts w:ascii="Cambria Math" w:eastAsiaTheme="minorEastAsia" w:hAnsi="Cambria Math" w:cs="Helvetica"/>
                    </w:rPr>
                  </m:ctrlPr>
                </m:e>
                <m:sub>
                  <m:r>
                    <w:rPr>
                      <w:rFonts w:ascii="Cambria Math" w:eastAsiaTheme="minorEastAsia" w:hAnsi="Cambria Math" w:cs="Helvetica"/>
                    </w:rPr>
                    <m:t>rec</m:t>
                  </m:r>
                </m:sub>
              </m:sSub>
            </m:den>
          </m:f>
          <m:r>
            <w:rPr>
              <w:rFonts w:ascii="Cambria Math" w:eastAsiaTheme="minorEastAsia" w:hAnsi="Cambria Math" w:cs="Helvetica"/>
            </w:rPr>
            <m:t>-</m:t>
          </m:r>
          <m:r>
            <m:rPr>
              <m:sty m:val="p"/>
            </m:rPr>
            <w:rPr>
              <w:rFonts w:ascii="Cambria Math" w:eastAsiaTheme="minorEastAsia" w:hAnsi="Cambria Math" w:cs="Helvetica"/>
            </w:rPr>
            <m:t>U </m:t>
          </m:r>
          <m:r>
            <w:rPr>
              <w:rFonts w:ascii="Cambria Math" w:eastAsiaTheme="minorEastAsia" w:hAnsi="Cambria Math" w:cs="Helvetica"/>
            </w:rPr>
            <m:t>R</m:t>
          </m:r>
          <m:r>
            <m:rPr>
              <m:sty m:val="p"/>
            </m:rPr>
            <w:rPr>
              <w:rFonts w:ascii="Cambria Math" w:eastAsiaTheme="minorEastAsia" w:hAnsi="Cambria Math" w:cs="Helvetica"/>
            </w:rPr>
            <m:t> </m:t>
          </m:r>
          <m:sSub>
            <m:sSubPr>
              <m:ctrlPr>
                <w:rPr>
                  <w:rFonts w:ascii="Cambria Math" w:eastAsiaTheme="minorEastAsia" w:hAnsi="Cambria Math" w:cs="Helvetica"/>
                  <w:i/>
                </w:rPr>
              </m:ctrlPr>
            </m:sSubPr>
            <m:e>
              <m:r>
                <w:rPr>
                  <w:rFonts w:ascii="Cambria Math" w:eastAsiaTheme="minorEastAsia" w:hAnsi="Cambria Math" w:cs="Helvetica"/>
                </w:rPr>
                <m:t>δ</m:t>
              </m:r>
            </m:e>
            <m:sub>
              <m:d>
                <m:dPr>
                  <m:ctrlPr>
                    <w:rPr>
                      <w:rFonts w:ascii="Cambria Math" w:eastAsiaTheme="minorEastAsia" w:hAnsi="Cambria Math" w:cs="Helvetica"/>
                    </w:rPr>
                  </m:ctrlPr>
                </m:dPr>
                <m:e>
                  <m:r>
                    <w:rPr>
                      <w:rFonts w:ascii="Cambria Math" w:eastAsiaTheme="minorEastAsia" w:hAnsi="Cambria Math" w:cs="Helvetica"/>
                    </w:rPr>
                    <m:t>t</m:t>
                  </m:r>
                  <m:r>
                    <w:rPr>
                      <w:rFonts w:ascii="Cambria Math" w:eastAsiaTheme="minorEastAsia" w:hAnsi="Cambria Math" w:cs="Helvetica"/>
                    </w:rPr>
                    <m:t>-</m:t>
                  </m:r>
                  <m:sSub>
                    <m:sSubPr>
                      <m:ctrlPr>
                        <w:rPr>
                          <w:rFonts w:ascii="Cambria Math" w:eastAsiaTheme="minorEastAsia" w:hAnsi="Cambria Math" w:cs="Helvetica"/>
                          <w:i/>
                        </w:rPr>
                      </m:ctrlPr>
                    </m:sSubPr>
                    <m:e>
                      <m:r>
                        <w:rPr>
                          <w:rFonts w:ascii="Cambria Math" w:eastAsiaTheme="minorEastAsia" w:hAnsi="Cambria Math" w:cs="Helvetica"/>
                        </w:rPr>
                        <m:t>t</m:t>
                      </m:r>
                    </m:e>
                    <m:sub>
                      <m:r>
                        <w:rPr>
                          <w:rFonts w:ascii="Cambria Math" w:eastAsiaTheme="minorEastAsia" w:hAnsi="Cambria Math" w:cs="Helvetica"/>
                        </w:rPr>
                        <m:t>spike</m:t>
                      </m:r>
                    </m:sub>
                  </m:sSub>
                  <m:ctrlPr>
                    <w:rPr>
                      <w:rFonts w:ascii="Cambria Math" w:eastAsiaTheme="minorEastAsia" w:hAnsi="Cambria Math" w:cs="Helvetica"/>
                      <w:i/>
                    </w:rPr>
                  </m:ctrlPr>
                </m:e>
              </m:d>
            </m:sub>
          </m:sSub>
        </m:oMath>
      </m:oMathPara>
    </w:p>
    <w:p w14:paraId="248BE745" w14:textId="3D6E9F53" w:rsidR="00B063EB" w:rsidRDefault="00B063EB" w:rsidP="00B063EB">
      <w:pPr>
        <w:spacing w:after="0" w:line="360" w:lineRule="auto"/>
        <w:jc w:val="both"/>
        <w:rPr>
          <w:rFonts w:ascii="Helvetica" w:hAnsi="Helvetica" w:cs="Helvetica"/>
        </w:rPr>
      </w:pPr>
      <w:r w:rsidRPr="002D461C">
        <w:rPr>
          <w:rFonts w:ascii="Helvetica" w:hAnsi="Helvetica" w:cs="Helvetica"/>
        </w:rPr>
        <w:t>where</w:t>
      </w:r>
      <w:r w:rsidR="00090E83">
        <w:rPr>
          <w:rFonts w:ascii="Helvetica" w:hAnsi="Helvetica" w:cs="Helvetica"/>
        </w:rPr>
        <w:t xml:space="preserve"> </w:t>
      </w:r>
      <m:oMath>
        <m:r>
          <w:rPr>
            <w:rFonts w:ascii="Cambria Math" w:eastAsiaTheme="minorEastAsia" w:hAnsi="Cambria Math" w:cs="Helvetica"/>
          </w:rPr>
          <m:t>R</m:t>
        </m:r>
      </m:oMath>
      <w:r w:rsidRPr="002D461C">
        <w:rPr>
          <w:rFonts w:ascii="Helvetica" w:hAnsi="Helvetica" w:cs="Helvetica"/>
        </w:rPr>
        <w:t xml:space="preserve"> represents the fraction of available synaptic resources</w:t>
      </w:r>
      <w:r>
        <w:rPr>
          <w:rFonts w:ascii="Helvetica" w:hAnsi="Helvetica" w:cs="Helvetica"/>
        </w:rPr>
        <w:t>,</w:t>
      </w:r>
      <w:r>
        <w:rPr>
          <w:rFonts w:ascii="Cambria Math" w:eastAsiaTheme="minorEastAsia" w:hAnsi="Cambria Math" w:cs="Helvetica"/>
          <w:i/>
        </w:rPr>
        <w:t xml:space="preserve"> </w:t>
      </w:r>
      <m:oMath>
        <m:sSub>
          <m:sSubPr>
            <m:ctrlPr>
              <w:rPr>
                <w:rFonts w:ascii="Cambria Math" w:eastAsiaTheme="minorEastAsia" w:hAnsi="Cambria Math" w:cs="Helvetica"/>
                <w:i/>
              </w:rPr>
            </m:ctrlPr>
          </m:sSubPr>
          <m:e>
            <m:r>
              <w:rPr>
                <w:rFonts w:ascii="Cambria Math" w:eastAsiaTheme="minorEastAsia" w:hAnsi="Cambria Math" w:cs="Helvetica"/>
              </w:rPr>
              <m:t>τ</m:t>
            </m:r>
            <m:ctrlPr>
              <w:rPr>
                <w:rFonts w:ascii="Cambria Math" w:eastAsiaTheme="minorEastAsia" w:hAnsi="Cambria Math" w:cs="Helvetica"/>
              </w:rPr>
            </m:ctrlPr>
          </m:e>
          <m:sub>
            <m:r>
              <w:rPr>
                <w:rFonts w:ascii="Cambria Math" w:eastAsiaTheme="minorEastAsia" w:hAnsi="Cambria Math" w:cs="Helvetica"/>
              </w:rPr>
              <m:t>rec</m:t>
            </m:r>
          </m:sub>
        </m:sSub>
      </m:oMath>
      <w:r w:rsidRPr="002D461C">
        <w:rPr>
          <w:rFonts w:ascii="Helvetica" w:hAnsi="Helvetica" w:cs="Helvetica"/>
        </w:rPr>
        <w:t xml:space="preserve"> </w:t>
      </w:r>
      <w:r>
        <w:rPr>
          <w:rFonts w:ascii="Helvetica" w:hAnsi="Helvetica" w:cs="Helvetica"/>
        </w:rPr>
        <w:t xml:space="preserve">= 400 ms </w:t>
      </w:r>
      <w:r w:rsidRPr="002D461C">
        <w:rPr>
          <w:rFonts w:ascii="Helvetica" w:hAnsi="Helvetica" w:cs="Helvetica"/>
        </w:rPr>
        <w:t xml:space="preserve">is the recovery time constant, </w:t>
      </w:r>
      <m:oMath>
        <m:r>
          <w:rPr>
            <w:rFonts w:ascii="Cambria Math" w:eastAsiaTheme="minorEastAsia" w:hAnsi="Cambria Math" w:cs="Helvetica"/>
          </w:rPr>
          <m:t>U</m:t>
        </m:r>
      </m:oMath>
      <w:r w:rsidRPr="002D461C">
        <w:rPr>
          <w:rFonts w:ascii="Helvetica" w:hAnsi="Helvetica" w:cs="Helvetica"/>
        </w:rPr>
        <w:t xml:space="preserve"> </w:t>
      </w:r>
      <w:r>
        <w:rPr>
          <w:rFonts w:ascii="Helvetica" w:hAnsi="Helvetica" w:cs="Helvetica"/>
        </w:rPr>
        <w:t xml:space="preserve">= 0.7 </w:t>
      </w:r>
      <w:r w:rsidRPr="002D461C">
        <w:rPr>
          <w:rFonts w:ascii="Helvetica" w:hAnsi="Helvetica" w:cs="Helvetica"/>
        </w:rPr>
        <w:t>is the utilization parameter determining the fraction of resources consumed per spike</w:t>
      </w:r>
      <w:r>
        <w:rPr>
          <w:rFonts w:ascii="Helvetica" w:hAnsi="Helvetica" w:cs="Helvetica"/>
        </w:rPr>
        <w:t>,</w:t>
      </w:r>
      <w:r w:rsidRPr="002D461C">
        <w:rPr>
          <w:rFonts w:ascii="Helvetica" w:hAnsi="Helvetica" w:cs="Helvetica"/>
        </w:rPr>
        <w:t xml:space="preserve"> and </w:t>
      </w:r>
      <m:oMath>
        <m:sSub>
          <m:sSubPr>
            <m:ctrlPr>
              <w:rPr>
                <w:rFonts w:ascii="Cambria Math" w:eastAsiaTheme="minorEastAsia" w:hAnsi="Cambria Math" w:cs="Helvetica"/>
                <w:i/>
              </w:rPr>
            </m:ctrlPr>
          </m:sSubPr>
          <m:e>
            <m:r>
              <w:rPr>
                <w:rFonts w:ascii="Cambria Math" w:eastAsiaTheme="minorEastAsia" w:hAnsi="Cambria Math" w:cs="Helvetica"/>
              </w:rPr>
              <m:t>δ</m:t>
            </m:r>
          </m:e>
          <m:sub>
            <m:d>
              <m:dPr>
                <m:ctrlPr>
                  <w:rPr>
                    <w:rFonts w:ascii="Cambria Math" w:eastAsiaTheme="minorEastAsia" w:hAnsi="Cambria Math" w:cs="Helvetica"/>
                  </w:rPr>
                </m:ctrlPr>
              </m:dPr>
              <m:e>
                <m:r>
                  <w:rPr>
                    <w:rFonts w:ascii="Cambria Math" w:eastAsiaTheme="minorEastAsia" w:hAnsi="Cambria Math" w:cs="Helvetica"/>
                  </w:rPr>
                  <m:t>t-</m:t>
                </m:r>
                <m:sSub>
                  <m:sSubPr>
                    <m:ctrlPr>
                      <w:rPr>
                        <w:rFonts w:ascii="Cambria Math" w:eastAsiaTheme="minorEastAsia" w:hAnsi="Cambria Math" w:cs="Helvetica"/>
                        <w:i/>
                      </w:rPr>
                    </m:ctrlPr>
                  </m:sSubPr>
                  <m:e>
                    <m:r>
                      <w:rPr>
                        <w:rFonts w:ascii="Cambria Math" w:eastAsiaTheme="minorEastAsia" w:hAnsi="Cambria Math" w:cs="Helvetica"/>
                      </w:rPr>
                      <m:t>t</m:t>
                    </m:r>
                  </m:e>
                  <m:sub>
                    <m:r>
                      <w:rPr>
                        <w:rFonts w:ascii="Cambria Math" w:eastAsiaTheme="minorEastAsia" w:hAnsi="Cambria Math" w:cs="Helvetica"/>
                      </w:rPr>
                      <m:t>spike</m:t>
                    </m:r>
                  </m:sub>
                </m:sSub>
                <m:ctrlPr>
                  <w:rPr>
                    <w:rFonts w:ascii="Cambria Math" w:eastAsiaTheme="minorEastAsia" w:hAnsi="Cambria Math" w:cs="Helvetica"/>
                    <w:i/>
                  </w:rPr>
                </m:ctrlPr>
              </m:e>
            </m:d>
          </m:sub>
        </m:sSub>
      </m:oMath>
      <w:r>
        <w:rPr>
          <w:rFonts w:ascii="Helvetica" w:eastAsiaTheme="minorEastAsia" w:hAnsi="Helvetica" w:cs="Helvetica"/>
        </w:rPr>
        <w:t xml:space="preserve"> </w:t>
      </w:r>
      <w:r w:rsidRPr="002D461C">
        <w:rPr>
          <w:rFonts w:ascii="Helvetica" w:hAnsi="Helvetica" w:cs="Helvetica"/>
        </w:rPr>
        <w:t>represents spike times. This activity-dependent attenuation prevent</w:t>
      </w:r>
      <w:r>
        <w:rPr>
          <w:rFonts w:ascii="Helvetica" w:hAnsi="Helvetica" w:cs="Helvetica"/>
        </w:rPr>
        <w:t>s</w:t>
      </w:r>
      <w:r w:rsidRPr="002D461C">
        <w:rPr>
          <w:rFonts w:ascii="Helvetica" w:hAnsi="Helvetica" w:cs="Helvetica"/>
        </w:rPr>
        <w:t xml:space="preserve"> response saturation during sustained stimulation</w:t>
      </w:r>
      <w:r w:rsidR="00DB41C7">
        <w:rPr>
          <w:rFonts w:ascii="Helvetica" w:hAnsi="Helvetica" w:cs="Helvetica"/>
        </w:rPr>
        <w:t>,</w:t>
      </w:r>
      <w:r w:rsidRPr="002D461C">
        <w:rPr>
          <w:rFonts w:ascii="Helvetica" w:hAnsi="Helvetica" w:cs="Helvetica"/>
        </w:rPr>
        <w:t xml:space="preserve"> </w:t>
      </w:r>
      <w:r>
        <w:rPr>
          <w:rFonts w:ascii="Helvetica" w:hAnsi="Helvetica" w:cs="Helvetica"/>
        </w:rPr>
        <w:t>as is observed</w:t>
      </w:r>
      <w:r w:rsidRPr="002D461C">
        <w:rPr>
          <w:rFonts w:ascii="Helvetica" w:hAnsi="Helvetica" w:cs="Helvetica"/>
        </w:rPr>
        <w:t xml:space="preserve"> in SC neuro</w:t>
      </w:r>
      <w:r>
        <w:rPr>
          <w:rFonts w:ascii="Helvetica" w:hAnsi="Helvetica" w:cs="Helvetica"/>
        </w:rPr>
        <w:t xml:space="preserve">ns </w:t>
      </w:r>
      <w:r>
        <w:rPr>
          <w:rFonts w:ascii="Helvetica" w:hAnsi="Helvetica" w:cs="Helvetica"/>
        </w:rPr>
        <w:fldChar w:fldCharType="begin"/>
      </w:r>
      <w:r w:rsidR="00E13E47">
        <w:rPr>
          <w:rFonts w:ascii="Helvetica" w:hAnsi="Helvetica" w:cs="Helvetica"/>
        </w:rPr>
        <w:instrText xml:space="preserve"> ADDIN ZOTERO_ITEM CSL_CITATION {"citationID":"V7M7DTQH","properties":{"formattedCitation":"(K. H. Lee et al., 2020)","plainCitation":"(K. H. Lee et al., 2020)","dontUpdate":true,"noteIndex":0},"citationItems":[{"id":1004,"uris":["http://zotero.org/users/17556725/items/FWYNXUU2"],"itemData":{"id":1004,"type":"article-journal","abstract":"Much of the early visual system is devoted to sifting the visual scene for the few bits of behaviorally relevant information. In the visual cortex of mammals, a hierarchical system of brain areas leads eventually to the selective encoding of important features, like faces and objects. Here, we report that a similar process occurs in the other major visual pathway, the superior colliculus. We investigate the visual response properties of collicular neurons in the awake mouse with large-scale electrophysiology. Compared to the superficial collicular layers, neuronal responses in the deeper layers become more selective for behaviorally relevant stimuli; more invariant to location of stimuli in the visual field; and more suppressed by repeated occurrence of a stimulus in the same location. The memory of familiar stimuli persists in complete absence of the visual cortex. Models of these neural computations lead to specific predictions for neural circuitry in the superior colliculus.","container-title":"eLife","DOI":"10.7554/eLife.50678","ISSN":"2050-084X","journalAbbreviation":"Elife","language":"eng","note":"PMID: 32286224\nPMCID: PMC7237212","page":"e50678","source":"PubMed","title":"The sifting of visual information in the superior colliculus","volume":"9","author":[{"family":"Lee","given":"Kyu Hyun"},{"family":"Tran","given":"Alvita"},{"family":"Turan","given":"Zeynep"},{"family":"Meister","given":"Markus"}],"issued":{"date-parts":[["2020",4,14]]}}}],"schema":"https://github.com/citation-style-language/schema/raw/master/csl-citation.json"} </w:instrText>
      </w:r>
      <w:r>
        <w:rPr>
          <w:rFonts w:ascii="Helvetica" w:hAnsi="Helvetica" w:cs="Helvetica"/>
        </w:rPr>
        <w:fldChar w:fldCharType="separate"/>
      </w:r>
      <w:r w:rsidRPr="00620F84">
        <w:rPr>
          <w:rFonts w:ascii="Helvetica" w:hAnsi="Helvetica" w:cs="Helvetica"/>
        </w:rPr>
        <w:t>(Lee et al., 2020)</w:t>
      </w:r>
      <w:r>
        <w:rPr>
          <w:rFonts w:ascii="Helvetica" w:hAnsi="Helvetica" w:cs="Helvetica"/>
        </w:rPr>
        <w:fldChar w:fldCharType="end"/>
      </w:r>
      <w:r w:rsidRPr="002D461C">
        <w:rPr>
          <w:rFonts w:ascii="Helvetica" w:hAnsi="Helvetica" w:cs="Helvetica"/>
        </w:rPr>
        <w:t>.</w:t>
      </w:r>
      <w:r>
        <w:rPr>
          <w:rFonts w:ascii="Helvetica" w:hAnsi="Helvetica" w:cs="Helvetica"/>
        </w:rPr>
        <w:t xml:space="preserve"> </w:t>
      </w:r>
      <w:ins w:id="7" w:author="Vishnu Mohan" w:date="2026-04-02T15:10:00Z" w16du:dateUtc="2026-04-02T04:10:00Z">
        <w:r w:rsidR="00873DED" w:rsidRPr="006E3657">
          <w:rPr>
            <w:rFonts w:ascii="Helvetica" w:hAnsi="Helvetica" w:cs="Helvetica"/>
          </w:rPr>
          <w:t xml:space="preserve">This short-term depression produced synaptic fatigue during repeated input and was distinct from the intrinsic spike-frequency adaptation </w:t>
        </w:r>
        <w:r w:rsidR="00873DED">
          <w:rPr>
            <w:rFonts w:ascii="Helvetica" w:hAnsi="Helvetica" w:cs="Helvetica"/>
          </w:rPr>
          <w:t>controlled</w:t>
        </w:r>
        <w:r w:rsidR="00873DED" w:rsidRPr="006E3657">
          <w:rPr>
            <w:rFonts w:ascii="Helvetica" w:hAnsi="Helvetica" w:cs="Helvetica"/>
          </w:rPr>
          <w:t xml:space="preserve"> by the Izhikevich recovery variable.</w:t>
        </w:r>
        <w:r w:rsidR="00873DED">
          <w:rPr>
            <w:rFonts w:ascii="Helvetica" w:hAnsi="Helvetica" w:cs="Helvetica"/>
          </w:rPr>
          <w:t xml:space="preserve"> </w:t>
        </w:r>
      </w:ins>
      <w:r>
        <w:rPr>
          <w:rFonts w:ascii="Helvetica" w:hAnsi="Helvetica" w:cs="Helvetica"/>
        </w:rPr>
        <w:t xml:space="preserve">This depression manifested as the sensory adaptation displayed by neurons in the </w:t>
      </w:r>
      <w:r w:rsidRPr="00FB7799">
        <w:rPr>
          <w:rFonts w:ascii="Helvetica" w:eastAsiaTheme="minorEastAsia" w:hAnsi="Helvetica" w:cs="Helvetica"/>
        </w:rPr>
        <w:t>multisensory</w:t>
      </w:r>
      <w:r>
        <w:rPr>
          <w:rFonts w:ascii="Helvetica" w:eastAsiaTheme="minorEastAsia" w:hAnsi="Helvetica" w:cs="Helvetica"/>
        </w:rPr>
        <w:t xml:space="preserve"> </w:t>
      </w:r>
      <w:r>
        <w:rPr>
          <w:rFonts w:ascii="Helvetica" w:hAnsi="Helvetica" w:cs="Helvetica"/>
        </w:rPr>
        <w:t>layer.</w:t>
      </w:r>
    </w:p>
    <w:p w14:paraId="26340B46" w14:textId="11356992" w:rsidR="00B063EB" w:rsidRPr="008968F6" w:rsidRDefault="000F0DF0" w:rsidP="00B063EB">
      <w:pPr>
        <w:spacing w:after="0" w:line="360" w:lineRule="auto"/>
        <w:ind w:firstLine="720"/>
        <w:jc w:val="both"/>
        <w:rPr>
          <w:rFonts w:ascii="Helvetica" w:hAnsi="Helvetica" w:cs="Helvetica"/>
        </w:rPr>
      </w:pPr>
      <w:ins w:id="8" w:author="Vishnu Mohan" w:date="2026-04-02T15:18:00Z" w16du:dateUtc="2026-04-02T04:18:00Z">
        <w:r w:rsidRPr="00741D23">
          <w:rPr>
            <w:rFonts w:ascii="Helvetica" w:hAnsi="Helvetica" w:cs="Helvetica"/>
          </w:rPr>
          <w:t>We included three inhibitory motifs: feedforward inhibition from unisensory to multisensory units, recurrent inhibition from the multisensory inhibitory population, and Mexican-hat lateral inhibition within the multisensory excitatory layer (local excitation radius = 4 neurons with surround suppression)</w:t>
        </w:r>
        <w:r>
          <w:rPr>
            <w:rFonts w:ascii="Helvetica" w:hAnsi="Helvetica" w:cs="Helvetica"/>
          </w:rPr>
          <w:t xml:space="preserve"> </w:t>
        </w:r>
      </w:ins>
      <w:r w:rsidR="00B063EB">
        <w:rPr>
          <w:rFonts w:ascii="Helvetica" w:hAnsi="Helvetica" w:cs="Helvetica"/>
        </w:rPr>
        <w:fldChar w:fldCharType="begin"/>
      </w:r>
      <w:r w:rsidR="004F5158">
        <w:rPr>
          <w:rFonts w:ascii="Helvetica" w:hAnsi="Helvetica" w:cs="Helvetica"/>
        </w:rPr>
        <w:instrText xml:space="preserve"> ADDIN ZOTERO_ITEM CSL_CITATION {"citationID":"wK6oujgG","properties":{"formattedCitation":"(Cuppini et al., 2011a)","plainCitation":"(Cuppini et al., 2011a)","dontUpdate":true,"noteIndex":0},"citationItems":[{"id":464,"uris":["http://zotero.org/users/17556725/items/KQQMKL6D","http://zotero.org/users/17556725/items/JHRH7UF9"],"itemData":{"id":464,"type":"article-journal","abstract":"Multisensory neurons in cat SC exhibit significant postnatal maturation. The first multisensory neurons to appear have large receptive fields (RFs) and cannot integrate information across sensory modalities. During the first several months of postnatal life RFs contract, responses become more robust and neurons develop the capacity for multisensory integration. Recent data suggest that these changes depend on both sensory experience and active inputs from association cortex. Here, we extend a computational model we developed (Cuppini et al. in Front Integr Neurosci 22: 4-6, 2010) using a limited set of biologically realistic assumptions to describe how this maturational process might take place. The model assumes that during early life, cortical-SC synapses are present but not active and that responses are driven by non-cortical inputs with very large RFs. Sensory experience is modeled by a \"training phase\" in which the network is repeatedly exposed to modality-specific and cross-modal stimuli at different locations. Cortical-SC synaptic weights are modified during this period as a result of Hebbian rules of potentiation and depression. The result is that RFs are reduced in size and neurons become capable of responding in adult-like fashion to modality-specific and cross-modal stimuli.","container-title":"Experimental Brain Research","DOI":"10.1007/s00221-011-2714-z","ISSN":"1432-1106","issue":"2-3","journalAbbreviation":"Exp Brain Res","language":"eng","note":"PMID: 21556818\nPMCID: PMC3235682","page":"341-349","source":"PubMed","title":"A computational study of multisensory maturation in the superior colliculus (SC)","volume":"213","author":[{"family":"Cuppini","given":"Cristiano"},{"family":"Stein","given":"Barry E."},{"family":"Rowland","given":"Benjamin A."},{"family":"Magosso","given":"Elisa"},{"family":"Ursino","given":"Mauro"}],"issued":{"date-parts":[["2011",9]]}}}],"schema":"https://github.com/citation-style-language/schema/raw/master/csl-citation.json"} </w:instrText>
      </w:r>
      <w:r w:rsidR="00B063EB">
        <w:rPr>
          <w:rFonts w:ascii="Helvetica" w:hAnsi="Helvetica" w:cs="Helvetica"/>
        </w:rPr>
        <w:fldChar w:fldCharType="separate"/>
      </w:r>
      <w:r w:rsidR="00B063EB" w:rsidRPr="00FA1353">
        <w:rPr>
          <w:rFonts w:ascii="Helvetica" w:hAnsi="Helvetica" w:cs="Helvetica"/>
        </w:rPr>
        <w:t>(Cuppini et al., 2011)</w:t>
      </w:r>
      <w:r w:rsidR="00B063EB">
        <w:rPr>
          <w:rFonts w:ascii="Helvetica" w:hAnsi="Helvetica" w:cs="Helvetica"/>
        </w:rPr>
        <w:fldChar w:fldCharType="end"/>
      </w:r>
      <w:r w:rsidR="00B063EB" w:rsidRPr="00DC19DE">
        <w:rPr>
          <w:rFonts w:ascii="Helvetica" w:hAnsi="Helvetica" w:cs="Helvetica"/>
        </w:rPr>
        <w:t xml:space="preserve">. </w:t>
      </w:r>
      <w:r w:rsidR="00B063EB">
        <w:rPr>
          <w:rFonts w:ascii="Helvetica" w:hAnsi="Helvetica" w:cs="Helvetica"/>
        </w:rPr>
        <w:t>We designed this</w:t>
      </w:r>
      <w:r w:rsidR="00B063EB" w:rsidRPr="00DC19DE">
        <w:rPr>
          <w:rFonts w:ascii="Helvetica" w:hAnsi="Helvetica" w:cs="Helvetica"/>
        </w:rPr>
        <w:t xml:space="preserve"> multi-scale inhibitory architecture </w:t>
      </w:r>
      <w:r w:rsidR="00B063EB">
        <w:rPr>
          <w:rFonts w:ascii="Helvetica" w:hAnsi="Helvetica" w:cs="Helvetica"/>
        </w:rPr>
        <w:t>to reproduce</w:t>
      </w:r>
      <w:r w:rsidR="00B063EB" w:rsidRPr="00DC19DE">
        <w:rPr>
          <w:rFonts w:ascii="Helvetica" w:hAnsi="Helvetica" w:cs="Helvetica"/>
        </w:rPr>
        <w:t xml:space="preserve"> the centre-surround receptive fields characteristic of SC multisensory neurons.</w:t>
      </w:r>
    </w:p>
    <w:p w14:paraId="35A141AA" w14:textId="2B56B4AB" w:rsidR="00B063EB" w:rsidRDefault="00B063EB" w:rsidP="00B063EB">
      <w:pPr>
        <w:spacing w:before="120" w:after="0" w:line="360" w:lineRule="auto"/>
        <w:jc w:val="both"/>
        <w:rPr>
          <w:rFonts w:ascii="Helvetica" w:hAnsi="Helvetica" w:cs="Helvetica"/>
        </w:rPr>
      </w:pPr>
      <w:r w:rsidRPr="00752AEF">
        <w:rPr>
          <w:rFonts w:ascii="Helvetica" w:hAnsi="Helvetica" w:cs="Helvetica"/>
          <w:b/>
          <w:bCs/>
          <w:i/>
          <w:iCs/>
        </w:rPr>
        <w:t>Connectivity and topographic organisation.</w:t>
      </w:r>
      <w:r>
        <w:rPr>
          <w:rFonts w:ascii="Helvetica" w:hAnsi="Helvetica" w:cs="Helvetica"/>
          <w:b/>
          <w:bCs/>
        </w:rPr>
        <w:t xml:space="preserve"> </w:t>
      </w:r>
      <w:r w:rsidRPr="00235F97">
        <w:rPr>
          <w:rFonts w:ascii="Helvetica" w:hAnsi="Helvetica" w:cs="Helvetica"/>
        </w:rPr>
        <w:t>The SC</w:t>
      </w:r>
      <w:r>
        <w:rPr>
          <w:rFonts w:ascii="Helvetica" w:hAnsi="Helvetica" w:cs="Helvetica"/>
        </w:rPr>
        <w:t xml:space="preserve"> plays a key role in the</w:t>
      </w:r>
      <w:r w:rsidRPr="00235F97">
        <w:rPr>
          <w:rFonts w:ascii="Helvetica" w:hAnsi="Helvetica" w:cs="Helvetica"/>
        </w:rPr>
        <w:t xml:space="preserve"> align</w:t>
      </w:r>
      <w:r>
        <w:rPr>
          <w:rFonts w:ascii="Helvetica" w:hAnsi="Helvetica" w:cs="Helvetica"/>
        </w:rPr>
        <w:t>ment of</w:t>
      </w:r>
      <w:r w:rsidRPr="00235F97">
        <w:rPr>
          <w:rFonts w:ascii="Helvetica" w:hAnsi="Helvetica" w:cs="Helvetica"/>
        </w:rPr>
        <w:t xml:space="preserve"> auditory and visual spatial maps </w:t>
      </w:r>
      <w:r>
        <w:rPr>
          <w:rFonts w:ascii="Helvetica" w:hAnsi="Helvetica" w:cs="Helvetica"/>
        </w:rPr>
        <w:t>even though they come from different</w:t>
      </w:r>
      <w:r w:rsidRPr="00235F97">
        <w:rPr>
          <w:rFonts w:ascii="Helvetica" w:hAnsi="Helvetica" w:cs="Helvetica"/>
        </w:rPr>
        <w:t xml:space="preserve"> </w:t>
      </w:r>
      <w:r>
        <w:rPr>
          <w:rFonts w:ascii="Helvetica" w:hAnsi="Helvetica" w:cs="Helvetica"/>
        </w:rPr>
        <w:t>topographic</w:t>
      </w:r>
      <w:r w:rsidRPr="00235F97">
        <w:rPr>
          <w:rFonts w:ascii="Helvetica" w:hAnsi="Helvetica" w:cs="Helvetica"/>
        </w:rPr>
        <w:t xml:space="preserve"> origins</w:t>
      </w:r>
      <w:r>
        <w:rPr>
          <w:rFonts w:ascii="Helvetica" w:hAnsi="Helvetica" w:cs="Helvetica"/>
        </w:rPr>
        <w:t>, which</w:t>
      </w:r>
      <w:r w:rsidRPr="00235F97">
        <w:rPr>
          <w:rFonts w:ascii="Helvetica" w:hAnsi="Helvetica" w:cs="Helvetica"/>
        </w:rPr>
        <w:t xml:space="preserve"> represents a fundamental </w:t>
      </w:r>
      <w:r>
        <w:rPr>
          <w:rFonts w:ascii="Helvetica" w:hAnsi="Helvetica" w:cs="Helvetica"/>
        </w:rPr>
        <w:t>goal</w:t>
      </w:r>
      <w:r w:rsidRPr="00235F97">
        <w:rPr>
          <w:rFonts w:ascii="Helvetica" w:hAnsi="Helvetica" w:cs="Helvetica"/>
        </w:rPr>
        <w:t xml:space="preserve"> </w:t>
      </w:r>
      <w:r>
        <w:rPr>
          <w:rFonts w:ascii="Helvetica" w:hAnsi="Helvetica" w:cs="Helvetica"/>
        </w:rPr>
        <w:t>of</w:t>
      </w:r>
      <w:r w:rsidRPr="00235F97">
        <w:rPr>
          <w:rFonts w:ascii="Helvetica" w:hAnsi="Helvetica" w:cs="Helvetica"/>
        </w:rPr>
        <w:t xml:space="preserve"> multisensory integration</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{"citationID":"GUQNBihi","properties":{"formattedCitation":"(King et al., 1988)","plainCitation":"(King et al., 1988)","noteIndex":0},"citationItems":[{"id":1013,"uris":["http://zotero.org/users/17556725/items/3B3WW53T"],"itemData":{"id":1013,"type":"article-journal","abstract":"Environmental factors play an important role in certain aspects of the development of sensory systems. But the way in which the maturation of different sensory modalities is coordinated is poorly understood. We have investigated this question neurophysiologically in the mammalian superior colliculus (SC), which contains topographically aligned maps of visual and auditory space. We report here that an essentially normal auditory map, in approximate register with the visual map, is found in the SC of adult ferrets reared with abnormal binaural localization cues. Also, if, early in life, one eye is deviated laterally, there is a compensatory shift in the auditory map, but early eye rotation totally disorders the auditory representation. These results imply that development of the auditory map is affected by visual activity or by information about eye position and that there is definite, but limited, capacity for the auditory map to reorganize so that it remains aligned with the visual map.","container-title":"Nature","DOI":"10.1038/332073a0","ISSN":"0028-0836","issue":"6159","journalAbbreviation":"Nature","language":"eng","note":"PMID: 3347247","page":"73-76","source":"PubMed","title":"Developmental plasticity in the visual and auditory representations in the mammalian superior colliculus","volume":"332","author":[{"family":"King","given":"A. J."},{"family":"Hutchings","given":"M. E."},{"family":"Moore","given":"D. R."},{"family":"Blakemore","given":"C."}],"issued":{"date-parts":[["1988",3,3]]}}}],"schema":"https://github.com/citation-style-language/schema/raw/master/csl-citation.json"} </w:instrText>
      </w:r>
      <w:r>
        <w:rPr>
          <w:rFonts w:ascii="Helvetica" w:hAnsi="Helvetica" w:cs="Helvetica"/>
        </w:rPr>
        <w:fldChar w:fldCharType="separate"/>
      </w:r>
      <w:r w:rsidRPr="00E0148A">
        <w:rPr>
          <w:rFonts w:ascii="Helvetica" w:hAnsi="Helvetica" w:cs="Helvetica"/>
        </w:rPr>
        <w:t>(King et al., 1988)</w:t>
      </w:r>
      <w:r>
        <w:rPr>
          <w:rFonts w:ascii="Helvetica" w:hAnsi="Helvetica" w:cs="Helvetica"/>
        </w:rPr>
        <w:fldChar w:fldCharType="end"/>
      </w:r>
      <w:r w:rsidRPr="00235F97">
        <w:rPr>
          <w:rFonts w:ascii="Helvetica" w:hAnsi="Helvetica" w:cs="Helvetica"/>
        </w:rPr>
        <w:t xml:space="preserve">. We </w:t>
      </w:r>
      <w:r>
        <w:rPr>
          <w:rFonts w:ascii="Helvetica" w:hAnsi="Helvetica" w:cs="Helvetica"/>
        </w:rPr>
        <w:t>attempted to model</w:t>
      </w:r>
      <w:r w:rsidRPr="00235F97">
        <w:rPr>
          <w:rFonts w:ascii="Helvetica" w:hAnsi="Helvetica" w:cs="Helvetica"/>
        </w:rPr>
        <w:t xml:space="preserve"> this </w:t>
      </w:r>
      <w:r>
        <w:rPr>
          <w:rFonts w:ascii="Helvetica" w:hAnsi="Helvetica" w:cs="Helvetica"/>
        </w:rPr>
        <w:t xml:space="preserve">ability </w:t>
      </w:r>
      <w:r w:rsidRPr="00235F97">
        <w:rPr>
          <w:rFonts w:ascii="Helvetica" w:hAnsi="Helvetica" w:cs="Helvetica"/>
        </w:rPr>
        <w:t>through structured connectivity patterns that promoted map alignment while allowing</w:t>
      </w:r>
      <w:r>
        <w:rPr>
          <w:rFonts w:ascii="Helvetica" w:hAnsi="Helvetica" w:cs="Helvetica"/>
        </w:rPr>
        <w:t xml:space="preserve"> for </w:t>
      </w:r>
      <w:r w:rsidRPr="00235F97">
        <w:rPr>
          <w:rFonts w:ascii="Helvetica" w:hAnsi="Helvetica" w:cs="Helvetica"/>
        </w:rPr>
        <w:t xml:space="preserve">flexibility </w:t>
      </w:r>
      <w:r>
        <w:rPr>
          <w:rFonts w:ascii="Helvetica" w:hAnsi="Helvetica" w:cs="Helvetica"/>
        </w:rPr>
        <w:t xml:space="preserve">during learning </w:t>
      </w:r>
      <w:r>
        <w:rPr>
          <w:rFonts w:ascii="Helvetica" w:hAnsi="Helvetica" w:cs="Helvetica"/>
        </w:rPr>
        <w:fldChar w:fldCharType="begin"/>
      </w:r>
      <w:r w:rsidR="004F5158">
        <w:rPr>
          <w:rFonts w:ascii="Helvetica" w:hAnsi="Helvetica" w:cs="Helvetica"/>
        </w:rPr>
        <w:instrText xml:space="preserve"> ADDIN ZOTERO_ITEM CSL_CITATION {"citationID":"qMKYtgXl","properties":{"formattedCitation":"(Cuppini et al., 2011b)","plainCitation":"(Cuppini et al., 2011b)","dontUpdate":true,"noteIndex":0},"citationItems":[{"id":464,"uris":["http://zotero.org/users/17556725/items/KQQMKL6D","http://zotero.org/users/17556725/items/JHRH7UF9"],"itemData":{"id":464,"type":"article-journal","abstract":"Multisensory neurons in cat SC exhibit significant postnatal maturation. The first multisensory neurons to appear have large receptive fields (RFs) and cannot integrate information across sensory modalities. During the first several months of postnatal life RFs contract, responses become more robust and neurons develop the capacity for multisensory integration. Recent data suggest that these changes depend on both sensory experience and active inputs from association cortex. Here, we extend a computational model we developed (Cuppini et al. in Front Integr Neurosci 22: 4-6, 2010) using a limited set of biologically realistic assumptions to describe how this maturational process might take place. The model assumes that during early life, cortical-SC synapses are present but not active and that responses are driven by non-cortical inputs with very large RFs. Sensory experience is modeled by a \"training phase\" in which the network is repeatedly exposed to modality-specific and cross-modal stimuli at different locations. Cortical-SC synaptic weights are modified during this period as a result of Hebbian rules of potentiation and depression. The result is that RFs are reduced in size and neurons become capable of responding in adult-like fashion to modality-specific and cross-modal stimuli.","container-title":"Experimental Brain Research","DOI":"10.1007/s00221-011-2714-z","ISSN":"1432-1106","issue":"2-3","journalAbbreviation":"Exp Brain Res","language":"eng","note":"PMID: 21556818\nPMCID: PMC3235682","page":"341-349","source":"PubMed","title":"A computational study of multisensory maturation in the superior colliculus (SC)","volume":"213","author":[{"family":"Cuppini","given":"Cristiano"},{"family":"Stein","given":"Barry E."},{"family":"Rowland","given":"Benjamin A."},{"family":"Magosso","given":"Elisa"},{"family":"Ursino","given":"Mauro"}],"issued":{"date-parts":[["2011",9]]}}}],"schema":"https://github.com/citation-style-language/schema/raw/master/csl-citation.json"} </w:instrText>
      </w:r>
      <w:r>
        <w:rPr>
          <w:rFonts w:ascii="Helvetica" w:hAnsi="Helvetica" w:cs="Helvetica"/>
        </w:rPr>
        <w:fldChar w:fldCharType="separate"/>
      </w:r>
      <w:r w:rsidRPr="00FA1353">
        <w:rPr>
          <w:rFonts w:ascii="Helvetica" w:hAnsi="Helvetica" w:cs="Helvetica"/>
        </w:rPr>
        <w:t>(Cuppini et al., 2011)</w:t>
      </w:r>
      <w:r>
        <w:rPr>
          <w:rFonts w:ascii="Helvetica" w:hAnsi="Helvetica" w:cs="Helvetica"/>
        </w:rPr>
        <w:fldChar w:fldCharType="end"/>
      </w:r>
      <w:r w:rsidRPr="00235F97">
        <w:rPr>
          <w:rFonts w:ascii="Helvetica" w:hAnsi="Helvetica" w:cs="Helvetica"/>
        </w:rPr>
        <w:t xml:space="preserve">. </w:t>
      </w:r>
      <w:r>
        <w:rPr>
          <w:rFonts w:ascii="Helvetica" w:hAnsi="Helvetica" w:cs="Helvetica"/>
        </w:rPr>
        <w:t>The i</w:t>
      </w:r>
      <w:r w:rsidRPr="00235F97">
        <w:rPr>
          <w:rFonts w:ascii="Helvetica" w:hAnsi="Helvetica" w:cs="Helvetica"/>
        </w:rPr>
        <w:t>nitial feed</w:t>
      </w:r>
      <w:r>
        <w:rPr>
          <w:rFonts w:ascii="Helvetica" w:hAnsi="Helvetica" w:cs="Helvetica"/>
        </w:rPr>
        <w:t>forward</w:t>
      </w:r>
      <w:r w:rsidRPr="00235F97">
        <w:rPr>
          <w:rFonts w:ascii="Helvetica" w:hAnsi="Helvetica" w:cs="Helvetica"/>
        </w:rPr>
        <w:t xml:space="preserve"> connections from unisensory to multisensory layers followed Gaussian spatial profiles centred on corresponding topographic positions</w:t>
      </w:r>
      <w:r>
        <w:rPr>
          <w:rFonts w:ascii="Helvetica" w:hAnsi="Helvetica" w:cs="Helvetica"/>
        </w:rPr>
        <w:t xml:space="preserve"> </w:t>
      </w:r>
      <w:r>
        <w:rPr>
          <w:rFonts w:ascii="Helvetica" w:hAnsi="Helvetica" w:cs="Helvetica"/>
        </w:rPr>
        <w:fldChar w:fldCharType="begin"/>
      </w:r>
      <w:r w:rsidR="00CA46B8">
        <w:rPr>
          <w:rFonts w:ascii="Helvetica" w:hAnsi="Helvetica" w:cs="Helvetica"/>
        </w:rPr>
        <w:instrText xml:space="preserve"> ADDIN ZOTERO_ITEM CSL_CITATION {"citationID":"ZtwLJf5A","properties":{"formattedCitation":"(Ottes et al., 1986)","plainCitation":"(Ottes et al., 1986)","noteIndex":0},"citationItems":[{"id":1017,"uris":["http://zotero.org/users/17556725/items/IB6QVMYS"],"itemData":{"id":1017,"type":"article-journal","abstract":"Electrophysiological and electrical stimulation studies in the monkey have disclosed that both the retinal surface and the metrics of saccades are topographically represented in the superior colliculus. This mapping of sensory and motor space onto the colliculus is nonhomogeneous in that the central region is over-represented in both the visual and the motor map. Single unit studies have revealed that visual receptive fields of collicular neurons are typically quite large and are characterized by a skewed (asymmetrical) sensitivity profile. Analyses by McIlwain [J. Neurophysiol. 38, 219-230 (1975)] in the cat have suggested that this skewness property reflects mainly the spatial distortion inherent in the afferent mapping. In this paper we describe a quantitative model, based on a logarithmic mapping function combined with a Gaussian connectivity function in the colliculus, which can account for the extent and the shape of collicular receptive fields. Collicular neurons in the deeper layers have movement-related bursts of activity for saccades in a limited amplitude and direction range related to their location in the collicular map. These movement fields, like visual receptive fields, may be quite extensive and typically have a skewed profile. In our model, an efferent-mapping function is defined, which relates the locus of a population of recruited cells to the metrics of the ensuing saccade. The parameters of this function, which was taken to be identical with the afferent mapping function, were estimated from Robinson's [Vision Res. 12, 1795-1808 (1972)] electrical stimulation data. Based on the assumption that the population-activity profile resembles a two-dimensional Gaussian function, the shape and the size of movement fields can then be described with just 2 or 3 free parameters. Electrophysiological data recorded from a small sample of collicular visuomotor neurons were used to illustrate the procedure, which we designed to enable application of our model to the experimental data. The best fit was obtained when the mapping function was slightly anisotropic. Suggestions on how the model could be improved and extended are offered in the Discussion.","container-title":"Vision Research","DOI":"10.1016/0042-6989(86)90144-6","ISSN":"0042-6989","issue":"6","journalAbbreviation":"Vision Res","language":"eng","note":"PMID: 3750869","page":"857-873","source":"PubMed","title":"Visuomotor fields of the superior colliculus: a quantitative model","title-short":"Visuomotor fields of the superior colliculus","volume":"26","author":[{"family":"Ottes","given":"F. P."},{"family":"Van Gisbergen","given":"J. A."},{"family":"Eggermont","given":"J. J."}],"issued":{"date-parts":[["1986"]]}}}],"schema":"https://github.com/citation-style-language/schema/raw/master/csl-citation.json"} </w:instrText>
      </w:r>
      <w:r>
        <w:rPr>
          <w:rFonts w:ascii="Helvetica" w:hAnsi="Helvetica" w:cs="Helvetica"/>
        </w:rPr>
        <w:fldChar w:fldCharType="separate"/>
      </w:r>
      <w:r w:rsidRPr="00C305BD">
        <w:rPr>
          <w:rFonts w:ascii="Helvetica" w:hAnsi="Helvetica" w:cs="Helvetica"/>
        </w:rPr>
        <w:t>(Ottes et al., 1986)</w:t>
      </w:r>
      <w:r>
        <w:rPr>
          <w:rFonts w:ascii="Helvetica" w:hAnsi="Helvetica" w:cs="Helvetica"/>
        </w:rPr>
        <w:fldChar w:fldCharType="end"/>
      </w:r>
      <w:r w:rsidRPr="00235F97">
        <w:rPr>
          <w:rFonts w:ascii="Helvetica" w:hAnsi="Helvetica" w:cs="Helvetica"/>
        </w:rPr>
        <w:t>, providing a coarse scaffold for integration:</w:t>
      </w:r>
    </w:p>
    <w:p w14:paraId="0660EA4F" w14:textId="77777777" w:rsidR="00B063EB" w:rsidRPr="00063783" w:rsidRDefault="00FC5911" w:rsidP="00B063EB">
      <w:pPr>
        <w:spacing w:after="0" w:line="360" w:lineRule="auto"/>
        <w:jc w:val="both"/>
        <w:rPr>
          <w:rFonts w:ascii="Helvetica" w:eastAsiaTheme="minorEastAsia" w:hAnsi="Helvetica" w:cs="Helvetica"/>
        </w:rPr>
      </w:pPr>
      <m:oMathPara>
        <m:oMath>
          <m:sSub>
            <m:sSubPr>
              <m:ctrlPr>
                <w:rPr>
                  <w:rFonts w:ascii="Cambria Math" w:hAnsi="Cambria Math" w:cs="Helvetica"/>
                  <w:i/>
                </w:rPr>
              </m:ctrlPr>
            </m:sSubPr>
            <m:e>
              <m:r>
                <w:rPr>
                  <w:rFonts w:ascii="Cambria Math" w:hAnsi="Cambria Math" w:cs="Helvetica"/>
                </w:rPr>
                <m:t>W</m:t>
              </m:r>
            </m:e>
            <m:sub>
              <m:r>
                <w:rPr>
                  <w:rFonts w:ascii="Cambria Math" w:hAnsi="Cambria Math" w:cs="Helvetica"/>
                </w:rPr>
                <m:t>ij</m:t>
              </m:r>
            </m:sub>
          </m:sSub>
          <m:r>
            <w:rPr>
              <w:rFonts w:ascii="Cambria Math" w:hAnsi="Cambria Math" w:cs="Helvetica"/>
            </w:rPr>
            <m:t>=</m:t>
          </m:r>
          <m:r>
            <w:rPr>
              <w:rFonts w:ascii="Cambria Math" w:hAnsi="Cambria Math" w:cs="Helvetica"/>
            </w:rPr>
            <m:t>A</m:t>
          </m:r>
          <m:r>
            <w:rPr>
              <w:rFonts w:ascii="Cambria Math" w:hAnsi="Cambria Math" w:cs="Helvetica"/>
            </w:rPr>
            <m:t> </m:t>
          </m:r>
          <m:sSup>
            <m:sSupPr>
              <m:ctrlPr>
                <w:rPr>
                  <w:rFonts w:ascii="Cambria Math" w:hAnsi="Cambria Math" w:cs="Helvetica"/>
                </w:rPr>
              </m:ctrlPr>
            </m:sSupPr>
            <m:e>
              <m:r>
                <w:rPr>
                  <w:rFonts w:ascii="Cambria Math" w:hAnsi="Cambria Math" w:cs="Helvetica"/>
                </w:rPr>
                <m:t>e</m:t>
              </m:r>
            </m:e>
            <m:sup>
              <m:d>
                <m:dPr>
                  <m:begChr m:val="["/>
                  <m:endChr m:val="]"/>
                  <m:ctrlPr>
                    <w:rPr>
                      <w:rFonts w:ascii="Cambria Math" w:hAnsi="Cambria Math" w:cs="Helvetica"/>
                    </w:rPr>
                  </m:ctrlPr>
                </m:dPr>
                <m:e>
                  <m:r>
                    <w:rPr>
                      <w:rFonts w:ascii="Cambria Math" w:hAnsi="Cambria Math" w:cs="Helvetica"/>
                    </w:rPr>
                    <m:t>-</m:t>
                  </m:r>
                  <m:f>
                    <m:fPr>
                      <m:ctrlPr>
                        <w:rPr>
                          <w:rFonts w:ascii="Cambria Math" w:hAnsi="Cambria Math" w:cs="Helvetica"/>
                        </w:rPr>
                      </m:ctrlPr>
                    </m:fPr>
                    <m:num>
                      <m:sSup>
                        <m:sSupPr>
                          <m:ctrlPr>
                            <w:rPr>
                              <w:rFonts w:ascii="Cambria Math" w:hAnsi="Cambria Math" w:cs="Helvetica"/>
                              <w:i/>
                            </w:rPr>
                          </m:ctrlPr>
                        </m:sSupPr>
                        <m:e>
                          <m:d>
                            <m:dPr>
                              <m:ctrlPr>
                                <w:rPr>
                                  <w:rFonts w:ascii="Cambria Math" w:hAnsi="Cambria Math" w:cs="Helvetica"/>
                                  <w:i/>
                                </w:rPr>
                              </m:ctrlPr>
                            </m:dPr>
                            <m:e>
                              <m:r>
                                <w:rPr>
                                  <w:rFonts w:ascii="Cambria Math" w:hAnsi="Cambria Math" w:cs="Helvetica"/>
                                </w:rPr>
                                <m:t>i</m:t>
                              </m:r>
                              <m:r>
                                <w:rPr>
                                  <w:rFonts w:ascii="Cambria Math" w:hAnsi="Cambria Math" w:cs="Helvetica"/>
                                </w:rPr>
                                <m:t>-</m:t>
                              </m:r>
                              <m:r>
                                <w:rPr>
                                  <w:rFonts w:ascii="Cambria Math" w:hAnsi="Cambria Math" w:cs="Helvetica"/>
                                </w:rPr>
                                <m:t>j</m:t>
                              </m:r>
                            </m:e>
                          </m:d>
                        </m:e>
                        <m:sup>
                          <m:r>
                            <w:rPr>
                              <w:rFonts w:ascii="Cambria Math" w:hAnsi="Cambria Math" w:cs="Helvetica"/>
                            </w:rPr>
                            <m:t>2</m:t>
                          </m:r>
                        </m:sup>
                      </m:sSup>
                      <m:ctrlPr>
                        <w:rPr>
                          <w:rFonts w:ascii="Cambria Math" w:hAnsi="Cambria Math" w:cs="Helvetica"/>
                          <w:i/>
                        </w:rPr>
                      </m:ctrlPr>
                    </m:num>
                    <m:den>
                      <m:r>
                        <w:rPr>
                          <w:rFonts w:ascii="Cambria Math" w:hAnsi="Cambria Math" w:cs="Helvetica"/>
                        </w:rPr>
                        <m:t>2</m:t>
                      </m:r>
                      <m:sSup>
                        <m:sSupPr>
                          <m:ctrlPr>
                            <w:rPr>
                              <w:rFonts w:ascii="Cambria Math" w:hAnsi="Cambria Math" w:cs="Helvetica"/>
                              <w:i/>
                            </w:rPr>
                          </m:ctrlPr>
                        </m:sSupPr>
                        <m:e>
                          <m:r>
                            <w:rPr>
                              <w:rFonts w:ascii="Cambria Math" w:hAnsi="Cambria Math" w:cs="Helvetica"/>
                            </w:rPr>
                            <m:t>σ</m:t>
                          </m:r>
                          <m:ctrlPr>
                            <w:rPr>
                              <w:rFonts w:ascii="Cambria Math" w:hAnsi="Cambria Math" w:cs="Helvetica"/>
                            </w:rPr>
                          </m:ctrlPr>
                        </m:e>
                        <m:sup>
                          <m:r>
                            <w:rPr>
                              <w:rFonts w:ascii="Cambria Math" w:hAnsi="Cambria Math" w:cs="Helvetica"/>
                            </w:rPr>
                            <m:t>2</m:t>
                          </m:r>
                        </m:sup>
                      </m:sSup>
                      <m:ctrlPr>
                        <w:rPr>
                          <w:rFonts w:ascii="Cambria Math" w:hAnsi="Cambria Math" w:cs="Helvetica"/>
                          <w:i/>
                        </w:rPr>
                      </m:ctrlPr>
                    </m:den>
                  </m:f>
                  <m:ctrlPr>
                    <w:rPr>
                      <w:rFonts w:ascii="Cambria Math" w:hAnsi="Cambria Math" w:cs="Helvetica"/>
                      <w:i/>
                    </w:rPr>
                  </m:ctrlPr>
                </m:e>
              </m:d>
            </m:sup>
          </m:sSup>
        </m:oMath>
      </m:oMathPara>
    </w:p>
    <w:p w14:paraId="4F097A1E" w14:textId="77777777" w:rsidR="00B063EB" w:rsidRDefault="00B063EB" w:rsidP="00B063EB">
      <w:pPr>
        <w:spacing w:after="0" w:line="360" w:lineRule="auto"/>
        <w:jc w:val="both"/>
        <w:rPr>
          <w:rFonts w:ascii="Helvetica" w:eastAsiaTheme="minorEastAsia" w:hAnsi="Helvetica" w:cs="Helvetica"/>
        </w:rPr>
      </w:pPr>
      <w:r w:rsidRPr="00063783">
        <w:rPr>
          <w:rFonts w:ascii="Helvetica" w:eastAsiaTheme="minorEastAsia" w:hAnsi="Helvetica" w:cs="Helvetica"/>
        </w:rPr>
        <w:t xml:space="preserve">where </w:t>
      </w:r>
      <m:oMath>
        <m:sSub>
          <m:sSubPr>
            <m:ctrlPr>
              <w:rPr>
                <w:rFonts w:ascii="Cambria Math" w:hAnsi="Cambria Math" w:cs="Helvetica"/>
                <w:i/>
              </w:rPr>
            </m:ctrlPr>
          </m:sSubPr>
          <m:e>
            <m:r>
              <w:rPr>
                <w:rFonts w:ascii="Cambria Math" w:hAnsi="Cambria Math" w:cs="Helvetica"/>
              </w:rPr>
              <m:t>W</m:t>
            </m:r>
          </m:e>
          <m:sub>
            <m:r>
              <w:rPr>
                <w:rFonts w:ascii="Cambria Math" w:hAnsi="Cambria Math" w:cs="Helvetica"/>
              </w:rPr>
              <m:t>ij</m:t>
            </m:r>
          </m:sub>
        </m:sSub>
      </m:oMath>
      <w:r w:rsidRPr="00063783">
        <w:rPr>
          <w:rFonts w:ascii="Helvetica" w:eastAsiaTheme="minorEastAsia" w:hAnsi="Helvetica" w:cs="Helvetica"/>
        </w:rPr>
        <w:t xml:space="preserve"> represents the connection strength from neuron </w:t>
      </w:r>
      <m:oMath>
        <m:r>
          <w:rPr>
            <w:rFonts w:ascii="Cambria Math" w:eastAsiaTheme="minorEastAsia" w:hAnsi="Cambria Math" w:cs="Helvetica"/>
          </w:rPr>
          <m:t>j</m:t>
        </m:r>
      </m:oMath>
      <w:r w:rsidRPr="00063783">
        <w:rPr>
          <w:rFonts w:ascii="Helvetica" w:eastAsiaTheme="minorEastAsia" w:hAnsi="Helvetica" w:cs="Helvetica"/>
        </w:rPr>
        <w:t xml:space="preserve"> in the unisensory layer to neuron </w:t>
      </w:r>
      <m:oMath>
        <m:r>
          <w:rPr>
            <w:rFonts w:ascii="Cambria Math" w:eastAsiaTheme="minorEastAsia" w:hAnsi="Cambria Math" w:cs="Helvetica"/>
          </w:rPr>
          <m:t>i</m:t>
        </m:r>
      </m:oMath>
      <w:r w:rsidRPr="00063783">
        <w:rPr>
          <w:rFonts w:ascii="Helvetica" w:eastAsiaTheme="minorEastAsia" w:hAnsi="Helvetica" w:cs="Helvetica"/>
        </w:rPr>
        <w:t xml:space="preserve"> in the multisensory layer, </w:t>
      </w:r>
      <m:oMath>
        <m:r>
          <w:rPr>
            <w:rFonts w:ascii="Cambria Math" w:eastAsiaTheme="minorEastAsia" w:hAnsi="Cambria Math" w:cs="Helvetica"/>
          </w:rPr>
          <m:t>A</m:t>
        </m:r>
      </m:oMath>
      <w:r w:rsidRPr="00063783">
        <w:rPr>
          <w:rFonts w:ascii="Helvetica" w:eastAsiaTheme="minorEastAsia" w:hAnsi="Helvetica" w:cs="Helvetica"/>
        </w:rPr>
        <w:t xml:space="preserve"> is the peak amplitude, and </w:t>
      </w:r>
      <m:oMath>
        <m:r>
          <w:rPr>
            <w:rFonts w:ascii="Cambria Math" w:eastAsiaTheme="minorEastAsia" w:hAnsi="Cambria Math" w:cs="Helvetica"/>
          </w:rPr>
          <m:t>σ</m:t>
        </m:r>
      </m:oMath>
      <w:r w:rsidRPr="00063783">
        <w:rPr>
          <w:rFonts w:ascii="Helvetica" w:eastAsiaTheme="minorEastAsia" w:hAnsi="Helvetica" w:cs="Helvetica"/>
        </w:rPr>
        <w:t xml:space="preserve"> = 5 neurons determine the </w:t>
      </w:r>
      <w:r>
        <w:rPr>
          <w:rFonts w:ascii="Helvetica" w:eastAsiaTheme="minorEastAsia" w:hAnsi="Helvetica" w:cs="Helvetica"/>
        </w:rPr>
        <w:t>neural radius</w:t>
      </w:r>
      <w:r w:rsidRPr="00063783">
        <w:rPr>
          <w:rFonts w:ascii="Helvetica" w:eastAsiaTheme="minorEastAsia" w:hAnsi="Helvetica" w:cs="Helvetica"/>
        </w:rPr>
        <w:t xml:space="preserve"> of connectivity. These</w:t>
      </w:r>
      <w:r>
        <w:rPr>
          <w:rFonts w:ascii="Helvetica" w:eastAsiaTheme="minorEastAsia" w:hAnsi="Helvetica" w:cs="Helvetica"/>
        </w:rPr>
        <w:t xml:space="preserve"> feedforward</w:t>
      </w:r>
      <w:r w:rsidRPr="00063783">
        <w:rPr>
          <w:rFonts w:ascii="Helvetica" w:eastAsiaTheme="minorEastAsia" w:hAnsi="Helvetica" w:cs="Helvetica"/>
        </w:rPr>
        <w:t xml:space="preserve"> connections</w:t>
      </w:r>
      <w:r>
        <w:rPr>
          <w:rFonts w:ascii="Helvetica" w:eastAsiaTheme="minorEastAsia" w:hAnsi="Helvetica" w:cs="Helvetica"/>
        </w:rPr>
        <w:t xml:space="preserve"> were </w:t>
      </w:r>
      <w:r>
        <w:rPr>
          <w:rFonts w:ascii="Helvetica" w:eastAsiaTheme="minorEastAsia" w:hAnsi="Helvetica" w:cs="Helvetica"/>
        </w:rPr>
        <w:lastRenderedPageBreak/>
        <w:t>present for both AMPA and NMDA synapses and</w:t>
      </w:r>
      <w:r w:rsidRPr="00063783">
        <w:rPr>
          <w:rFonts w:ascii="Helvetica" w:eastAsiaTheme="minorEastAsia" w:hAnsi="Helvetica" w:cs="Helvetica"/>
        </w:rPr>
        <w:t xml:space="preserve"> remained plastic, allowing </w:t>
      </w:r>
      <w:r>
        <w:rPr>
          <w:rFonts w:ascii="Helvetica" w:eastAsiaTheme="minorEastAsia" w:hAnsi="Helvetica" w:cs="Helvetica"/>
        </w:rPr>
        <w:t>learning experience to shape the alignment between modalities</w:t>
      </w:r>
      <w:r w:rsidRPr="00063783">
        <w:rPr>
          <w:rFonts w:ascii="Helvetica" w:eastAsiaTheme="minorEastAsia" w:hAnsi="Helvetica" w:cs="Helvetica"/>
        </w:rPr>
        <w:t>.</w:t>
      </w:r>
    </w:p>
    <w:p w14:paraId="399EAB30" w14:textId="05596765" w:rsidR="00B063EB" w:rsidRDefault="00B063EB" w:rsidP="00B063EB">
      <w:pPr>
        <w:spacing w:after="0" w:line="360" w:lineRule="auto"/>
        <w:ind w:firstLine="720"/>
        <w:jc w:val="both"/>
        <w:rPr>
          <w:rFonts w:ascii="Helvetica" w:eastAsiaTheme="minorEastAsia" w:hAnsi="Helvetica" w:cs="Helvetica"/>
        </w:rPr>
      </w:pPr>
      <w:r w:rsidRPr="005E037F">
        <w:rPr>
          <w:rFonts w:ascii="Helvetica" w:eastAsiaTheme="minorEastAsia" w:hAnsi="Helvetica" w:cs="Helvetica"/>
        </w:rPr>
        <w:t>To maintain Dale's principle while enabling gradient-based learning, we employed a soft-plus reparameterization for excitatory weights that ensured</w:t>
      </w:r>
      <w:r>
        <w:rPr>
          <w:rFonts w:ascii="Helvetica" w:eastAsiaTheme="minorEastAsia" w:hAnsi="Helvetica" w:cs="Helvetica"/>
        </w:rPr>
        <w:t xml:space="preserve"> the network’s weights would stay</w:t>
      </w:r>
      <w:r w:rsidRPr="005E037F">
        <w:rPr>
          <w:rFonts w:ascii="Helvetica" w:eastAsiaTheme="minorEastAsia" w:hAnsi="Helvetica" w:cs="Helvetica"/>
        </w:rPr>
        <w:t xml:space="preserve"> non-negativ</w:t>
      </w:r>
      <w:r>
        <w:rPr>
          <w:rFonts w:ascii="Helvetica" w:eastAsiaTheme="minorEastAsia" w:hAnsi="Helvetica" w:cs="Helvetica"/>
        </w:rPr>
        <w:t>e</w:t>
      </w:r>
      <w:r w:rsidRPr="005E037F">
        <w:rPr>
          <w:rFonts w:ascii="Helvetica" w:eastAsiaTheme="minorEastAsia" w:hAnsi="Helvetica" w:cs="Helvetica"/>
        </w:rPr>
        <w:t xml:space="preserve"> while maintaining </w:t>
      </w:r>
      <w:r>
        <w:rPr>
          <w:rFonts w:ascii="Helvetica" w:eastAsiaTheme="minorEastAsia" w:hAnsi="Helvetica" w:cs="Helvetica"/>
        </w:rPr>
        <w:t xml:space="preserve">the </w:t>
      </w:r>
      <w:r w:rsidRPr="005E037F">
        <w:rPr>
          <w:rFonts w:ascii="Helvetica" w:eastAsiaTheme="minorEastAsia" w:hAnsi="Helvetica" w:cs="Helvetica"/>
        </w:rPr>
        <w:t>differentiability</w:t>
      </w:r>
      <w:r>
        <w:rPr>
          <w:rFonts w:ascii="Helvetica" w:eastAsiaTheme="minorEastAsia" w:hAnsi="Helvetica" w:cs="Helvetica"/>
        </w:rPr>
        <w:t xml:space="preserve"> needed for learning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{"citationID":"kWUgGGM4","properties":{"formattedCitation":"(Wiemann et al., 2024)","plainCitation":"(Wiemann et al., 2024)","noteIndex":0},"citationItems":[{"id":1019,"uris":["http://zotero.org/users/17556725/items/3YTFDQWQ"],"itemData":{"id":1019,"type":"article-journal","abstract":"Response functions that link regression predictors to properties of the response distribution are fundamental components in many statistical models. However, the choice of these functions is typically based on the domain of the modeled quantities and is usually not further scrutinized. For example, the exponential response function is often assumed for parameters restricted to be positive, although it implies a multiplicative model, which is not necessarily desirable or adequate. Consequently, applied researchers might face misleading results when relying on such defaults. For parameters restricted to be positive, we propose to construct alternative response functions based on the softplus function. These response functions are differentiable and correspond closely to the identity function for positive values of the regression predictor implying a quasi-additive model. Consequently, the proposed response functions allow for an additive interpretation of the estimated effects by practitioners and can be a better fit in certain data situations. We study the properties of the newly constructed response functions and demonstrate the applicability in the context of count data regression and Bayesian distributional regression. We contrast our approach to the commonly used exponential response function.","container-title":"Statistical Papers","DOI":"10.1007/s00362-023-01509-x","ISSN":"1613-9798","issue":"5","journalAbbreviation":"Stat Papers","language":"en","page":"3155-3180","source":"Springer Link","title":"Using the softplus function to construct alternative link functions in generalized linear models and beyond","volume":"65","author":[{"family":"Wiemann","given":"Paul F. V."},{"family":"Kneib","given":"Thomas"},{"family":"Hambuckers","given":"Julien"}],"issued":{"date-parts":[["2024",7,1]]}}}],"schema":"https://github.com/citation-style-language/schema/raw/master/csl-citation.json"} </w:instrText>
      </w:r>
      <w:r>
        <w:rPr>
          <w:rFonts w:ascii="Helvetica" w:eastAsiaTheme="minorEastAsia" w:hAnsi="Helvetica" w:cs="Helvetica"/>
        </w:rPr>
        <w:fldChar w:fldCharType="separate"/>
      </w:r>
      <w:r w:rsidRPr="00BD63D4">
        <w:rPr>
          <w:rFonts w:ascii="Helvetica" w:hAnsi="Helvetica" w:cs="Helvetica"/>
        </w:rPr>
        <w:t>(Wiemann et al., 2024)</w:t>
      </w:r>
      <w:r>
        <w:rPr>
          <w:rFonts w:ascii="Helvetica" w:eastAsiaTheme="minorEastAsia" w:hAnsi="Helvetica" w:cs="Helvetica"/>
        </w:rPr>
        <w:fldChar w:fldCharType="end"/>
      </w:r>
      <w:r w:rsidRPr="005E037F">
        <w:rPr>
          <w:rFonts w:ascii="Helvetica" w:eastAsiaTheme="minorEastAsia" w:hAnsi="Helvetica" w:cs="Helvetica"/>
        </w:rPr>
        <w:t>.</w:t>
      </w:r>
      <w:r w:rsidR="00090E83">
        <w:rPr>
          <w:rFonts w:ascii="Helvetica" w:eastAsiaTheme="minorEastAsia" w:hAnsi="Helvetica" w:cs="Helvetica"/>
        </w:rPr>
        <w:t xml:space="preserve"> </w:t>
      </w:r>
    </w:p>
    <w:p w14:paraId="171A258F" w14:textId="77777777" w:rsidR="00B063EB" w:rsidRDefault="00B063EB" w:rsidP="00B063EB">
      <w:pPr>
        <w:spacing w:after="0" w:line="360" w:lineRule="auto"/>
        <w:jc w:val="both"/>
        <w:rPr>
          <w:rFonts w:ascii="Helvetica" w:eastAsiaTheme="minorEastAsia" w:hAnsi="Helvetica" w:cs="Helvetica"/>
        </w:rPr>
      </w:pPr>
      <m:oMathPara>
        <m:oMath>
          <m:r>
            <w:rPr>
              <w:rFonts w:ascii="Cambria Math" w:eastAsiaTheme="minorEastAsia" w:hAnsi="Cambria Math" w:cs="Helvetica"/>
            </w:rPr>
            <m:t>W=ln</m:t>
          </m:r>
          <m:d>
            <m:dPr>
              <m:ctrlPr>
                <w:rPr>
                  <w:rFonts w:ascii="Cambria Math" w:eastAsiaTheme="minorEastAsia" w:hAnsi="Cambria Math" w:cs="Helvetica"/>
                  <w:i/>
                </w:rPr>
              </m:ctrlPr>
            </m:dPr>
            <m:e>
              <m:r>
                <w:rPr>
                  <w:rFonts w:ascii="Cambria Math" w:eastAsiaTheme="minorEastAsia" w:hAnsi="Cambria Math" w:cs="Helvetica"/>
                </w:rPr>
                <m:t>1+</m:t>
              </m:r>
              <m:sSup>
                <m:sSupPr>
                  <m:ctrlPr>
                    <w:rPr>
                      <w:rFonts w:ascii="Cambria Math" w:eastAsiaTheme="minorEastAsia" w:hAnsi="Cambria Math" w:cs="Helvetica"/>
                      <w:i/>
                    </w:rPr>
                  </m:ctrlPr>
                </m:sSupPr>
                <m:e>
                  <m:r>
                    <w:rPr>
                      <w:rFonts w:ascii="Cambria Math" w:eastAsiaTheme="minorEastAsia" w:hAnsi="Cambria Math" w:cs="Helvetica"/>
                    </w:rPr>
                    <m:t>e</m:t>
                  </m:r>
                </m:e>
                <m:sup>
                  <m:r>
                    <w:rPr>
                      <w:rFonts w:ascii="Cambria Math" w:eastAsiaTheme="minorEastAsia" w:hAnsi="Cambria Math" w:cs="Helvetica"/>
                    </w:rPr>
                    <m:t>θ</m:t>
                  </m:r>
                </m:sup>
              </m:sSup>
            </m:e>
          </m:d>
          <m:r>
            <w:rPr>
              <w:rFonts w:ascii="Cambria Math" w:eastAsiaTheme="minorEastAsia" w:hAnsi="Cambria Math" w:cs="Helvetica"/>
            </w:rPr>
            <m:t>-ln</m:t>
          </m:r>
          <m:d>
            <m:dPr>
              <m:ctrlPr>
                <w:rPr>
                  <w:rFonts w:ascii="Cambria Math" w:eastAsiaTheme="minorEastAsia" w:hAnsi="Cambria Math" w:cs="Helvetica"/>
                  <w:i/>
                </w:rPr>
              </m:ctrlPr>
            </m:dPr>
            <m:e>
              <m:r>
                <w:rPr>
                  <w:rFonts w:ascii="Cambria Math" w:eastAsiaTheme="minorEastAsia" w:hAnsi="Cambria Math" w:cs="Helvetica"/>
                </w:rPr>
                <m:t>2</m:t>
              </m:r>
            </m:e>
          </m:d>
        </m:oMath>
      </m:oMathPara>
    </w:p>
    <w:p w14:paraId="611F9F9C" w14:textId="77777777" w:rsidR="00B063EB" w:rsidRDefault="00B063EB" w:rsidP="00B063EB">
      <w:pPr>
        <w:spacing w:after="0" w:line="360" w:lineRule="auto"/>
        <w:jc w:val="both"/>
        <w:rPr>
          <w:rFonts w:ascii="Helvetica" w:eastAsiaTheme="minorEastAsia" w:hAnsi="Helvetica" w:cs="Helvetica"/>
        </w:rPr>
      </w:pPr>
      <w:r w:rsidRPr="005E037F">
        <w:rPr>
          <w:rFonts w:ascii="Helvetica" w:eastAsiaTheme="minorEastAsia" w:hAnsi="Helvetica" w:cs="Helvetica"/>
        </w:rPr>
        <w:t xml:space="preserve">This formulation </w:t>
      </w:r>
      <w:r>
        <w:rPr>
          <w:rFonts w:ascii="Helvetica" w:eastAsiaTheme="minorEastAsia" w:hAnsi="Helvetica" w:cs="Helvetica"/>
        </w:rPr>
        <w:t>allowed</w:t>
      </w:r>
      <w:r w:rsidRPr="005E037F">
        <w:rPr>
          <w:rFonts w:ascii="Helvetica" w:eastAsiaTheme="minorEastAsia" w:hAnsi="Helvetica" w:cs="Helvetica"/>
        </w:rPr>
        <w:t xml:space="preserve"> </w:t>
      </w:r>
      <w:r>
        <w:rPr>
          <w:rFonts w:ascii="Helvetica" w:eastAsiaTheme="minorEastAsia" w:hAnsi="Helvetica" w:cs="Helvetica"/>
        </w:rPr>
        <w:t xml:space="preserve">for </w:t>
      </w:r>
      <w:r w:rsidRPr="005E037F">
        <w:rPr>
          <w:rFonts w:ascii="Helvetica" w:eastAsiaTheme="minorEastAsia" w:hAnsi="Helvetica" w:cs="Helvetica"/>
        </w:rPr>
        <w:t>stable STDP-driven organization of topographic maps.</w:t>
      </w:r>
    </w:p>
    <w:p w14:paraId="153B1A83" w14:textId="262C9C5B" w:rsidR="00B063EB" w:rsidRDefault="00B063EB" w:rsidP="00B063EB">
      <w:pPr>
        <w:spacing w:after="0" w:line="360" w:lineRule="auto"/>
        <w:jc w:val="both"/>
        <w:rPr>
          <w:rFonts w:ascii="Helvetica" w:eastAsiaTheme="minorEastAsia" w:hAnsi="Helvetica" w:cs="Helvetica"/>
        </w:rPr>
      </w:pPr>
      <w:r>
        <w:rPr>
          <w:rFonts w:ascii="Helvetica" w:eastAsiaTheme="minorEastAsia" w:hAnsi="Helvetica" w:cs="Helvetica"/>
        </w:rPr>
        <w:tab/>
        <w:t>Neurop</w:t>
      </w:r>
      <w:r w:rsidRPr="00CF194C">
        <w:rPr>
          <w:rFonts w:ascii="Helvetica" w:eastAsiaTheme="minorEastAsia" w:hAnsi="Helvetica" w:cs="Helvetica"/>
        </w:rPr>
        <w:t>hysiological studies demonstrate that auditory and visual information arrive at SC neurons with characteristic delays reflecting subcortical processing times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{"citationID":"KI9YdHcN","properties":{"formattedCitation":"(Keetels &amp; Vroomen, 2012)","plainCitation":"(Keetels &amp; Vroomen, 2012)","noteIndex":0},"citationItems":[{"id":1021,"uris":["http://zotero.org/users/17556725/items/EBJ74L6A"],"itemData":{"id":1021,"type":"chapter","abstract":"In recent years, a substantial amount of research has been devoted to understanding how the brain handles these timing differences (Calvert et al. 2004; King 2005; Levitin et al. 2000; Spence and Driver 2004; Spence and Squire 2003). Here, we review several key issues about intersensory timing. We start with a short overview of how intersensory timing is generally measured, and then discuss several factors that affect the point of subjective simultaneity and sensitivity. In the sections that follow, we address several ways in which the brain might deal with naturally occurring lags between the senses.","call-number":"NBK92837","collection-title":"Frontiers in Neuroscience","container-title":"The Neural Bases of Multisensory Processes","event-place":"Boca Raton (FL)","ISBN":"978-1-4398-1217-4","language":"eng","license":"Copyright © 2012 by Taylor &amp; Francis Group, LLC.","note":"PMID: 22593865","publisher":"CRC Press/Taylor &amp; Francis","publisher-place":"Boca Raton (FL)","source":"PubMed","title":"Perception of Synchrony between the Senses","URL":"http://www.ncbi.nlm.nih.gov/books/NBK92837/","author":[{"family":"Keetels","given":"Mirjam"},{"family":"Vroomen","given":"Jean"}],"editor":[{"family":"Murray","given":"Micah M."},{"family":"Wallace","given":"Mark T."}],"accessed":{"date-parts":[["2025",8,11]]},"issued":{"date-parts":[["2012"]]}}}],"schema":"https://github.com/citation-style-language/schema/raw/master/csl-citation.json"} </w:instrText>
      </w:r>
      <w:r>
        <w:rPr>
          <w:rFonts w:ascii="Helvetica" w:eastAsiaTheme="minorEastAsia" w:hAnsi="Helvetica" w:cs="Helvetica"/>
        </w:rPr>
        <w:fldChar w:fldCharType="separate"/>
      </w:r>
      <w:r w:rsidRPr="00B268D8">
        <w:rPr>
          <w:rFonts w:ascii="Helvetica" w:hAnsi="Helvetica" w:cs="Helvetica"/>
        </w:rPr>
        <w:t>(Keetels &amp; Vroomen, 2012)</w:t>
      </w:r>
      <w:r>
        <w:rPr>
          <w:rFonts w:ascii="Helvetica" w:eastAsiaTheme="minorEastAsia" w:hAnsi="Helvetica" w:cs="Helvetica"/>
        </w:rPr>
        <w:fldChar w:fldCharType="end"/>
      </w:r>
      <w:r w:rsidRPr="00CF194C">
        <w:rPr>
          <w:rFonts w:ascii="Helvetica" w:eastAsiaTheme="minorEastAsia" w:hAnsi="Helvetica" w:cs="Helvetica"/>
        </w:rPr>
        <w:t xml:space="preserve">. We incorporated these timing differences through pathway-specific conduction delays: auditory signals were delayed by 10 ms and visual signals by 26 ms relative to multisensory neurons. These delays, derived from </w:t>
      </w:r>
      <w:r w:rsidRPr="00752AEF">
        <w:rPr>
          <w:rFonts w:ascii="Helvetica" w:eastAsiaTheme="minorEastAsia" w:hAnsi="Helvetica" w:cs="Helvetica"/>
          <w:i/>
          <w:iCs/>
        </w:rPr>
        <w:t>in vivo</w:t>
      </w:r>
      <w:r w:rsidRPr="00CF194C">
        <w:rPr>
          <w:rFonts w:ascii="Helvetica" w:eastAsiaTheme="minorEastAsia" w:hAnsi="Helvetica" w:cs="Helvetica"/>
        </w:rPr>
        <w:t xml:space="preserve"> measurements of SC response latencies, created realistic temporal relationships between converging inputs and enabled the network to learn appropriate integration windows through </w:t>
      </w:r>
      <w:r>
        <w:rPr>
          <w:rFonts w:ascii="Helvetica" w:eastAsiaTheme="minorEastAsia" w:hAnsi="Helvetica" w:cs="Helvetica"/>
        </w:rPr>
        <w:t xml:space="preserve">STDP </w:t>
      </w:r>
      <w:r w:rsidRPr="00CF194C">
        <w:rPr>
          <w:rFonts w:ascii="Helvetica" w:eastAsiaTheme="minorEastAsia" w:hAnsi="Helvetica" w:cs="Helvetica"/>
        </w:rPr>
        <w:t>mechanisms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{"citationID":"Kp35qX0K","properties":{"formattedCitation":"(King, 2004)","plainCitation":"(King, 2004)","noteIndex":0},"citationItems":[{"id":1024,"uris":["http://zotero.org/users/17556725/items/45AED7NI"],"itemData":{"id":1024,"type":"article-journal","container-title":"Current biology: CB","DOI":"10.1016/j.cub.2004.04.018","ISSN":"0960-9822","issue":"9","journalAbbreviation":"Curr Biol","language":"eng","note":"PMID: 15120083","page":"R335-338","source":"PubMed","title":"The superior colliculus","volume":"14","author":[{"family":"King","given":"Andrew J."}],"issued":{"date-parts":[["2004",5,4]]}}}],"schema":"https://github.com/citation-style-language/schema/raw/master/csl-citation.json"} </w:instrText>
      </w:r>
      <w:r>
        <w:rPr>
          <w:rFonts w:ascii="Helvetica" w:eastAsiaTheme="minorEastAsia" w:hAnsi="Helvetica" w:cs="Helvetica"/>
        </w:rPr>
        <w:fldChar w:fldCharType="separate"/>
      </w:r>
      <w:r w:rsidRPr="00FE146F">
        <w:rPr>
          <w:rFonts w:ascii="Helvetica" w:hAnsi="Helvetica" w:cs="Helvetica"/>
        </w:rPr>
        <w:t>(King, 2004)</w:t>
      </w:r>
      <w:r>
        <w:rPr>
          <w:rFonts w:ascii="Helvetica" w:eastAsiaTheme="minorEastAsia" w:hAnsi="Helvetica" w:cs="Helvetica"/>
        </w:rPr>
        <w:fldChar w:fldCharType="end"/>
      </w:r>
      <w:r w:rsidRPr="00CF194C">
        <w:rPr>
          <w:rFonts w:ascii="Helvetica" w:eastAsiaTheme="minorEastAsia" w:hAnsi="Helvetica" w:cs="Helvetica"/>
        </w:rPr>
        <w:t>.</w:t>
      </w:r>
    </w:p>
    <w:p w14:paraId="1774CA37" w14:textId="1C729F27" w:rsidR="00B063EB" w:rsidRPr="0069654E" w:rsidRDefault="00B063EB" w:rsidP="00B063EB">
      <w:pPr>
        <w:spacing w:before="120" w:after="0" w:line="360" w:lineRule="auto"/>
        <w:jc w:val="both"/>
        <w:rPr>
          <w:rFonts w:ascii="Helvetica" w:eastAsiaTheme="minorEastAsia" w:hAnsi="Helvetica" w:cs="Helvetica"/>
        </w:rPr>
      </w:pPr>
      <w:r w:rsidRPr="00752AEF">
        <w:rPr>
          <w:rFonts w:ascii="Helvetica" w:eastAsiaTheme="minorEastAsia" w:hAnsi="Helvetica" w:cs="Helvetica"/>
          <w:b/>
          <w:bCs/>
          <w:i/>
          <w:iCs/>
        </w:rPr>
        <w:t>Learning rules and homeostatic mechanisms.</w:t>
      </w:r>
      <w:r>
        <w:rPr>
          <w:rFonts w:ascii="Helvetica" w:eastAsiaTheme="minorEastAsia" w:hAnsi="Helvetica" w:cs="Helvetica"/>
          <w:b/>
          <w:bCs/>
        </w:rPr>
        <w:t xml:space="preserve"> </w:t>
      </w:r>
      <w:r w:rsidRPr="0069654E">
        <w:rPr>
          <w:rFonts w:ascii="Helvetica" w:eastAsiaTheme="minorEastAsia" w:hAnsi="Helvetica" w:cs="Helvetica"/>
        </w:rPr>
        <w:t xml:space="preserve">The development of aligned multisensory maps in the SC involves </w:t>
      </w:r>
      <w:r>
        <w:rPr>
          <w:rFonts w:ascii="Helvetica" w:eastAsiaTheme="minorEastAsia" w:hAnsi="Helvetica" w:cs="Helvetica"/>
        </w:rPr>
        <w:t>interactions</w:t>
      </w:r>
      <w:r w:rsidRPr="0069654E">
        <w:rPr>
          <w:rFonts w:ascii="Helvetica" w:eastAsiaTheme="minorEastAsia" w:hAnsi="Helvetica" w:cs="Helvetica"/>
        </w:rPr>
        <w:t xml:space="preserve"> between Hebbian plasticity, which strengthens correlated inputs, and homeostatic mechanisms that maintain stable firing rates and prevent pathological synchrony</w:t>
      </w:r>
      <w:r>
        <w:rPr>
          <w:rFonts w:ascii="Helvetica" w:eastAsiaTheme="minorEastAsia" w:hAnsi="Helvetica" w:cs="Helvetica"/>
        </w:rPr>
        <w:t xml:space="preserve"> </w:t>
      </w:r>
      <w:r>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{"citationID":"a8jIk1Pd","properties":{"formattedCitation":"(Y. K. Wu et al., 2020)","plainCitation":"(Y. K. Wu et al., 2020)","dontUpdate":true,"noteIndex":0},"citationItems":[{"id":1027,"uris":["http://zotero.org/users/17556725/items/N7WYRNHW"],"itemData":{"id":1027,"type":"article-journal","abstract":"Despite decades of intense studies on homeostasis, network properties undergoing homeostatic regulation remain elusive. Furthermore, whether diverse forms of homeostatic plasticity are simply redundant or serve distinct functions is unclear. Here, ...","container-title":"Proceedings of the National Academy of Sciences of the United States of America","DOI":"10.1073/pnas.1918368117","issue":"39","language":"en","note":"PMID: 32917810","page":"24514","source":"pmc.ncbi.nlm.nih.gov","title":"Homeostatic mechanisms regulate distinct aspects of cortical circuit dynamics","volume":"117","author":[{"family":"Wu","given":"Yue Kris"},{"family":"Hengen","given":"Keith B."},{"family":"Turrigiano","given":"Gina G."},{"family":"Gjorgjieva","given":"Julijana"}],"issued":{"date-parts":[["2020",9,11]]}}}],"schema":"https://github.com/citation-style-language/schema/raw/master/csl-citation.json"} </w:instrText>
      </w:r>
      <w:r>
        <w:rPr>
          <w:rFonts w:ascii="Helvetica" w:eastAsiaTheme="minorEastAsia" w:hAnsi="Helvetica" w:cs="Helvetica"/>
        </w:rPr>
        <w:fldChar w:fldCharType="separate"/>
      </w:r>
      <w:r w:rsidRPr="0090123D">
        <w:rPr>
          <w:rFonts w:ascii="Helvetica" w:hAnsi="Helvetica" w:cs="Helvetica"/>
        </w:rPr>
        <w:t>(Wu et al., 2020)</w:t>
      </w:r>
      <w:r>
        <w:rPr>
          <w:rFonts w:ascii="Helvetica" w:eastAsiaTheme="minorEastAsia" w:hAnsi="Helvetica" w:cs="Helvetica"/>
        </w:rPr>
        <w:fldChar w:fldCharType="end"/>
      </w:r>
      <w:r w:rsidRPr="0069654E">
        <w:rPr>
          <w:rFonts w:ascii="Helvetica" w:eastAsiaTheme="minorEastAsia" w:hAnsi="Helvetica" w:cs="Helvetica"/>
        </w:rPr>
        <w:t xml:space="preserve">. We implemented this </w:t>
      </w:r>
      <w:r>
        <w:rPr>
          <w:rFonts w:ascii="Helvetica" w:eastAsiaTheme="minorEastAsia" w:hAnsi="Helvetica" w:cs="Helvetica"/>
        </w:rPr>
        <w:t>learning structure</w:t>
      </w:r>
      <w:r w:rsidRPr="0069654E">
        <w:rPr>
          <w:rFonts w:ascii="Helvetica" w:eastAsiaTheme="minorEastAsia" w:hAnsi="Helvetica" w:cs="Helvetica"/>
        </w:rPr>
        <w:t xml:space="preserve"> through multiple plasticity rules operating at distinct timescales</w:t>
      </w:r>
      <w:r>
        <w:rPr>
          <w:rFonts w:ascii="Helvetica" w:eastAsiaTheme="minorEastAsia" w:hAnsi="Helvetica" w:cs="Helvetica"/>
        </w:rPr>
        <w:t xml:space="preserve"> </w:t>
      </w:r>
      <w:r>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{"citationID":"mpuDoxhG","properties":{"formattedCitation":"(Daoudal &amp; Debanne, 2003; Y. K. Wu et al., 2020)","plainCitation":"(Daoudal &amp; Debanne, 2003; Y. K. Wu et al., 2020)","dontUpdate":true,"noteIndex":0},"citationItems":[{"id":1030,"uris":["http://zotero.org/users/17556725/items/VILLNM3V"],"itemData":{"id":1030,"type":"article-journal","abstract":"Spatio-temporal configurations of distributed activity in the brain is thought to contribute to the coding of neuronal information and synaptic contacts between nerve cells could play a central role in the formation of privileged pathways of activity. Synaptic plasticity is not the exclusive mode of regulation of information processing in the brain, and persistent regulations of ionic conductances in some specialized neuronal areas such as the dendrites, the cell body, and the axon could also modulate, in the long-term, the propagation of neuronal information. Persistent changes in intrinsic excitability have been reported in several brain areas in which activity is elevated during a classical conditioning. The role of synaptic activity seems to be a determinant in the induction, but the learning rules and the underlying mechanisms remain to be defined. We discuss here the role of synaptic activity in the induction of intrinsic plasticity in cortical, hippocampal, and cerebellar neurons. Activation of glutamate receptors initiates a long-term modification in neuronal excitability that may represent a parallel, synergistic substrate for learning and memory. Similar to synaptic plasticity, long-lasting intrinsic plasticity appears to be bidirectional and to express a certain level of input or cell specificity. These nonsynaptic forms of plasticity affect the signal propagation in the axon, the dendrites, and the soma. They not only share common learning rules and induction pathways with the better-known synaptic plasticity such as NMDA receptor dependent LTP and LTD, but also contribute in synergy with these synaptic changes to the formation of a coherent engram.","container-title":"Learning &amp; Memory (Cold Spring Harbor, N.Y.)","DOI":"10.1101/lm.64103","ISSN":"1072-0502","issue":"6","journalAbbreviation":"Learn Mem","language":"eng","note":"PMID: 14657257","page":"456-465","source":"PubMed","title":"Long-term plasticity of intrinsic excitability: learning rules and mechanisms","title-short":"Long-term plasticity of intrinsic excitability","volume":"10","author":[{"family":"Daoudal","given":"Gaël"},{"family":"Debanne","given":"Dominique"}],"issued":{"date-parts":[["2003"]]}}},{"id":1027,"uris":["http://zotero.org/users/17556725/items/N7WYRNHW"],"itemData":{"id":1027,"type":"article-journal","abstract":"Despite decades of intense studies on homeostasis, network properties undergoing homeostatic regulation remain elusive. Furthermore, whether diverse forms of homeostatic plasticity are simply redundant or serve distinct functions is unclear. Here, ...","container-title":"Proceedings of the National Academy of Sciences of the United States of America","DOI":"10.1073/pnas.1918368117","issue":"39","language":"en","note":"PMID: 32917810","page":"24514","source":"pmc.ncbi.nlm.nih.gov","title":"Homeostatic mechanisms regulate distinct aspects of cortical circuit dynamics","volume":"117","author":[{"family":"Wu","given":"Yue Kris"},{"family":"Hengen","given":"Keith B."},{"family":"Turrigiano","given":"Gina G."},{"family":"Gjorgjieva","given":"Julijana"}],"issued":{"date-parts":[["2020",9,11]]}}}],"schema":"https://github.com/citation-style-language/schema/raw/master/csl-citation.json"} </w:instrText>
      </w:r>
      <w:r>
        <w:rPr>
          <w:rFonts w:ascii="Helvetica" w:eastAsiaTheme="minorEastAsia" w:hAnsi="Helvetica" w:cs="Helvetica"/>
        </w:rPr>
        <w:fldChar w:fldCharType="separate"/>
      </w:r>
      <w:r w:rsidRPr="0035013B">
        <w:rPr>
          <w:rFonts w:ascii="Helvetica" w:hAnsi="Helvetica" w:cs="Helvetica"/>
        </w:rPr>
        <w:t>(Daoudal &amp; Debanne, 2003; Wu et al., 2020)</w:t>
      </w:r>
      <w:r>
        <w:rPr>
          <w:rFonts w:ascii="Helvetica" w:eastAsiaTheme="minorEastAsia" w:hAnsi="Helvetica" w:cs="Helvetica"/>
        </w:rPr>
        <w:fldChar w:fldCharType="end"/>
      </w:r>
      <w:r w:rsidRPr="0069654E">
        <w:rPr>
          <w:rFonts w:ascii="Helvetica" w:eastAsiaTheme="minorEastAsia" w:hAnsi="Helvetica" w:cs="Helvetica"/>
        </w:rPr>
        <w:t>.</w:t>
      </w:r>
    </w:p>
    <w:p w14:paraId="767E636A" w14:textId="7DA5DFA2" w:rsidR="00B063EB" w:rsidRDefault="00B063EB" w:rsidP="00B063EB">
      <w:pPr>
        <w:spacing w:after="0" w:line="360" w:lineRule="auto"/>
        <w:ind w:firstLine="720"/>
        <w:jc w:val="both"/>
        <w:rPr>
          <w:rFonts w:ascii="Helvetica" w:eastAsiaTheme="minorEastAsia" w:hAnsi="Helvetica" w:cs="Helvetica"/>
        </w:rPr>
      </w:pPr>
      <w:r>
        <w:rPr>
          <w:rFonts w:ascii="Helvetica" w:eastAsiaTheme="minorEastAsia" w:hAnsi="Helvetica" w:cs="Helvetica"/>
        </w:rPr>
        <w:t xml:space="preserve">STDP learning </w:t>
      </w:r>
      <w:r w:rsidRPr="0069654E">
        <w:rPr>
          <w:rFonts w:ascii="Helvetica" w:eastAsiaTheme="minorEastAsia" w:hAnsi="Helvetica" w:cs="Helvetica"/>
        </w:rPr>
        <w:t>shaped feed</w:t>
      </w:r>
      <w:r>
        <w:rPr>
          <w:rFonts w:ascii="Helvetica" w:eastAsiaTheme="minorEastAsia" w:hAnsi="Helvetica" w:cs="Helvetica"/>
        </w:rPr>
        <w:t>forward</w:t>
      </w:r>
      <w:r w:rsidRPr="0069654E">
        <w:rPr>
          <w:rFonts w:ascii="Helvetica" w:eastAsiaTheme="minorEastAsia" w:hAnsi="Helvetica" w:cs="Helvetica"/>
        </w:rPr>
        <w:t xml:space="preserve"> connections based on the temporal relationship between pre- and postsynaptic spikes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{"citationID":"1McjfPNi","properties":{"formattedCitation":"(Vogels et al., 2013)","plainCitation":"(Vogels et al., 2013)","noteIndex":0},"citationItems":[{"id":1033,"uris":["http://zotero.org/users/17556725/items/HXT58ZMF"],"itemData":{"id":1033,"type":"article-journal","abstract":"While the plasticity of excitatory synaptic connections in the brain has been widely studied, the plasticity of inhibitory connections is much less understood. Here, we present recent experimental and theoretical findings concerning the rules of ...","container-title":"Frontiers in Neural Circuits","DOI":"10.3389/fncir.2013.00119","language":"en","note":"PMID: 23882186","page":"119","source":"pmc.ncbi.nlm.nih.gov","title":"Inhibitory synaptic plasticity: spike timing-dependence and putative network function","title-short":"Inhibitory synaptic plasticity","volume":"7","author":[{"family":"Vogels","given":"T. P."},{"family":"Froemke","given":"R. C."},{"family":"Doyon","given":"N."},{"family":"Gilson","given":"M."},{"family":"Haas","given":"J. S."},{"family":"Liu","given":"R."},{"family":"Maffei","given":"A."},{"family":"Miller","given":"P."},{"family":"Wierenga","given":"C. J."},{"family":"Woodin","given":"M. A."},{"family":"Zenke","given":"F."},{"family":"Sprekeler","given":"H."}],"issued":{"date-parts":[["2013",7,18]]}}}],"schema":"https://github.com/citation-style-language/schema/raw/master/csl-citation.json"} </w:instrText>
      </w:r>
      <w:r>
        <w:rPr>
          <w:rFonts w:ascii="Helvetica" w:eastAsiaTheme="minorEastAsia" w:hAnsi="Helvetica" w:cs="Helvetica"/>
        </w:rPr>
        <w:fldChar w:fldCharType="separate"/>
      </w:r>
      <w:r w:rsidRPr="00BE49AD">
        <w:rPr>
          <w:rFonts w:ascii="Helvetica" w:hAnsi="Helvetica" w:cs="Helvetica"/>
        </w:rPr>
        <w:t>(Vogels et al., 2013)</w:t>
      </w:r>
      <w:r>
        <w:rPr>
          <w:rFonts w:ascii="Helvetica" w:eastAsiaTheme="minorEastAsia" w:hAnsi="Helvetica" w:cs="Helvetica"/>
        </w:rPr>
        <w:fldChar w:fldCharType="end"/>
      </w:r>
      <w:r w:rsidRPr="0069654E">
        <w:rPr>
          <w:rFonts w:ascii="Helvetica" w:eastAsiaTheme="minorEastAsia" w:hAnsi="Helvetica" w:cs="Helvetica"/>
        </w:rPr>
        <w:t>:</w:t>
      </w:r>
    </w:p>
    <w:p w14:paraId="69B8C5A1" w14:textId="5E71CEF5" w:rsidR="00B063EB" w:rsidRPr="006C755E" w:rsidRDefault="00B063EB" w:rsidP="00B063EB">
      <w:pPr>
        <w:spacing w:after="0" w:line="360" w:lineRule="auto"/>
        <w:ind w:firstLine="720"/>
        <w:jc w:val="both"/>
        <w:rPr>
          <w:rFonts w:ascii="Helvetica" w:eastAsiaTheme="minorEastAsia" w:hAnsi="Helvetica" w:cs="Helvetica"/>
        </w:rPr>
      </w:pPr>
      <m:oMathPara>
        <m:oMath>
          <m:r>
            <m:rPr>
              <m:sty m:val="p"/>
            </m:rPr>
            <w:rPr>
              <w:rFonts w:ascii="Cambria Math" w:eastAsiaTheme="minorEastAsia" w:hAnsi="Cambria Math" w:cs="Helvetica"/>
            </w:rPr>
            <m:t>Δ</m:t>
          </m:r>
          <m:r>
            <w:rPr>
              <w:rFonts w:ascii="Cambria Math" w:eastAsiaTheme="minorEastAsia" w:hAnsi="Cambria Math" w:cs="Helvetica"/>
            </w:rPr>
            <m:t>W=</m:t>
          </m:r>
          <m:sSub>
            <m:sSubPr>
              <m:ctrlPr>
                <w:rPr>
                  <w:rFonts w:ascii="Cambria Math" w:eastAsiaTheme="minorEastAsia" w:hAnsi="Cambria Math" w:cs="Helvetica"/>
                  <w:i/>
                </w:rPr>
              </m:ctrlPr>
            </m:sSubPr>
            <m:e>
              <m:r>
                <w:rPr>
                  <w:rFonts w:ascii="Cambria Math" w:eastAsiaTheme="minorEastAsia" w:hAnsi="Cambria Math" w:cs="Helvetica"/>
                </w:rPr>
                <m:t>A</m:t>
              </m:r>
            </m:e>
            <m:sub>
              <m:r>
                <w:rPr>
                  <w:rFonts w:ascii="Cambria Math" w:eastAsiaTheme="minorEastAsia" w:hAnsi="Cambria Math" w:cs="Helvetica"/>
                </w:rPr>
                <m:t>stp</m:t>
              </m:r>
            </m:sub>
          </m:sSub>
          <m:r>
            <w:rPr>
              <w:rFonts w:ascii="Cambria Math" w:eastAsiaTheme="minorEastAsia" w:hAnsi="Cambria Math" w:cs="Helvetica"/>
            </w:rPr>
            <m:t> </m:t>
          </m:r>
          <m:sSup>
            <m:sSupPr>
              <m:ctrlPr>
                <w:rPr>
                  <w:rFonts w:ascii="Cambria Math" w:eastAsiaTheme="minorEastAsia" w:hAnsi="Cambria Math" w:cs="Helvetica"/>
                  <w:i/>
                </w:rPr>
              </m:ctrlPr>
            </m:sSupPr>
            <m:e>
              <m:r>
                <w:rPr>
                  <w:rFonts w:ascii="Cambria Math" w:eastAsiaTheme="minorEastAsia" w:hAnsi="Cambria Math" w:cs="Helvetica"/>
                </w:rPr>
                <m:t>e</m:t>
              </m:r>
            </m:e>
            <m:sup>
              <m:r>
                <w:rPr>
                  <w:rFonts w:ascii="Cambria Math" w:eastAsiaTheme="minorEastAsia" w:hAnsi="Cambria Math" w:cs="Helvetica"/>
                </w:rPr>
                <m:t>-</m:t>
              </m:r>
              <m:f>
                <m:fPr>
                  <m:ctrlPr>
                    <w:rPr>
                      <w:rFonts w:ascii="Cambria Math" w:eastAsiaTheme="minorEastAsia" w:hAnsi="Cambria Math" w:cs="Helvetica"/>
                    </w:rPr>
                  </m:ctrlPr>
                </m:fPr>
                <m:num>
                  <m:r>
                    <m:rPr>
                      <m:sty m:val="p"/>
                    </m:rPr>
                    <w:rPr>
                      <w:rFonts w:ascii="Cambria Math" w:eastAsiaTheme="minorEastAsia" w:hAnsi="Cambria Math" w:cs="Helvetica"/>
                    </w:rPr>
                    <m:t>Δ</m:t>
                  </m:r>
                  <m:r>
                    <w:rPr>
                      <w:rFonts w:ascii="Cambria Math" w:eastAsiaTheme="minorEastAsia" w:hAnsi="Cambria Math" w:cs="Helvetica"/>
                    </w:rPr>
                    <m:t>t</m:t>
                  </m:r>
                  <m:ctrlPr>
                    <w:rPr>
                      <w:rFonts w:ascii="Cambria Math" w:eastAsiaTheme="minorEastAsia" w:hAnsi="Cambria Math" w:cs="Helvetica"/>
                      <w:i/>
                    </w:rPr>
                  </m:ctrlPr>
                </m:num>
                <m:den>
                  <m:sSub>
                    <m:sSubPr>
                      <m:ctrlPr>
                        <w:rPr>
                          <w:rFonts w:ascii="Cambria Math" w:eastAsiaTheme="minorEastAsia" w:hAnsi="Cambria Math" w:cs="Helvetica"/>
                          <w:i/>
                        </w:rPr>
                      </m:ctrlPr>
                    </m:sSubPr>
                    <m:e>
                      <m:r>
                        <m:rPr>
                          <m:sty m:val="p"/>
                        </m:rPr>
                        <w:rPr>
                          <w:rFonts w:ascii="Cambria Math" w:eastAsiaTheme="minorEastAsia" w:hAnsi="Cambria Math" w:cs="Helvetica"/>
                        </w:rPr>
                        <m:t>τ</m:t>
                      </m:r>
                    </m:e>
                    <m:sub>
                      <m:r>
                        <w:rPr>
                          <w:rFonts w:ascii="Cambria Math" w:eastAsiaTheme="minorEastAsia" w:hAnsi="Cambria Math" w:cs="Helvetica"/>
                        </w:rPr>
                        <m:t>stp</m:t>
                      </m:r>
                    </m:sub>
                  </m:sSub>
                  <m:ctrlPr>
                    <w:rPr>
                      <w:rFonts w:ascii="Cambria Math" w:eastAsiaTheme="minorEastAsia" w:hAnsi="Cambria Math" w:cs="Helvetica"/>
                      <w:i/>
                    </w:rPr>
                  </m:ctrlPr>
                </m:den>
              </m:f>
            </m:sup>
          </m:sSup>
          <m:r>
            <w:rPr>
              <w:rFonts w:ascii="Cambria Math" w:eastAsiaTheme="minorEastAsia" w:hAnsi="Cambria Math" w:cs="Helvetica"/>
            </w:rPr>
            <m:t>,</m:t>
          </m:r>
          <m:r>
            <m:rPr>
              <m:sty m:val="p"/>
            </m:rPr>
            <w:rPr>
              <w:rFonts w:ascii="Cambria Math" w:eastAsiaTheme="minorEastAsia" w:hAnsi="Cambria Math" w:cs="Helvetica"/>
            </w:rPr>
            <m:t> Δ</m:t>
          </m:r>
          <m:r>
            <w:rPr>
              <w:rFonts w:ascii="Cambria Math" w:eastAsiaTheme="minorEastAsia" w:hAnsi="Cambria Math" w:cs="Helvetica"/>
            </w:rPr>
            <m:t>t&gt;0</m:t>
          </m:r>
        </m:oMath>
      </m:oMathPara>
    </w:p>
    <w:p w14:paraId="70828F85" w14:textId="6B5204AA" w:rsidR="00B063EB" w:rsidRPr="00BD5237" w:rsidRDefault="003957DF" w:rsidP="00B063EB">
      <w:pPr>
        <w:spacing w:after="0" w:line="360" w:lineRule="auto"/>
        <w:ind w:firstLine="720"/>
        <w:jc w:val="both"/>
        <w:rPr>
          <w:rFonts w:ascii="Helvetica" w:eastAsiaTheme="minorEastAsia" w:hAnsi="Helvetica" w:cs="Helvetica"/>
        </w:rPr>
      </w:pPr>
      <m:oMathPara>
        <m:oMath>
          <m:r>
            <m:rPr>
              <m:sty m:val="p"/>
            </m:rPr>
            <w:rPr>
              <w:rFonts w:ascii="Cambria Math" w:eastAsiaTheme="minorEastAsia" w:hAnsi="Cambria Math" w:cs="Helvetica"/>
            </w:rPr>
            <m:t>Δ</m:t>
          </m:r>
          <m:r>
            <w:rPr>
              <w:rFonts w:ascii="Cambria Math" w:eastAsiaTheme="minorEastAsia" w:hAnsi="Cambria Math" w:cs="Helvetica"/>
            </w:rPr>
            <m:t>W=</m:t>
          </m:r>
          <m:sSub>
            <m:sSubPr>
              <m:ctrlPr>
                <w:rPr>
                  <w:rFonts w:ascii="Cambria Math" w:eastAsiaTheme="minorEastAsia" w:hAnsi="Cambria Math" w:cs="Helvetica"/>
                  <w:i/>
                </w:rPr>
              </m:ctrlPr>
            </m:sSubPr>
            <m:e>
              <m:r>
                <w:rPr>
                  <w:rFonts w:ascii="Cambria Math" w:eastAsiaTheme="minorEastAsia" w:hAnsi="Cambria Math" w:cs="Helvetica"/>
                </w:rPr>
                <m:t>-A</m:t>
              </m:r>
            </m:e>
            <m:sub>
              <m:r>
                <w:rPr>
                  <w:rFonts w:ascii="Cambria Math" w:eastAsiaTheme="minorEastAsia" w:hAnsi="Cambria Math" w:cs="Helvetica"/>
                </w:rPr>
                <m:t>std</m:t>
              </m:r>
            </m:sub>
          </m:sSub>
          <m:r>
            <w:rPr>
              <w:rFonts w:ascii="Cambria Math" w:eastAsiaTheme="minorEastAsia" w:hAnsi="Cambria Math" w:cs="Helvetica"/>
            </w:rPr>
            <m:t> </m:t>
          </m:r>
          <m:sSup>
            <m:sSupPr>
              <m:ctrlPr>
                <w:rPr>
                  <w:rFonts w:ascii="Cambria Math" w:eastAsiaTheme="minorEastAsia" w:hAnsi="Cambria Math" w:cs="Helvetica"/>
                  <w:i/>
                </w:rPr>
              </m:ctrlPr>
            </m:sSupPr>
            <m:e>
              <m:r>
                <w:rPr>
                  <w:rFonts w:ascii="Cambria Math" w:eastAsiaTheme="minorEastAsia" w:hAnsi="Cambria Math" w:cs="Helvetica"/>
                </w:rPr>
                <m:t>e</m:t>
              </m:r>
            </m:e>
            <m:sup>
              <m:f>
                <m:fPr>
                  <m:ctrlPr>
                    <w:rPr>
                      <w:rFonts w:ascii="Cambria Math" w:eastAsiaTheme="minorEastAsia" w:hAnsi="Cambria Math" w:cs="Helvetica"/>
                    </w:rPr>
                  </m:ctrlPr>
                </m:fPr>
                <m:num>
                  <m:r>
                    <m:rPr>
                      <m:sty m:val="p"/>
                    </m:rPr>
                    <w:rPr>
                      <w:rFonts w:ascii="Cambria Math" w:eastAsiaTheme="minorEastAsia" w:hAnsi="Cambria Math" w:cs="Helvetica"/>
                    </w:rPr>
                    <m:t>Δ</m:t>
                  </m:r>
                  <m:r>
                    <w:rPr>
                      <w:rFonts w:ascii="Cambria Math" w:eastAsiaTheme="minorEastAsia" w:hAnsi="Cambria Math" w:cs="Helvetica"/>
                    </w:rPr>
                    <m:t>t</m:t>
                  </m:r>
                  <m:ctrlPr>
                    <w:rPr>
                      <w:rFonts w:ascii="Cambria Math" w:eastAsiaTheme="minorEastAsia" w:hAnsi="Cambria Math" w:cs="Helvetica"/>
                      <w:i/>
                    </w:rPr>
                  </m:ctrlPr>
                </m:num>
                <m:den>
                  <m:sSub>
                    <m:sSubPr>
                      <m:ctrlPr>
                        <w:rPr>
                          <w:rFonts w:ascii="Cambria Math" w:eastAsiaTheme="minorEastAsia" w:hAnsi="Cambria Math" w:cs="Helvetica"/>
                          <w:i/>
                        </w:rPr>
                      </m:ctrlPr>
                    </m:sSubPr>
                    <m:e>
                      <m:r>
                        <w:rPr>
                          <w:rFonts w:ascii="Cambria Math" w:eastAsiaTheme="minorEastAsia" w:hAnsi="Cambria Math" w:cs="Helvetica"/>
                        </w:rPr>
                        <m:t>τ</m:t>
                      </m:r>
                    </m:e>
                    <m:sub>
                      <m:r>
                        <w:rPr>
                          <w:rFonts w:ascii="Cambria Math" w:eastAsiaTheme="minorEastAsia" w:hAnsi="Cambria Math" w:cs="Helvetica"/>
                        </w:rPr>
                        <m:t>std</m:t>
                      </m:r>
                    </m:sub>
                  </m:sSub>
                  <m:ctrlPr>
                    <w:rPr>
                      <w:rFonts w:ascii="Cambria Math" w:eastAsiaTheme="minorEastAsia" w:hAnsi="Cambria Math" w:cs="Helvetica"/>
                      <w:i/>
                    </w:rPr>
                  </m:ctrlPr>
                </m:den>
              </m:f>
            </m:sup>
          </m:sSup>
          <m:r>
            <w:rPr>
              <w:rFonts w:ascii="Cambria Math" w:eastAsiaTheme="minorEastAsia" w:hAnsi="Cambria Math" w:cs="Helvetica"/>
            </w:rPr>
            <m:t>,</m:t>
          </m:r>
          <m:r>
            <m:rPr>
              <m:sty m:val="p"/>
            </m:rPr>
            <w:rPr>
              <w:rFonts w:ascii="Cambria Math" w:eastAsiaTheme="minorEastAsia" w:hAnsi="Cambria Math" w:cs="Helvetica"/>
            </w:rPr>
            <m:t> Δ</m:t>
          </m:r>
          <m:r>
            <w:rPr>
              <w:rFonts w:ascii="Cambria Math" w:eastAsiaTheme="minorEastAsia" w:hAnsi="Cambria Math" w:cs="Helvetica"/>
            </w:rPr>
            <m:t>t&lt;0</m:t>
          </m:r>
        </m:oMath>
      </m:oMathPara>
    </w:p>
    <w:p w14:paraId="5BC8DFF2" w14:textId="393D87FD" w:rsidR="00B063EB" w:rsidRDefault="00B063EB" w:rsidP="00B063EB">
      <w:pPr>
        <w:spacing w:after="0" w:line="360" w:lineRule="auto"/>
        <w:jc w:val="both"/>
        <w:rPr>
          <w:rFonts w:ascii="Helvetica" w:eastAsiaTheme="minorEastAsia" w:hAnsi="Helvetica" w:cs="Helvetica"/>
        </w:rPr>
      </w:pPr>
      <w:r w:rsidRPr="007455C4">
        <w:rPr>
          <w:rFonts w:ascii="Helvetica" w:eastAsiaTheme="minorEastAsia" w:hAnsi="Helvetica" w:cs="Helvetica"/>
        </w:rPr>
        <w:t xml:space="preserve">where </w:t>
      </w:r>
      <m:oMath>
        <m:r>
          <m:rPr>
            <m:sty m:val="p"/>
          </m:rPr>
          <w:rPr>
            <w:rFonts w:ascii="Cambria Math" w:eastAsiaTheme="minorEastAsia" w:hAnsi="Cambria Math" w:cs="Helvetica"/>
          </w:rPr>
          <m:t>Δ</m:t>
        </m:r>
        <m:r>
          <w:rPr>
            <w:rFonts w:ascii="Cambria Math" w:eastAsiaTheme="minorEastAsia" w:hAnsi="Cambria Math" w:cs="Helvetica"/>
          </w:rPr>
          <m:t>W</m:t>
        </m:r>
      </m:oMath>
      <w:r w:rsidRPr="007455C4">
        <w:rPr>
          <w:rFonts w:ascii="Helvetica" w:eastAsiaTheme="minorEastAsia" w:hAnsi="Helvetica" w:cs="Helvetica"/>
        </w:rPr>
        <w:t xml:space="preserve"> is the weight change, </w:t>
      </w:r>
      <m:oMath>
        <m:r>
          <m:rPr>
            <m:sty m:val="p"/>
          </m:rPr>
          <w:rPr>
            <w:rFonts w:ascii="Cambria Math" w:eastAsiaTheme="minorEastAsia" w:hAnsi="Cambria Math" w:cs="Helvetica"/>
          </w:rPr>
          <m:t>Δ</m:t>
        </m:r>
        <m:r>
          <w:rPr>
            <w:rFonts w:ascii="Cambria Math" w:eastAsiaTheme="minorEastAsia" w:hAnsi="Cambria Math" w:cs="Helvetica"/>
          </w:rPr>
          <m:t>t</m:t>
        </m:r>
      </m:oMath>
      <w:r w:rsidRPr="007455C4">
        <w:rPr>
          <w:rFonts w:ascii="Helvetica" w:eastAsiaTheme="minorEastAsia" w:hAnsi="Helvetica" w:cs="Helvetica"/>
        </w:rPr>
        <w:t xml:space="preserve"> is the spike timing difference, </w:t>
      </w:r>
      <m:oMath>
        <m:sSub>
          <m:sSubPr>
            <m:ctrlPr>
              <w:rPr>
                <w:rFonts w:ascii="Cambria Math" w:eastAsiaTheme="minorEastAsia" w:hAnsi="Cambria Math" w:cs="Helvetica"/>
                <w:i/>
              </w:rPr>
            </m:ctrlPr>
          </m:sSubPr>
          <m:e>
            <m:r>
              <w:rPr>
                <w:rFonts w:ascii="Cambria Math" w:eastAsiaTheme="minorEastAsia" w:hAnsi="Cambria Math" w:cs="Helvetica"/>
              </w:rPr>
              <m:t>A</m:t>
            </m:r>
          </m:e>
          <m:sub>
            <m:r>
              <w:rPr>
                <w:rFonts w:ascii="Cambria Math" w:eastAsiaTheme="minorEastAsia" w:hAnsi="Cambria Math" w:cs="Helvetica"/>
              </w:rPr>
              <m:t>stp</m:t>
            </m:r>
          </m:sub>
        </m:sSub>
        <m:r>
          <w:rPr>
            <w:rFonts w:ascii="Cambria Math" w:eastAsiaTheme="minorEastAsia" w:hAnsi="Cambria Math" w:cs="Helvetica"/>
          </w:rPr>
          <m:t xml:space="preserve"> </m:t>
        </m:r>
      </m:oMath>
      <w:r w:rsidRPr="007455C4">
        <w:rPr>
          <w:rFonts w:ascii="Helvetica" w:eastAsiaTheme="minorEastAsia" w:hAnsi="Helvetica" w:cs="Helvetica"/>
        </w:rPr>
        <w:t xml:space="preserve">= </w:t>
      </w:r>
      <m:oMath>
        <m:sSub>
          <m:sSubPr>
            <m:ctrlPr>
              <w:rPr>
                <w:rFonts w:ascii="Cambria Math" w:eastAsiaTheme="minorEastAsia" w:hAnsi="Cambria Math" w:cs="Helvetica"/>
                <w:i/>
              </w:rPr>
            </m:ctrlPr>
          </m:sSubPr>
          <m:e>
            <m:r>
              <w:rPr>
                <w:rFonts w:ascii="Cambria Math" w:eastAsiaTheme="minorEastAsia" w:hAnsi="Cambria Math" w:cs="Helvetica"/>
              </w:rPr>
              <m:t>A</m:t>
            </m:r>
          </m:e>
          <m:sub>
            <m:r>
              <w:rPr>
                <w:rFonts w:ascii="Cambria Math" w:eastAsiaTheme="minorEastAsia" w:hAnsi="Cambria Math" w:cs="Helvetica"/>
              </w:rPr>
              <m:t>std</m:t>
            </m:r>
          </m:sub>
        </m:sSub>
      </m:oMath>
      <w:r>
        <w:rPr>
          <w:rFonts w:ascii="Helvetica" w:eastAsiaTheme="minorEastAsia" w:hAnsi="Helvetica" w:cs="Helvetica"/>
        </w:rPr>
        <w:t xml:space="preserve"> </w:t>
      </w:r>
      <w:r w:rsidRPr="007455C4">
        <w:rPr>
          <w:rFonts w:ascii="Helvetica" w:eastAsiaTheme="minorEastAsia" w:hAnsi="Helvetica" w:cs="Helvetica"/>
        </w:rPr>
        <w:t xml:space="preserve">= 1.0 are the maximum potentiation and depression amplitudes, and </w:t>
      </w:r>
      <m:oMath>
        <m:sSub>
          <m:sSubPr>
            <m:ctrlPr>
              <w:rPr>
                <w:rFonts w:ascii="Cambria Math" w:eastAsiaTheme="minorEastAsia" w:hAnsi="Cambria Math" w:cs="Helvetica"/>
                <w:i/>
              </w:rPr>
            </m:ctrlPr>
          </m:sSubPr>
          <m:e>
            <m:r>
              <w:rPr>
                <w:rFonts w:ascii="Cambria Math" w:eastAsiaTheme="minorEastAsia" w:hAnsi="Cambria Math" w:cs="Helvetica"/>
              </w:rPr>
              <m:t>τ</m:t>
            </m:r>
          </m:e>
          <m:sub>
            <m:r>
              <w:rPr>
                <w:rFonts w:ascii="Cambria Math" w:eastAsiaTheme="minorEastAsia" w:hAnsi="Cambria Math" w:cs="Helvetica"/>
              </w:rPr>
              <m:t>stp</m:t>
            </m:r>
          </m:sub>
        </m:sSub>
        <m:r>
          <w:rPr>
            <w:rFonts w:ascii="Cambria Math" w:eastAsiaTheme="minorEastAsia" w:hAnsi="Cambria Math" w:cs="Helvetica"/>
          </w:rPr>
          <m:t xml:space="preserve"> </m:t>
        </m:r>
      </m:oMath>
      <w:r w:rsidRPr="007455C4">
        <w:rPr>
          <w:rFonts w:ascii="Helvetica" w:eastAsiaTheme="minorEastAsia" w:hAnsi="Helvetica" w:cs="Helvetica"/>
        </w:rPr>
        <w:t xml:space="preserve">= </w:t>
      </w:r>
      <m:oMath>
        <m:sSub>
          <m:sSubPr>
            <m:ctrlPr>
              <w:rPr>
                <w:rFonts w:ascii="Cambria Math" w:eastAsiaTheme="minorEastAsia" w:hAnsi="Cambria Math" w:cs="Helvetica"/>
                <w:i/>
              </w:rPr>
            </m:ctrlPr>
          </m:sSubPr>
          <m:e>
            <m:r>
              <w:rPr>
                <w:rFonts w:ascii="Cambria Math" w:eastAsiaTheme="minorEastAsia" w:hAnsi="Cambria Math" w:cs="Helvetica"/>
              </w:rPr>
              <m:t>τ</m:t>
            </m:r>
          </m:e>
          <m:sub>
            <m:r>
              <w:rPr>
                <w:rFonts w:ascii="Cambria Math" w:eastAsiaTheme="minorEastAsia" w:hAnsi="Cambria Math" w:cs="Helvetica"/>
              </w:rPr>
              <m:t>std</m:t>
            </m:r>
          </m:sub>
        </m:sSub>
      </m:oMath>
      <w:r>
        <w:rPr>
          <w:rFonts w:ascii="Helvetica" w:eastAsiaTheme="minorEastAsia" w:hAnsi="Helvetica" w:cs="Helvetica"/>
        </w:rPr>
        <w:t xml:space="preserve"> </w:t>
      </w:r>
      <w:r w:rsidRPr="007455C4">
        <w:rPr>
          <w:rFonts w:ascii="Helvetica" w:eastAsiaTheme="minorEastAsia" w:hAnsi="Helvetica" w:cs="Helvetica"/>
        </w:rPr>
        <w:t>= 20 ms are the time constants determining the temporal window for plasticity.</w:t>
      </w:r>
      <w:r>
        <w:rPr>
          <w:rFonts w:ascii="Helvetica" w:eastAsiaTheme="minorEastAsia" w:hAnsi="Helvetica" w:cs="Helvetica"/>
        </w:rPr>
        <w:t xml:space="preserve"> </w:t>
      </w:r>
      <w:r w:rsidRPr="004A586E">
        <w:rPr>
          <w:rFonts w:ascii="Helvetica" w:eastAsiaTheme="minorEastAsia" w:hAnsi="Helvetica" w:cs="Helvetica"/>
        </w:rPr>
        <w:t xml:space="preserve">When presynaptic spikes preceded postsynaptic firing, synapses potentiated, </w:t>
      </w:r>
      <w:r>
        <w:rPr>
          <w:rFonts w:ascii="Helvetica" w:eastAsiaTheme="minorEastAsia" w:hAnsi="Helvetica" w:cs="Helvetica"/>
        </w:rPr>
        <w:t xml:space="preserve">which then </w:t>
      </w:r>
      <w:r w:rsidR="00F63371">
        <w:rPr>
          <w:rFonts w:ascii="Helvetica" w:eastAsiaTheme="minorEastAsia" w:hAnsi="Helvetica" w:cs="Helvetica"/>
        </w:rPr>
        <w:t>strengthened</w:t>
      </w:r>
      <w:r w:rsidRPr="004A586E">
        <w:rPr>
          <w:rFonts w:ascii="Helvetica" w:eastAsiaTheme="minorEastAsia" w:hAnsi="Helvetica" w:cs="Helvetica"/>
        </w:rPr>
        <w:t xml:space="preserve"> inputs that reliably drove postsynaptic responses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{"citationID":"qkUaEZQL","properties":{"formattedCitation":"(Zannone et al., 2018)","plainCitation":"(Zannone et al., 2018)","noteIndex":0},"citationItems":[{"id":1036,"uris":["http://zotero.org/users/17556725/items/B2ESQKJA"],"itemData":{"id":1036,"type":"article-journal","abstract":"Neuromodulation plays a fundamental role in the acquisition of new behaviours. In previous experimental work, we showed that acetylcholine biases hippocampal synaptic plasticity towards depression, and the subsequent application of dopamine can ...","container-title":"Scientific Reports","DOI":"10.1038/s41598-018-27393-2","language":"en","note":"PMID: 29930322","page":"9486","source":"pmc.ncbi.nlm.nih.gov","title":"Acetylcholine-modulated plasticity in reward-driven navigation: a computational study","title-short":"Acetylcholine-modulated plasticity in reward-driven navigation","volume":"8","author":[{"family":"Zannone","given":"Sara"},{"family":"Brzosko","given":"Zuzanna"},{"family":"Paulsen","given":"Ole"},{"family":"Clopath","given":"Claudia"}],"issued":{"date-parts":[["2018",6,21]]}}}],"schema":"https://github.com/citation-style-language/schema/raw/master/csl-citation.json"} </w:instrText>
      </w:r>
      <w:r>
        <w:rPr>
          <w:rFonts w:ascii="Helvetica" w:eastAsiaTheme="minorEastAsia" w:hAnsi="Helvetica" w:cs="Helvetica"/>
        </w:rPr>
        <w:fldChar w:fldCharType="separate"/>
      </w:r>
      <w:r w:rsidRPr="0086325A">
        <w:rPr>
          <w:rFonts w:ascii="Helvetica" w:hAnsi="Helvetica" w:cs="Helvetica"/>
        </w:rPr>
        <w:t>(Zannone et al., 2018)</w:t>
      </w:r>
      <w:r>
        <w:rPr>
          <w:rFonts w:ascii="Helvetica" w:eastAsiaTheme="minorEastAsia" w:hAnsi="Helvetica" w:cs="Helvetica"/>
        </w:rPr>
        <w:fldChar w:fldCharType="end"/>
      </w:r>
      <w:r w:rsidRPr="004A586E">
        <w:rPr>
          <w:rFonts w:ascii="Helvetica" w:eastAsiaTheme="minorEastAsia" w:hAnsi="Helvetica" w:cs="Helvetica"/>
        </w:rPr>
        <w:t xml:space="preserve">. Conversely, </w:t>
      </w:r>
      <w:r>
        <w:rPr>
          <w:rFonts w:ascii="Helvetica" w:eastAsiaTheme="minorEastAsia" w:hAnsi="Helvetica" w:cs="Helvetica"/>
        </w:rPr>
        <w:lastRenderedPageBreak/>
        <w:t>a reversal in these dynamics led to depression</w:t>
      </w:r>
      <w:r w:rsidRPr="004A586E">
        <w:rPr>
          <w:rFonts w:ascii="Helvetica" w:eastAsiaTheme="minorEastAsia" w:hAnsi="Helvetica" w:cs="Helvetica"/>
        </w:rPr>
        <w:t>,</w:t>
      </w:r>
      <w:r>
        <w:rPr>
          <w:rFonts w:ascii="Helvetica" w:eastAsiaTheme="minorEastAsia" w:hAnsi="Helvetica" w:cs="Helvetica"/>
        </w:rPr>
        <w:t xml:space="preserve"> which would further eliminate </w:t>
      </w:r>
      <w:r w:rsidRPr="004A586E">
        <w:rPr>
          <w:rFonts w:ascii="Helvetica" w:eastAsiaTheme="minorEastAsia" w:hAnsi="Helvetica" w:cs="Helvetica"/>
        </w:rPr>
        <w:t xml:space="preserve">connections that failed to contribute to output generation. Learning rates of </w:t>
      </w:r>
      <w:r>
        <w:rPr>
          <w:rFonts w:ascii="Helvetica" w:eastAsiaTheme="minorEastAsia" w:hAnsi="Helvetica" w:cs="Helvetica"/>
        </w:rPr>
        <w:t>0.02</w:t>
      </w:r>
      <w:r w:rsidRPr="004A586E">
        <w:rPr>
          <w:rFonts w:ascii="Helvetica" w:eastAsiaTheme="minorEastAsia" w:hAnsi="Helvetica" w:cs="Helvetica"/>
        </w:rPr>
        <w:t xml:space="preserve"> for uni</w:t>
      </w:r>
      <w:r>
        <w:rPr>
          <w:rFonts w:ascii="Helvetica" w:eastAsiaTheme="minorEastAsia" w:hAnsi="Helvetica" w:cs="Helvetica"/>
        </w:rPr>
        <w:t>sensory</w:t>
      </w:r>
      <w:r w:rsidRPr="004A586E">
        <w:rPr>
          <w:rFonts w:ascii="Helvetica" w:eastAsiaTheme="minorEastAsia" w:hAnsi="Helvetica" w:cs="Helvetica"/>
        </w:rPr>
        <w:t xml:space="preserve"> pathways</w:t>
      </w:r>
      <w:r>
        <w:rPr>
          <w:rFonts w:ascii="Helvetica" w:eastAsiaTheme="minorEastAsia" w:hAnsi="Helvetica" w:cs="Helvetica"/>
        </w:rPr>
        <w:t xml:space="preserve"> were chosen to</w:t>
      </w:r>
      <w:r w:rsidRPr="004A586E">
        <w:rPr>
          <w:rFonts w:ascii="Helvetica" w:eastAsiaTheme="minorEastAsia" w:hAnsi="Helvetica" w:cs="Helvetica"/>
        </w:rPr>
        <w:t xml:space="preserve"> balance rapid map formation against stability</w:t>
      </w:r>
      <w:r>
        <w:rPr>
          <w:rFonts w:ascii="Helvetica" w:eastAsiaTheme="minorEastAsia" w:hAnsi="Helvetica" w:cs="Helvetica"/>
        </w:rPr>
        <w:t>.</w:t>
      </w:r>
      <w:r w:rsidRPr="004A586E">
        <w:rPr>
          <w:rFonts w:ascii="Helvetica" w:eastAsiaTheme="minorEastAsia" w:hAnsi="Helvetica" w:cs="Helvetica"/>
        </w:rPr>
        <w:t xml:space="preserve"> </w:t>
      </w:r>
      <w:r>
        <w:rPr>
          <w:rFonts w:ascii="Helvetica" w:eastAsiaTheme="minorEastAsia" w:hAnsi="Helvetica" w:cs="Helvetica"/>
        </w:rPr>
        <w:t>M</w:t>
      </w:r>
      <w:r w:rsidRPr="004A586E">
        <w:rPr>
          <w:rFonts w:ascii="Helvetica" w:eastAsiaTheme="minorEastAsia" w:hAnsi="Helvetica" w:cs="Helvetica"/>
        </w:rPr>
        <w:t>ultisensory connections adapted more slowly to preserve established topography.</w:t>
      </w:r>
    </w:p>
    <w:p w14:paraId="44441FDB" w14:textId="32D91F5F" w:rsidR="00B063EB" w:rsidRDefault="00B063EB" w:rsidP="00B063EB">
      <w:pPr>
        <w:spacing w:after="0" w:line="360" w:lineRule="auto"/>
        <w:ind w:firstLine="720"/>
        <w:jc w:val="both"/>
        <w:rPr>
          <w:rFonts w:ascii="Helvetica" w:eastAsiaTheme="minorEastAsia" w:hAnsi="Helvetica" w:cs="Helvetica"/>
        </w:rPr>
      </w:pPr>
      <w:r w:rsidRPr="00BB026C">
        <w:rPr>
          <w:rFonts w:ascii="Helvetica" w:eastAsiaTheme="minorEastAsia" w:hAnsi="Helvetica" w:cs="Helvetica"/>
        </w:rPr>
        <w:t>Recognising that NMDA receptors carry a larger fraction of charge than AMPA receptors at mature SC synapses, we maintained a</w:t>
      </w:r>
      <w:r>
        <w:rPr>
          <w:rFonts w:ascii="Helvetica" w:eastAsiaTheme="minorEastAsia" w:hAnsi="Helvetica" w:cs="Helvetica"/>
        </w:rPr>
        <w:t>n</w:t>
      </w:r>
      <w:r w:rsidRPr="00BB026C">
        <w:rPr>
          <w:rFonts w:ascii="Helvetica" w:eastAsiaTheme="minorEastAsia" w:hAnsi="Helvetica" w:cs="Helvetica"/>
        </w:rPr>
        <w:t xml:space="preserve"> AMPA:NMDA weight ratio of 1: 3 throughout training</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{"citationID":"MfPS5PoT","properties":{"formattedCitation":"(Zhao et al., 2014)","plainCitation":"(Zhao et al., 2014)","noteIndex":0},"citationItems":[{"id":1039,"uris":["http://zotero.org/users/17556725/items/LR6MHCYW"],"itemData":{"id":1039,"type":"article-journal","abstract":"Neurons within the nucleus of the solitary tract (NTS) receive vagal afferent innervations that initiate gastrointestinal and cardiovascular reflexes. Glutamate is the fast excitatory neurotransmitter released in the NTS by vagal afferents, which ...","container-title":"The Journal of Physiology","DOI":"10.1113/jphysiol.2013.258103","issue":"Pt 1","language":"en","note":"PMID: 25281729","page":"111","source":"pmc.ncbi.nlm.nih.gov","title":"Frequency-dependent facilitation of synaptic throughput via postsynaptic NMDA receptors in the nucleus of the solitary tract","volume":"593","author":[{"family":"Zhao","given":"Huan"},{"family":"Peters","given":"James H."},{"family":"Zhu","given":"Mingyan"},{"family":"Page","given":"Stephen J."},{"family":"Ritter","given":"Robert C."},{"family":"Appleyard","given":"Suzanne M."}],"issued":{"date-parts":[["2014",11,3]]}}}],"schema":"https://github.com/citation-style-language/schema/raw/master/csl-citation.json"} </w:instrText>
      </w:r>
      <w:r>
        <w:rPr>
          <w:rFonts w:ascii="Helvetica" w:eastAsiaTheme="minorEastAsia" w:hAnsi="Helvetica" w:cs="Helvetica"/>
        </w:rPr>
        <w:fldChar w:fldCharType="separate"/>
      </w:r>
      <w:r w:rsidRPr="007C755B">
        <w:rPr>
          <w:rFonts w:ascii="Helvetica" w:hAnsi="Helvetica" w:cs="Helvetica"/>
        </w:rPr>
        <w:t>(Zhao et al., 2014)</w:t>
      </w:r>
      <w:r>
        <w:rPr>
          <w:rFonts w:ascii="Helvetica" w:eastAsiaTheme="minorEastAsia" w:hAnsi="Helvetica" w:cs="Helvetica"/>
        </w:rPr>
        <w:fldChar w:fldCharType="end"/>
      </w:r>
      <w:r w:rsidRPr="00BB026C">
        <w:rPr>
          <w:rFonts w:ascii="Helvetica" w:eastAsiaTheme="minorEastAsia" w:hAnsi="Helvetica" w:cs="Helvetica"/>
        </w:rPr>
        <w:t xml:space="preserve">. After every STDP update, the summed synaptic strength of each </w:t>
      </w:r>
      <w:r>
        <w:rPr>
          <w:rFonts w:ascii="Helvetica" w:eastAsiaTheme="minorEastAsia" w:hAnsi="Helvetica" w:cs="Helvetica"/>
        </w:rPr>
        <w:t>unisensory to multisensory</w:t>
      </w:r>
      <w:r w:rsidRPr="00BB026C">
        <w:rPr>
          <w:rFonts w:ascii="Helvetica" w:eastAsiaTheme="minorEastAsia" w:hAnsi="Helvetica" w:cs="Helvetica"/>
        </w:rPr>
        <w:t xml:space="preserve"> row was renormalised so that 25% of the weight resided in the fast AMPA component and 75% in the slow NMDA component, ensuring physiologically realistic but NMDA</w:t>
      </w:r>
      <w:r>
        <w:rPr>
          <w:rFonts w:ascii="Helvetica" w:eastAsiaTheme="minorEastAsia" w:hAnsi="Helvetica" w:cs="Helvetica"/>
        </w:rPr>
        <w:t>-</w:t>
      </w:r>
      <w:r w:rsidRPr="00BB026C">
        <w:rPr>
          <w:rFonts w:ascii="Helvetica" w:eastAsiaTheme="minorEastAsia" w:hAnsi="Helvetica" w:cs="Helvetica"/>
        </w:rPr>
        <w:t>dominated transmission while still allowing activity-dependent refinement of both receptors.</w:t>
      </w:r>
    </w:p>
    <w:p w14:paraId="0486DF57" w14:textId="00336D47" w:rsidR="00B063EB" w:rsidRDefault="00B063EB" w:rsidP="00B063EB">
      <w:pPr>
        <w:spacing w:after="0" w:line="360" w:lineRule="auto"/>
        <w:ind w:firstLine="720"/>
        <w:jc w:val="both"/>
        <w:rPr>
          <w:rFonts w:ascii="Helvetica" w:eastAsiaTheme="minorEastAsia" w:hAnsi="Helvetica" w:cs="Helvetica"/>
        </w:rPr>
      </w:pPr>
      <w:r w:rsidRPr="00BA07FA">
        <w:rPr>
          <w:rFonts w:ascii="Helvetica" w:eastAsiaTheme="minorEastAsia" w:hAnsi="Helvetica" w:cs="Helvetica"/>
        </w:rPr>
        <w:t xml:space="preserve">Unconstrained Hebbian plasticity </w:t>
      </w:r>
      <w:r>
        <w:rPr>
          <w:rFonts w:ascii="Helvetica" w:eastAsiaTheme="minorEastAsia" w:hAnsi="Helvetica" w:cs="Helvetica"/>
        </w:rPr>
        <w:t xml:space="preserve">has previously been shown </w:t>
      </w:r>
      <w:r w:rsidRPr="00BA07FA">
        <w:rPr>
          <w:rFonts w:ascii="Helvetica" w:eastAsiaTheme="minorEastAsia" w:hAnsi="Helvetica" w:cs="Helvetica"/>
        </w:rPr>
        <w:t xml:space="preserve">to </w:t>
      </w:r>
      <w:r>
        <w:rPr>
          <w:rFonts w:ascii="Helvetica" w:eastAsiaTheme="minorEastAsia" w:hAnsi="Helvetica" w:cs="Helvetica"/>
        </w:rPr>
        <w:t xml:space="preserve">lead to </w:t>
      </w:r>
      <w:r w:rsidRPr="00BA07FA">
        <w:rPr>
          <w:rFonts w:ascii="Helvetica" w:eastAsiaTheme="minorEastAsia" w:hAnsi="Helvetica" w:cs="Helvetica"/>
        </w:rPr>
        <w:t>instability through positive feedback loops</w:t>
      </w:r>
      <w:r>
        <w:rPr>
          <w:rFonts w:ascii="Helvetica" w:eastAsiaTheme="minorEastAsia" w:hAnsi="Helvetica" w:cs="Helvetica"/>
        </w:rPr>
        <w:t xml:space="preserve"> </w:t>
      </w:r>
      <w:r>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{"citationID":"O7rWkZIE","properties":{"formattedCitation":"(Y. K. Wu et al., 2020)","plainCitation":"(Y. K. Wu et al., 2020)","dontUpdate":true,"noteIndex":0},"citationItems":[{"id":1027,"uris":["http://zotero.org/users/17556725/items/N7WYRNHW"],"itemData":{"id":1027,"type":"article-journal","abstract":"Despite decades of intense studies on homeostasis, network properties undergoing homeostatic regulation remain elusive. Furthermore, whether diverse forms of homeostatic plasticity are simply redundant or serve distinct functions is unclear. Here, ...","container-title":"Proceedings of the National Academy of Sciences of the United States of America","DOI":"10.1073/pnas.1918368117","issue":"39","language":"en","note":"PMID: 32917810","page":"24514","source":"pmc.ncbi.nlm.nih.gov","title":"Homeostatic mechanisms regulate distinct aspects of cortical circuit dynamics","volume":"117","author":[{"family":"Wu","given":"Yue Kris"},{"family":"Hengen","given":"Keith B."},{"family":"Turrigiano","given":"Gina G."},{"family":"Gjorgjieva","given":"Julijana"}],"issued":{"date-parts":[["2020",9,11]]}}}],"schema":"https://github.com/citation-style-language/schema/raw/master/csl-citation.json"} </w:instrText>
      </w:r>
      <w:r>
        <w:rPr>
          <w:rFonts w:ascii="Helvetica" w:eastAsiaTheme="minorEastAsia" w:hAnsi="Helvetica" w:cs="Helvetica"/>
        </w:rPr>
        <w:fldChar w:fldCharType="separate"/>
      </w:r>
      <w:r w:rsidRPr="00C26707">
        <w:rPr>
          <w:rFonts w:ascii="Helvetica" w:hAnsi="Helvetica" w:cs="Helvetica"/>
        </w:rPr>
        <w:t>(Wu et al., 2020)</w:t>
      </w:r>
      <w:r>
        <w:rPr>
          <w:rFonts w:ascii="Helvetica" w:eastAsiaTheme="minorEastAsia" w:hAnsi="Helvetica" w:cs="Helvetica"/>
        </w:rPr>
        <w:fldChar w:fldCharType="end"/>
      </w:r>
      <w:r w:rsidRPr="00BA07FA">
        <w:rPr>
          <w:rFonts w:ascii="Helvetica" w:eastAsiaTheme="minorEastAsia" w:hAnsi="Helvetica" w:cs="Helvetica"/>
        </w:rPr>
        <w:t xml:space="preserve">. </w:t>
      </w:r>
      <w:r>
        <w:rPr>
          <w:rFonts w:ascii="Helvetica" w:eastAsiaTheme="minorEastAsia" w:hAnsi="Helvetica" w:cs="Helvetica"/>
        </w:rPr>
        <w:t>To counter such instability, we</w:t>
      </w:r>
      <w:r w:rsidRPr="00BA07FA">
        <w:rPr>
          <w:rFonts w:ascii="Helvetica" w:eastAsiaTheme="minorEastAsia" w:hAnsi="Helvetica" w:cs="Helvetica"/>
        </w:rPr>
        <w:t xml:space="preserve"> incorporated three homeostatic mechanisms operating at complementary timescales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{"citationID":"1dOsvJAT","properties":{"formattedCitation":"(Zenke et al., 2017)","plainCitation":"(Zenke et al., 2017)","noteIndex":0},"citationItems":[{"id":1042,"uris":["http://zotero.org/users/17556725/items/VBZFUCAH"],"itemData":{"id":1042,"type":"article-journal","abstract":"Hebbian plasticity, a synaptic mechanism which detects and amplifies co-activity between neurons, is considered a key ingredient underlying learning and memory in the brain. However, Hebbian plasticity alone is unstable, leading to runaway neuronal activity, and therefore requires stabilization by additional compensatory processes. Traditionally, a diversity of homeostatic plasticity phenomena found in neural circuits is thought to play this role. However, recent modelling work suggests that the slow evolution of homeostatic plasticity, as observed in experiments, is insufficient to prevent instabilities originating from Hebbian plasticity. To remedy this situation, we suggest that homeostatic plasticity is complemented by additional rapid compensatory processes, which rapidly stabilize neuronal activity on short timescales.","container-title":"Current Opinion in Neurobiology","DOI":"10.1016/j.conb.2017.03.015","ISSN":"1873-6882","journalAbbreviation":"Curr Opin Neurobiol","language":"eng","note":"PMID: 28431369","page":"166-176","source":"PubMed","title":"The temporal paradox of Hebbian learning and homeostatic plasticity","volume":"43","author":[{"family":"Zenke","given":"Friedemann"},{"family":"Gerstner","given":"Wulfram"},{"family":"Ganguli","given":"Surya"}],"issued":{"date-parts":[["2017",4]]}}}],"schema":"https://github.com/citation-style-language/schema/raw/master/csl-citation.json"} </w:instrText>
      </w:r>
      <w:r>
        <w:rPr>
          <w:rFonts w:ascii="Helvetica" w:eastAsiaTheme="minorEastAsia" w:hAnsi="Helvetica" w:cs="Helvetica"/>
        </w:rPr>
        <w:fldChar w:fldCharType="separate"/>
      </w:r>
      <w:r w:rsidRPr="00FB05F7">
        <w:rPr>
          <w:rFonts w:ascii="Helvetica" w:hAnsi="Helvetica" w:cs="Helvetica"/>
        </w:rPr>
        <w:t>(Zenke et al., 2017)</w:t>
      </w:r>
      <w:r>
        <w:rPr>
          <w:rFonts w:ascii="Helvetica" w:eastAsiaTheme="minorEastAsia" w:hAnsi="Helvetica" w:cs="Helvetica"/>
        </w:rPr>
        <w:fldChar w:fldCharType="end"/>
      </w:r>
      <w:r w:rsidRPr="00BA07FA">
        <w:rPr>
          <w:rFonts w:ascii="Helvetica" w:eastAsiaTheme="minorEastAsia" w:hAnsi="Helvetica" w:cs="Helvetica"/>
        </w:rPr>
        <w:t>. Fast Oja-type normalization, applied every external frame, maintained constant L2 norms for each neuron's afferent weight vector, implementing a form of hetero</w:t>
      </w:r>
      <w:r w:rsidR="0057501A">
        <w:rPr>
          <w:rFonts w:ascii="Helvetica" w:eastAsiaTheme="minorEastAsia" w:hAnsi="Helvetica" w:cs="Helvetica"/>
        </w:rPr>
        <w:t>-</w:t>
      </w:r>
      <w:r w:rsidRPr="00BA07FA">
        <w:rPr>
          <w:rFonts w:ascii="Helvetica" w:eastAsiaTheme="minorEastAsia" w:hAnsi="Helvetica" w:cs="Helvetica"/>
        </w:rPr>
        <w:t>synaptic competition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{"citationID":"sECdk3Cy","properties":{"formattedCitation":"(Witten et al., 2008)","plainCitation":"(Witten et al., 2008)","noteIndex":0},"citationItems":[{"id":1045,"uris":["http://zotero.org/users/17556725/items/TYGMPT2H"],"itemData":{"id":1045,"type":"article-journal","abstract":"In the brain, mutual spatial alignment across different sensory representations can be shaped and maintained through plasticity. Here, we use a Hebbian model to account for the synaptic plasticity that results from a displacement of the space ...","container-title":"Journal of Neurophysiology","DOI":"10.1152/jn.00013.2008","issue":"2","language":"en","note":"PMID: 18525023","page":"1067","source":"pmc.ncbi.nlm.nih.gov","title":"A Hebbian Learning Rule Mediates Asymmetric Plasticity in Aligning Sensory Representations","volume":"100","author":[{"family":"Witten","given":"Ilana B."},{"family":"Knudsen","given":"Eric I."},{"family":"Sompolinsky","given":"Haim"}],"issued":{"date-parts":[["2008",6,4]]}}}],"schema":"https://github.com/citation-style-language/schema/raw/master/csl-citation.json"} </w:instrText>
      </w:r>
      <w:r>
        <w:rPr>
          <w:rFonts w:ascii="Helvetica" w:eastAsiaTheme="minorEastAsia" w:hAnsi="Helvetica" w:cs="Helvetica"/>
        </w:rPr>
        <w:fldChar w:fldCharType="separate"/>
      </w:r>
      <w:r w:rsidRPr="00D32E6D">
        <w:rPr>
          <w:rFonts w:ascii="Helvetica" w:hAnsi="Helvetica" w:cs="Helvetica"/>
        </w:rPr>
        <w:t>(Witten et al., 2008)</w:t>
      </w:r>
      <w:r>
        <w:rPr>
          <w:rFonts w:ascii="Helvetica" w:eastAsiaTheme="minorEastAsia" w:hAnsi="Helvetica" w:cs="Helvetica"/>
        </w:rPr>
        <w:fldChar w:fldCharType="end"/>
      </w:r>
      <w:r w:rsidRPr="00BA07FA">
        <w:rPr>
          <w:rFonts w:ascii="Helvetica" w:eastAsiaTheme="minorEastAsia" w:hAnsi="Helvetica" w:cs="Helvetica"/>
        </w:rPr>
        <w:t>. Medium-timescale inhibitory plasticity followed the Vogels-Abbott rule:</w:t>
      </w:r>
    </w:p>
    <w:p w14:paraId="4532CAB9" w14:textId="77777777" w:rsidR="00B063EB" w:rsidRPr="007E460D" w:rsidRDefault="00B063EB" w:rsidP="00B063EB">
      <w:pPr>
        <w:spacing w:after="0" w:line="360" w:lineRule="auto"/>
        <w:jc w:val="center"/>
        <w:rPr>
          <w:rFonts w:ascii="Helvetica" w:eastAsiaTheme="minorEastAsia" w:hAnsi="Helvetica" w:cs="Helvetica"/>
        </w:rPr>
      </w:pPr>
      <m:oMathPara>
        <m:oMath>
          <m:r>
            <m:rPr>
              <m:sty m:val="p"/>
            </m:rPr>
            <w:rPr>
              <w:rFonts w:ascii="Cambria Math" w:eastAsiaTheme="minorEastAsia" w:hAnsi="Cambria Math" w:cs="Helvetica"/>
            </w:rPr>
            <m:t>Δ</m:t>
          </m:r>
          <m:sSub>
            <m:sSubPr>
              <m:ctrlPr>
                <w:rPr>
                  <w:rFonts w:ascii="Cambria Math" w:eastAsiaTheme="minorEastAsia" w:hAnsi="Cambria Math" w:cs="Helvetica"/>
                  <w:i/>
                </w:rPr>
              </m:ctrlPr>
            </m:sSubPr>
            <m:e>
              <m:r>
                <w:rPr>
                  <w:rFonts w:ascii="Cambria Math" w:eastAsiaTheme="minorEastAsia" w:hAnsi="Cambria Math" w:cs="Helvetica"/>
                </w:rPr>
                <m:t>W</m:t>
              </m:r>
            </m:e>
            <m:sub>
              <m:r>
                <w:rPr>
                  <w:rFonts w:ascii="Cambria Math" w:eastAsiaTheme="minorEastAsia" w:hAnsi="Cambria Math" w:cs="Helvetica"/>
                </w:rPr>
                <m:t>inh</m:t>
              </m:r>
            </m:sub>
          </m:sSub>
          <m:r>
            <w:rPr>
              <w:rFonts w:ascii="Cambria Math" w:eastAsiaTheme="minorEastAsia" w:hAnsi="Cambria Math" w:cs="Helvetica"/>
            </w:rPr>
            <m:t>=</m:t>
          </m:r>
          <m:sSub>
            <m:sSubPr>
              <m:ctrlPr>
                <w:rPr>
                  <w:rFonts w:ascii="Cambria Math" w:eastAsiaTheme="minorEastAsia" w:hAnsi="Cambria Math" w:cs="Helvetica"/>
                  <w:i/>
                </w:rPr>
              </m:ctrlPr>
            </m:sSubPr>
            <m:e>
              <m:r>
                <m:rPr>
                  <m:sty m:val="p"/>
                </m:rPr>
                <w:rPr>
                  <w:rFonts w:ascii="Cambria Math" w:eastAsiaTheme="minorEastAsia" w:hAnsi="Cambria Math" w:cs="Helvetica"/>
                </w:rPr>
                <m:t>η</m:t>
              </m:r>
            </m:e>
            <m:sub>
              <m:r>
                <w:rPr>
                  <w:rFonts w:ascii="Cambria Math" w:eastAsiaTheme="minorEastAsia" w:hAnsi="Cambria Math" w:cs="Helvetica"/>
                </w:rPr>
                <m:t>i</m:t>
              </m:r>
            </m:sub>
          </m:sSub>
          <m:r>
            <w:rPr>
              <w:rFonts w:ascii="Cambria Math" w:eastAsiaTheme="minorEastAsia" w:hAnsi="Cambria Math" w:cs="Helvetica"/>
            </w:rPr>
            <m:t> </m:t>
          </m:r>
          <m:d>
            <m:dPr>
              <m:ctrlPr>
                <w:rPr>
                  <w:rFonts w:ascii="Cambria Math" w:eastAsiaTheme="minorEastAsia" w:hAnsi="Cambria Math" w:cs="Helvetica"/>
                </w:rPr>
              </m:ctrlPr>
            </m:dPr>
            <m:e>
              <m:sSub>
                <m:sSubPr>
                  <m:ctrlPr>
                    <w:rPr>
                      <w:rFonts w:ascii="Cambria Math" w:eastAsiaTheme="minorEastAsia" w:hAnsi="Cambria Math" w:cs="Helvetica"/>
                      <w:i/>
                    </w:rPr>
                  </m:ctrlPr>
                </m:sSubPr>
                <m:e>
                  <m:r>
                    <w:rPr>
                      <w:rFonts w:ascii="Cambria Math" w:eastAsiaTheme="minorEastAsia" w:hAnsi="Cambria Math" w:cs="Helvetica"/>
                    </w:rPr>
                    <m:t>ρ</m:t>
                  </m:r>
                </m:e>
                <m:sub>
                  <m:r>
                    <w:rPr>
                      <w:rFonts w:ascii="Cambria Math" w:eastAsiaTheme="minorEastAsia" w:hAnsi="Cambria Math" w:cs="Helvetica"/>
                    </w:rPr>
                    <m:t>post</m:t>
                  </m:r>
                </m:sub>
              </m:sSub>
              <m:r>
                <w:rPr>
                  <w:rFonts w:ascii="Cambria Math" w:eastAsiaTheme="minorEastAsia" w:hAnsi="Cambria Math" w:cs="Helvetica"/>
                </w:rPr>
                <m:t>-</m:t>
              </m:r>
              <m:sSub>
                <m:sSubPr>
                  <m:ctrlPr>
                    <w:rPr>
                      <w:rFonts w:ascii="Cambria Math" w:eastAsiaTheme="minorEastAsia" w:hAnsi="Cambria Math" w:cs="Helvetica"/>
                      <w:i/>
                    </w:rPr>
                  </m:ctrlPr>
                </m:sSubPr>
                <m:e>
                  <m:r>
                    <m:rPr>
                      <m:sty m:val="p"/>
                    </m:rPr>
                    <w:rPr>
                      <w:rFonts w:ascii="Cambria Math" w:eastAsiaTheme="minorEastAsia" w:hAnsi="Cambria Math" w:cs="Helvetica"/>
                    </w:rPr>
                    <m:t>ρ</m:t>
                  </m:r>
                </m:e>
                <m:sub>
                  <m:r>
                    <w:rPr>
                      <w:rFonts w:ascii="Cambria Math" w:eastAsiaTheme="minorEastAsia" w:hAnsi="Cambria Math" w:cs="Helvetica"/>
                    </w:rPr>
                    <m:t>target</m:t>
                  </m:r>
                </m:sub>
              </m:sSub>
              <m:ctrlPr>
                <w:rPr>
                  <w:rFonts w:ascii="Cambria Math" w:eastAsiaTheme="minorEastAsia" w:hAnsi="Cambria Math" w:cs="Helvetica"/>
                  <w:i/>
                </w:rPr>
              </m:ctrlPr>
            </m:e>
          </m:d>
          <m:r>
            <w:rPr>
              <w:rFonts w:ascii="Cambria Math" w:eastAsiaTheme="minorEastAsia" w:hAnsi="Cambria Math" w:cs="Helvetica"/>
            </w:rPr>
            <m:t> </m:t>
          </m:r>
          <m:sSub>
            <m:sSubPr>
              <m:ctrlPr>
                <w:rPr>
                  <w:rFonts w:ascii="Cambria Math" w:eastAsiaTheme="minorEastAsia" w:hAnsi="Cambria Math" w:cs="Helvetica"/>
                  <w:i/>
                </w:rPr>
              </m:ctrlPr>
            </m:sSubPr>
            <m:e>
              <m:r>
                <w:rPr>
                  <w:rFonts w:ascii="Cambria Math" w:eastAsiaTheme="minorEastAsia" w:hAnsi="Cambria Math" w:cs="Helvetica"/>
                </w:rPr>
                <m:t>s</m:t>
              </m:r>
            </m:e>
            <m:sub>
              <m:r>
                <w:rPr>
                  <w:rFonts w:ascii="Cambria Math" w:eastAsiaTheme="minorEastAsia" w:hAnsi="Cambria Math" w:cs="Helvetica"/>
                </w:rPr>
                <m:t>pre</m:t>
              </m:r>
            </m:sub>
          </m:sSub>
        </m:oMath>
      </m:oMathPara>
    </w:p>
    <w:p w14:paraId="4897E4F0" w14:textId="4C3E5261" w:rsidR="00B063EB" w:rsidRDefault="00B063EB" w:rsidP="00B063EB">
      <w:pPr>
        <w:spacing w:after="0" w:line="360" w:lineRule="auto"/>
        <w:jc w:val="both"/>
        <w:rPr>
          <w:rFonts w:ascii="Helvetica" w:eastAsiaTheme="minorEastAsia" w:hAnsi="Helvetica" w:cs="Helvetica"/>
        </w:rPr>
      </w:pPr>
      <w:r w:rsidRPr="002A05DF">
        <w:rPr>
          <w:rFonts w:ascii="Helvetica" w:eastAsiaTheme="minorEastAsia" w:hAnsi="Helvetica" w:cs="Helvetica"/>
        </w:rPr>
        <w:t xml:space="preserve">where </w:t>
      </w:r>
      <m:oMath>
        <m:r>
          <m:rPr>
            <m:sty m:val="p"/>
          </m:rPr>
          <w:rPr>
            <w:rFonts w:ascii="Cambria Math" w:eastAsiaTheme="minorEastAsia" w:hAnsi="Cambria Math" w:cs="Helvetica"/>
          </w:rPr>
          <m:t>Δ</m:t>
        </m:r>
        <m:sSub>
          <m:sSubPr>
            <m:ctrlPr>
              <w:rPr>
                <w:rFonts w:ascii="Cambria Math" w:eastAsiaTheme="minorEastAsia" w:hAnsi="Cambria Math" w:cs="Helvetica"/>
                <w:i/>
              </w:rPr>
            </m:ctrlPr>
          </m:sSubPr>
          <m:e>
            <m:r>
              <w:rPr>
                <w:rFonts w:ascii="Cambria Math" w:eastAsiaTheme="minorEastAsia" w:hAnsi="Cambria Math" w:cs="Helvetica"/>
              </w:rPr>
              <m:t>W</m:t>
            </m:r>
          </m:e>
          <m:sub>
            <m:r>
              <w:rPr>
                <w:rFonts w:ascii="Cambria Math" w:eastAsiaTheme="minorEastAsia" w:hAnsi="Cambria Math" w:cs="Helvetica"/>
              </w:rPr>
              <m:t>inh</m:t>
            </m:r>
          </m:sub>
        </m:sSub>
      </m:oMath>
      <w:r w:rsidRPr="002A05DF">
        <w:rPr>
          <w:rFonts w:ascii="Helvetica" w:eastAsiaTheme="minorEastAsia" w:hAnsi="Helvetica" w:cs="Helvetica"/>
        </w:rPr>
        <w:t xml:space="preserve"> is the inhibitory weight change, </w:t>
      </w:r>
      <m:oMath>
        <m:sSub>
          <m:sSubPr>
            <m:ctrlPr>
              <w:rPr>
                <w:rFonts w:ascii="Cambria Math" w:eastAsiaTheme="minorEastAsia" w:hAnsi="Cambria Math" w:cs="Helvetica"/>
                <w:i/>
              </w:rPr>
            </m:ctrlPr>
          </m:sSubPr>
          <m:e>
            <m:r>
              <w:rPr>
                <w:rFonts w:ascii="Cambria Math" w:eastAsiaTheme="minorEastAsia" w:hAnsi="Cambria Math" w:cs="Helvetica"/>
              </w:rPr>
              <m:t>η</m:t>
            </m:r>
          </m:e>
          <m:sub>
            <m:r>
              <w:rPr>
                <w:rFonts w:ascii="Cambria Math" w:eastAsiaTheme="minorEastAsia" w:hAnsi="Cambria Math" w:cs="Helvetica"/>
              </w:rPr>
              <m:t>i</m:t>
            </m:r>
          </m:sub>
        </m:sSub>
        <m:r>
          <w:rPr>
            <w:rFonts w:ascii="Cambria Math" w:eastAsiaTheme="minorEastAsia" w:hAnsi="Cambria Math" w:cs="Helvetica"/>
          </w:rPr>
          <m:t> </m:t>
        </m:r>
      </m:oMath>
      <w:r w:rsidRPr="002A05DF">
        <w:rPr>
          <w:rFonts w:ascii="Helvetica" w:eastAsiaTheme="minorEastAsia" w:hAnsi="Helvetica" w:cs="Helvetica"/>
        </w:rPr>
        <w:t xml:space="preserve"> = 0.01 is the learning rate, </w:t>
      </w:r>
      <m:oMath>
        <m:sSub>
          <m:sSubPr>
            <m:ctrlPr>
              <w:rPr>
                <w:rFonts w:ascii="Cambria Math" w:eastAsiaTheme="minorEastAsia" w:hAnsi="Cambria Math" w:cs="Helvetica"/>
                <w:i/>
              </w:rPr>
            </m:ctrlPr>
          </m:sSubPr>
          <m:e>
            <m:r>
              <w:rPr>
                <w:rFonts w:ascii="Cambria Math" w:eastAsiaTheme="minorEastAsia" w:hAnsi="Cambria Math" w:cs="Helvetica"/>
              </w:rPr>
              <m:t>ρ</m:t>
            </m:r>
          </m:e>
          <m:sub>
            <m:r>
              <w:rPr>
                <w:rFonts w:ascii="Cambria Math" w:eastAsiaTheme="minorEastAsia" w:hAnsi="Cambria Math" w:cs="Helvetica"/>
              </w:rPr>
              <m:t>post</m:t>
            </m:r>
          </m:sub>
        </m:sSub>
      </m:oMath>
      <w:r>
        <w:rPr>
          <w:rFonts w:ascii="Helvetica" w:eastAsiaTheme="minorEastAsia" w:hAnsi="Helvetica" w:cs="Helvetica"/>
        </w:rPr>
        <w:t xml:space="preserve"> </w:t>
      </w:r>
      <w:r w:rsidRPr="002A05DF">
        <w:rPr>
          <w:rFonts w:ascii="Helvetica" w:eastAsiaTheme="minorEastAsia" w:hAnsi="Helvetica" w:cs="Helvetica"/>
        </w:rPr>
        <w:t xml:space="preserve">is the postsynaptic firing rate, </w:t>
      </w:r>
      <m:oMath>
        <m:sSub>
          <m:sSubPr>
            <m:ctrlPr>
              <w:rPr>
                <w:rFonts w:ascii="Cambria Math" w:eastAsiaTheme="minorEastAsia" w:hAnsi="Cambria Math" w:cs="Helvetica"/>
                <w:i/>
              </w:rPr>
            </m:ctrlPr>
          </m:sSubPr>
          <m:e>
            <m:r>
              <w:rPr>
                <w:rFonts w:ascii="Cambria Math" w:eastAsiaTheme="minorEastAsia" w:hAnsi="Cambria Math" w:cs="Helvetica"/>
              </w:rPr>
              <m:t>ρ</m:t>
            </m:r>
          </m:e>
          <m:sub>
            <m:r>
              <w:rPr>
                <w:rFonts w:ascii="Cambria Math" w:eastAsiaTheme="minorEastAsia" w:hAnsi="Cambria Math" w:cs="Helvetica"/>
              </w:rPr>
              <m:t>target</m:t>
            </m:r>
          </m:sub>
        </m:sSub>
      </m:oMath>
      <w:r>
        <w:rPr>
          <w:rFonts w:ascii="Helvetica" w:eastAsiaTheme="minorEastAsia" w:hAnsi="Helvetica" w:cs="Helvetica"/>
        </w:rPr>
        <w:t xml:space="preserve"> </w:t>
      </w:r>
      <w:r w:rsidRPr="002A05DF">
        <w:rPr>
          <w:rFonts w:ascii="Helvetica" w:eastAsiaTheme="minorEastAsia" w:hAnsi="Helvetica" w:cs="Helvetica"/>
        </w:rPr>
        <w:t xml:space="preserve">= 5 Hz is the target firing rate, and </w:t>
      </w:r>
      <m:oMath>
        <m:r>
          <w:rPr>
            <w:rFonts w:ascii="Cambria Math" w:eastAsiaTheme="minorEastAsia" w:hAnsi="Cambria Math" w:cs="Helvetica"/>
          </w:rPr>
          <m:t> </m:t>
        </m:r>
        <m:sSub>
          <m:sSubPr>
            <m:ctrlPr>
              <w:rPr>
                <w:rFonts w:ascii="Cambria Math" w:eastAsiaTheme="minorEastAsia" w:hAnsi="Cambria Math" w:cs="Helvetica"/>
                <w:i/>
              </w:rPr>
            </m:ctrlPr>
          </m:sSubPr>
          <m:e>
            <m:r>
              <w:rPr>
                <w:rFonts w:ascii="Cambria Math" w:eastAsiaTheme="minorEastAsia" w:hAnsi="Cambria Math" w:cs="Helvetica"/>
              </w:rPr>
              <m:t>s</m:t>
            </m:r>
          </m:e>
          <m:sub>
            <m:r>
              <w:rPr>
                <w:rFonts w:ascii="Cambria Math" w:eastAsiaTheme="minorEastAsia" w:hAnsi="Cambria Math" w:cs="Helvetica"/>
              </w:rPr>
              <m:t>pre</m:t>
            </m:r>
          </m:sub>
        </m:sSub>
      </m:oMath>
      <w:r w:rsidRPr="002A05DF">
        <w:rPr>
          <w:rFonts w:ascii="Helvetica" w:eastAsiaTheme="minorEastAsia" w:hAnsi="Helvetica" w:cs="Helvetica"/>
        </w:rPr>
        <w:t xml:space="preserve"> indicates presynaptic spikes. This homeostatic inhibition prevented runaway excitation while preserving stimulus selectivity. Finally, slow multiplicative scaling operated every 100 ms, gently nudging all synaptic weights toward a mean of 0.006 through soft rescaling</w:t>
      </w:r>
      <w:r>
        <w:rPr>
          <w:rFonts w:ascii="Helvetica" w:eastAsiaTheme="minorEastAsia" w:hAnsi="Helvetica" w:cs="Helvetica"/>
        </w:rPr>
        <w:t xml:space="preserve"> </w:t>
      </w:r>
      <w:r>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{"citationID":"x0wskud1","properties":{"formattedCitation":"(Y. K. Wu et al., 2020)","plainCitation":"(Y. K. Wu et al., 2020)","dontUpdate":true,"noteIndex":0},"citationItems":[{"id":1027,"uris":["http://zotero.org/users/17556725/items/N7WYRNHW"],"itemData":{"id":1027,"type":"article-journal","abstract":"Despite decades of intense studies on homeostasis, network properties undergoing homeostatic regulation remain elusive. Furthermore, whether diverse forms of homeostatic plasticity are simply redundant or serve distinct functions is unclear. Here, ...","container-title":"Proceedings of the National Academy of Sciences of the United States of America","DOI":"10.1073/pnas.1918368117","issue":"39","language":"en","note":"PMID: 32917810","page":"24514","source":"pmc.ncbi.nlm.nih.gov","title":"Homeostatic mechanisms regulate distinct aspects of cortical circuit dynamics","volume":"117","author":[{"family":"Wu","given":"Yue Kris"},{"family":"Hengen","given":"Keith B."},{"family":"Turrigiano","given":"Gina G."},{"family":"Gjorgjieva","given":"Julijana"}],"issued":{"date-parts":[["2020",9,11]]}}}],"schema":"https://github.com/citation-style-language/schema/raw/master/csl-citation.json"} </w:instrText>
      </w:r>
      <w:r>
        <w:rPr>
          <w:rFonts w:ascii="Helvetica" w:eastAsiaTheme="minorEastAsia" w:hAnsi="Helvetica" w:cs="Helvetica"/>
        </w:rPr>
        <w:fldChar w:fldCharType="separate"/>
      </w:r>
      <w:r w:rsidRPr="00D932F1">
        <w:rPr>
          <w:rFonts w:ascii="Helvetica" w:hAnsi="Helvetica" w:cs="Helvetica"/>
        </w:rPr>
        <w:t>(Wu et al., 2020)</w:t>
      </w:r>
      <w:r>
        <w:rPr>
          <w:rFonts w:ascii="Helvetica" w:eastAsiaTheme="minorEastAsia" w:hAnsi="Helvetica" w:cs="Helvetica"/>
        </w:rPr>
        <w:fldChar w:fldCharType="end"/>
      </w:r>
      <w:r w:rsidRPr="002A05DF">
        <w:rPr>
          <w:rFonts w:ascii="Helvetica" w:eastAsiaTheme="minorEastAsia" w:hAnsi="Helvetica" w:cs="Helvetica"/>
        </w:rPr>
        <w:t xml:space="preserve">. This </w:t>
      </w:r>
      <w:r>
        <w:rPr>
          <w:rFonts w:ascii="Helvetica" w:eastAsiaTheme="minorEastAsia" w:hAnsi="Helvetica" w:cs="Helvetica"/>
        </w:rPr>
        <w:t xml:space="preserve">three-faced </w:t>
      </w:r>
      <w:r w:rsidRPr="002A05DF">
        <w:rPr>
          <w:rFonts w:ascii="Helvetica" w:eastAsiaTheme="minorEastAsia" w:hAnsi="Helvetica" w:cs="Helvetica"/>
        </w:rPr>
        <w:t>homeostatic system reproduced the remarkable stability of SC responses despite ongoing plasticity.</w:t>
      </w:r>
    </w:p>
    <w:p w14:paraId="06369AD7" w14:textId="45630E70" w:rsidR="00B063EB" w:rsidRPr="0031070C" w:rsidRDefault="00B063EB" w:rsidP="00B063EB">
      <w:pPr>
        <w:spacing w:before="120" w:after="0" w:line="360" w:lineRule="auto"/>
        <w:jc w:val="both"/>
        <w:rPr>
          <w:rFonts w:ascii="Helvetica" w:eastAsiaTheme="minorEastAsia" w:hAnsi="Helvetica" w:cs="Helvetica"/>
        </w:rPr>
      </w:pPr>
      <w:r>
        <w:rPr>
          <w:rFonts w:ascii="Helvetica" w:eastAsiaTheme="minorEastAsia" w:hAnsi="Helvetica" w:cs="Helvetica"/>
          <w:b/>
          <w:bCs/>
          <w:i/>
          <w:iCs/>
        </w:rPr>
        <w:t>Autism spectrum disorder</w:t>
      </w:r>
      <w:r w:rsidRPr="00C01D7C">
        <w:rPr>
          <w:rFonts w:ascii="Helvetica" w:eastAsiaTheme="minorEastAsia" w:hAnsi="Helvetica" w:cs="Helvetica"/>
          <w:b/>
          <w:bCs/>
          <w:i/>
          <w:iCs/>
        </w:rPr>
        <w:t xml:space="preserve"> model implementation</w:t>
      </w:r>
      <w:r w:rsidRPr="00752AEF">
        <w:rPr>
          <w:rFonts w:ascii="Helvetica" w:eastAsiaTheme="minorEastAsia" w:hAnsi="Helvetica" w:cs="Helvetica"/>
          <w:b/>
          <w:bCs/>
          <w:i/>
          <w:iCs/>
        </w:rPr>
        <w:t>.</w:t>
      </w:r>
      <w:r>
        <w:rPr>
          <w:rFonts w:ascii="Helvetica" w:eastAsiaTheme="minorEastAsia" w:hAnsi="Helvetica" w:cs="Helvetica"/>
        </w:rPr>
        <w:t xml:space="preserve"> </w:t>
      </w:r>
      <w:r w:rsidRPr="0031070C">
        <w:rPr>
          <w:rFonts w:ascii="Helvetica" w:eastAsiaTheme="minorEastAsia" w:hAnsi="Helvetica" w:cs="Helvetica"/>
        </w:rPr>
        <w:t xml:space="preserve">Converging evidence implicates specific synaptic alterations in the sensory processing differences observed in </w:t>
      </w:r>
      <w:r>
        <w:rPr>
          <w:rFonts w:ascii="Helvetica" w:eastAsiaTheme="minorEastAsia" w:hAnsi="Helvetica" w:cs="Helvetica"/>
        </w:rPr>
        <w:t xml:space="preserve">ASD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{"citationID":"wxULcjZ9","properties":{"formattedCitation":"(Chen et al., 2020; Robertson &amp; Baron-Cohen, 2017; Siemann et al., 2017)","plainCitation":"(Chen et al., 2020; Robertson &amp; Baron-Cohen, 2017; Siemann et al., 2017)","noteIndex":0},"citationItems":[{"id":1059,"uris":["http://zotero.org/users/17556725/items/GHFJQQTU"],"itemData":{"id":1059,"type":"article-journal","abstract":"Hyper-reactivity to sensory input is a common and debilitating symptom in individuals with autism spectrum disorders (ASD), but the neural basis underlying sensory abnormality is not completely understood. Here we examined the neural representations of sensory perception in the neocortex of a Shank3B-/- mouse model of ASD. Male and female Shank3B-/- mice were more sensitive to relatively weak tactile stimulation in a vibrissa motion detection task. In vivo population calcium imaging in vibrissa primary somatosensory cortex (vS1) revealed increased spontaneous and stimulus-evoked firing in pyramidal neurons but reduced activity in interneurons. Preferential deletion of Shank3 in vS1 inhibitory interneurons led to pyramidal neuron hyperactivity and increased stimulus sensitivity in the vibrissa motion detection task. These findings provide evidence that cortical GABAergic interneuron dysfunction plays a key role in sensory hyper-reactivity in a Shank3 mouse model of ASD and identify a potential cellular target for exploring therapeutic interventions.","container-title":"Nature Neuroscience","DOI":"10.1038/s41593-020-0598-6","ISSN":"1546-1726","issue":"4","journalAbbreviation":"Nat Neurosci","language":"eng","note":"PMID: 32123378\nPMCID: PMC7131894","page":"520-532","source":"PubMed","title":"Dysfunction of cortical GABAergic neurons leads to sensory hyper-reactivity in a Shank3 mouse model of ASD","volume":"23","author":[{"family":"Chen","given":"Qian"},{"family":"Deister","given":"Christopher A."},{"family":"Gao","given":"Xian"},{"family":"Guo","given":"Baolin"},{"family":"Lynn-Jones","given":"Taylor"},{"family":"Chen","given":"Naiyan"},{"family":"Wells","given":"Michael F."},{"family":"Liu","given":"Runpeng"},{"family":"Goard","given":"Michael J."},{"family":"Dimidschstein","given":"Jordane"},{"family":"Feng","given":"Shijing"},{"family":"Shi","given":"Yiwu"},{"family":"Liao","given":"Weiping"},{"family":"Lu","given":"Zhonghua"},{"family":"Fishell","given":"Gord"},{"family":"Moore","given":"Christopher I."},{"family":"Feng","given":"Guoping"}],"issued":{"date-parts":[["2020",4]]}}},{"id":20,"uris":["http://zotero.org/users/17556725/items/8L437LZL","http://zotero.org/users/17556725/items/JM953EIX"],"itemData":{"id":20,"type":"article-journal","abstract":"Autism is a complex neurodevelopmental condition, and little is known about its neurobiology. Much of autism research has focused on the social, communication and cognitive difficulties associated with the condition. However, the recent revision of the diagnostic criteria for autism has brought another key domain of autistic experience into focus: sensory processing. Here, we review the properties of sensory processing in autism and discuss recent computational and neurobiological insights arising from attention to these behaviours. We argue that sensory traits have important implications for the development of animal and computational models of the condition. Finally, we consider how difficulties in sensory processing may relate to the other domains of behaviour that characterize autism.","container-title":"Nature Reviews. Neuroscience","DOI":"10.1038/nrn.2017.112","ISSN":"1471-0048","issue":"11","journalAbbreviation":"Nat Rev Neurosci","language":"eng","note":"PMID: 28951611","page":"671-684","source":"PubMed","title":"Sensory perception in autism","volume":"18","author":[{"family":"Robertson","given":"Caroline E."},{"family":"Baron-Cohen","given":"Simon"}],"issued":{"date-parts":[["2017",11]]}}},{"id":492,"uris":["http://zotero.org/users/local/A6cX1jTK/items/LC82RYZP","http://zotero.org/users/17556725/items/LC82RYZP","http://zotero.org/users/17556725/items/SLYRNEZ2"],"itemData":{"id":492,"type":"article-journal","abstract":"Altered sensory processing is observed in many children with autism spectrum disorder (ASD), with growing evidence that these impairments extend to the integration of information across the different senses (that is, multisensory function). The serotonin system has an important role in sensory development and function, and alterations of serotonergic signaling have been suggested to have a role in ASD. A gain-of-function coding variant in the serotonin transporter (SERT) associates with sensory aversion in humans, and when expressed in mice produces traits associated with ASD, including disruptions in social and communicative function and repetitive behaviors. The current study set out to test whether these mice also exhibit changes in multisensory function when compared with wild-type (WT) animals on the same genetic background. Mice were trained to respond to auditory and visual stimuli independently before being tested under visual, auditory and paired audiovisual (multisensory) conditions. WT mice exhibited significant gains in response accuracy under audiovisual conditions. In contrast, although the SERT mutant animals learned the auditory and visual tasks comparably to WT littermates, they failed to show behavioral gains under multisensory conditions. We believe these results provide the first behavioral evidence of multisensory deficits in a genetic mouse model related to ASD and implicate the serotonin system in multisensory processing and in the multisensory changes seen in ASD.","container-title":"Translational Psychiatry","DOI":"10.1038/tp.2017.17","ISSN":"2158-3188","issue":"3","journalAbbreviation":"Transl Psychiatry","note":"PMID: 28323282\nPMCID: PMC5416665","page":"e1067","source":"PubMed Central","title":"An autism-associated serotonin transporter variant disrupts multisensory processing","volume":"7","author":[{"family":"Siemann","given":"J K"},{"family":"Muller","given":"C L"},{"family":"Forsberg","given":"C G"},{"family":"Blakely","given":"R D"},{"family":"Veenstra-VanderWeele","given":"J"},{"family":"Wallace","given":"M T"}],"issued":{"date-parts":[["2017",3]]}}}],"schema":"https://github.com/citation-style-language/schema/raw/master/csl-citation.json"} </w:instrText>
      </w:r>
      <w:r>
        <w:rPr>
          <w:rFonts w:ascii="Helvetica" w:eastAsiaTheme="minorEastAsia" w:hAnsi="Helvetica" w:cs="Helvetica"/>
        </w:rPr>
        <w:fldChar w:fldCharType="separate"/>
      </w:r>
      <w:r w:rsidRPr="00E23403">
        <w:rPr>
          <w:rFonts w:ascii="Helvetica" w:hAnsi="Helvetica" w:cs="Helvetica"/>
        </w:rPr>
        <w:t>(Chen et al., 2020; Robertson &amp; Baron-Cohen, 2017; Siemann et al., 2017)</w:t>
      </w:r>
      <w:r>
        <w:rPr>
          <w:rFonts w:ascii="Helvetica" w:eastAsiaTheme="minorEastAsia" w:hAnsi="Helvetica" w:cs="Helvetica"/>
        </w:rPr>
        <w:fldChar w:fldCharType="end"/>
      </w:r>
      <w:r w:rsidRPr="0031070C">
        <w:rPr>
          <w:rFonts w:ascii="Helvetica" w:eastAsiaTheme="minorEastAsia" w:hAnsi="Helvetica" w:cs="Helvetica"/>
        </w:rPr>
        <w:t xml:space="preserve">. We instantiated these findings through targeted parameter modifications that preserved overall network architecture while selectively altering synaptic transmission properties. NMDA conductance was reduced by </w:t>
      </w:r>
      <w:r>
        <w:rPr>
          <w:rFonts w:ascii="Helvetica" w:eastAsiaTheme="minorEastAsia" w:hAnsi="Helvetica" w:cs="Helvetica"/>
        </w:rPr>
        <w:t>6</w:t>
      </w:r>
      <w:r w:rsidRPr="0031070C">
        <w:rPr>
          <w:rFonts w:ascii="Helvetica" w:eastAsiaTheme="minorEastAsia" w:hAnsi="Helvetica" w:cs="Helvetica"/>
        </w:rPr>
        <w:t>0% (from 0.</w:t>
      </w:r>
      <w:r>
        <w:rPr>
          <w:rFonts w:ascii="Helvetica" w:eastAsiaTheme="minorEastAsia" w:hAnsi="Helvetica" w:cs="Helvetica"/>
        </w:rPr>
        <w:t>05</w:t>
      </w:r>
      <w:r w:rsidRPr="0031070C">
        <w:rPr>
          <w:rFonts w:ascii="Helvetica" w:eastAsiaTheme="minorEastAsia" w:hAnsi="Helvetica" w:cs="Helvetica"/>
        </w:rPr>
        <w:t xml:space="preserve"> to 0.0</w:t>
      </w:r>
      <w:r>
        <w:rPr>
          <w:rFonts w:ascii="Helvetica" w:eastAsiaTheme="minorEastAsia" w:hAnsi="Helvetica" w:cs="Helvetica"/>
        </w:rPr>
        <w:t>2</w:t>
      </w:r>
      <w:r w:rsidRPr="0031070C">
        <w:rPr>
          <w:rFonts w:ascii="Helvetica" w:eastAsiaTheme="minorEastAsia" w:hAnsi="Helvetica" w:cs="Helvetica"/>
        </w:rPr>
        <w:t xml:space="preserve"> normalized units), directly </w:t>
      </w:r>
      <w:r w:rsidRPr="0031070C">
        <w:rPr>
          <w:rFonts w:ascii="Helvetica" w:eastAsiaTheme="minorEastAsia" w:hAnsi="Helvetica" w:cs="Helvetica"/>
        </w:rPr>
        <w:lastRenderedPageBreak/>
        <w:t>modelling the decreased NMDA receptor expression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{"citationID":"byGgdNnd","properties":{"formattedCitation":"(Gandal et al., 2012)","plainCitation":"(Gandal et al., 2012)","noteIndex":0},"citationItems":[{"id":1049,"uris":["http://zotero.org/users/17556725/items/XIBTCTAL"],"itemData":{"id":1049,"type":"article-journal","abstract":"Reduced NMDA-receptor (NMDAR) function has been implicated in the pathophysiology of neuropsychiatric disease, most strongly in schizophrenia but also recently in autism spectrum disorders (ASD). To determine the direct contribution of NMDAR dysfunction to disease phenotypes, a mouse model with constitutively reduced expression of the obligatory NR1 subunit has been developed and extensively investigated. Adult NR1(neo-/-) mice show multiple abnormal behaviors, including reduced social interactions, locomotor hyperactivity, self-injury, deficits in prepulse inhibition (PPI) and sensory hypersensitivity, among others. Whereas such phenotypes have largely been interpreted in the context of schizophrenia, these behavioral abnormalities are rather non-specific and are frequently present across models of diseases characterized by negative symptom domains. This study investigated auditory electrophysiological and behavioral paradigms relevant to autism, to determine whether NMDAR hypofunction may be more consistent with adult ASD-like phenotypes. Indeed, transgenic mice showed behavioral deficits relevant to all core ASD symptoms, including decreased social interactions, altered ultrasonic vocalizations and increased repetitive behaviors. NMDAR disruption recapitulated clinical endophenotypes including reduced PPI, auditory-evoked response N1 latency delay and reduced gamma synchrony. Auditory electrophysiological abnormalities more closely resembled those seen in clinical studies of autism than schizophrenia. These results suggest that NMDAR hypofunction may be associated with a continuum of neuropsychiatric diseases, including schizophrenia and autism. Neural synchrony abnormalities suggest an imbalance of glutamatergic and GABAergic coupling and may provide a target, along with behavioral phenotypes, for preclinical screening of novel therapeutics.","container-title":"Genes, Brain, and Behavior","DOI":"10.1111/j.1601-183X.2012.00816.x","ISSN":"1601-183X","issue":"6","journalAbbreviation":"Genes Brain Behav","language":"eng","note":"PMID: 22726567\nPMCID: PMC3808979","page":"740-750","source":"PubMed","title":"Mice with reduced NMDA receptor expression: more consistent with autism than schizophrenia?","title-short":"Mice with reduced NMDA receptor expression","volume":"11","author":[{"family":"Gandal","given":"M. J."},{"family":"Anderson","given":"R. L."},{"family":"Billingslea","given":"E. N."},{"family":"Carlson","given":"G. C."},{"family":"Roberts","given":"T. P. L."},{"family":"Siegel","given":"S. J."}],"issued":{"date-parts":[["2012",8]]}}}],"schema":"https://github.com/citation-style-language/schema/raw/master/csl-citation.json"} </w:instrText>
      </w:r>
      <w:r>
        <w:rPr>
          <w:rFonts w:ascii="Helvetica" w:eastAsiaTheme="minorEastAsia" w:hAnsi="Helvetica" w:cs="Helvetica"/>
        </w:rPr>
        <w:fldChar w:fldCharType="separate"/>
      </w:r>
      <w:r w:rsidRPr="00E56188">
        <w:rPr>
          <w:rFonts w:ascii="Helvetica" w:hAnsi="Helvetica" w:cs="Helvetica"/>
        </w:rPr>
        <w:t>(Gandal et al., 2012)</w:t>
      </w:r>
      <w:r>
        <w:rPr>
          <w:rFonts w:ascii="Helvetica" w:eastAsiaTheme="minorEastAsia" w:hAnsi="Helvetica" w:cs="Helvetica"/>
        </w:rPr>
        <w:fldChar w:fldCharType="end"/>
      </w:r>
      <w:r w:rsidRPr="0031070C">
        <w:rPr>
          <w:rFonts w:ascii="Helvetica" w:eastAsiaTheme="minorEastAsia" w:hAnsi="Helvetica" w:cs="Helvetica"/>
        </w:rPr>
        <w:t xml:space="preserve">, particularly of GluN2B subunits, reported in postmortem studies of autistic individuals. </w:t>
      </w:r>
      <w:r>
        <w:rPr>
          <w:rFonts w:ascii="Helvetica" w:eastAsiaTheme="minorEastAsia" w:hAnsi="Helvetica" w:cs="Helvetica"/>
        </w:rPr>
        <w:t>We then modelled for NMDA hyper-expression, by setting the NMDA conductance at 0.</w:t>
      </w:r>
      <w:r w:rsidR="002350BC">
        <w:rPr>
          <w:rFonts w:ascii="Helvetica" w:eastAsiaTheme="minorEastAsia" w:hAnsi="Helvetica" w:cs="Helvetica"/>
        </w:rPr>
        <w:t>2</w:t>
      </w:r>
      <w:r>
        <w:rPr>
          <w:rFonts w:ascii="Helvetica" w:eastAsiaTheme="minorEastAsia" w:hAnsi="Helvetica" w:cs="Helvetica"/>
        </w:rPr>
        <w:t xml:space="preserve">, which is a </w:t>
      </w:r>
      <w:r w:rsidR="002350BC">
        <w:rPr>
          <w:rFonts w:ascii="Helvetica" w:eastAsiaTheme="minorEastAsia" w:hAnsi="Helvetica" w:cs="Helvetica"/>
        </w:rPr>
        <w:t>four</w:t>
      </w:r>
      <w:r>
        <w:rPr>
          <w:rFonts w:ascii="Helvetica" w:eastAsiaTheme="minorEastAsia" w:hAnsi="Helvetica" w:cs="Helvetica"/>
        </w:rPr>
        <w:t xml:space="preserve">fold increase from the training baseline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{"citationID":"KmLpUXQx","properties":{"formattedCitation":"(Marotta et al., 2020)","plainCitation":"(Marotta et al., 2020)","noteIndex":0},"citationItems":[{"id":1052,"uris":["http://zotero.org/users/17556725/items/DRJ8QNZE"],"itemData":{"id":1052,"type":"article-journal","abstract":"Autism spectrum disorder (ASD) refers to complex neurobehavioral and neurodevelopmental conditions characterized by impaired social interaction and communication, restricted and repetitive patterns of behavior or interests, and altered sensory processing. Environmental, immunological, genetic, and epigenetic factors are implicated in the pathophysiology of autism and provoke the occurrence of neuroanatomical and neurochemical events relatively early in the development of the central nervous system. Many neurochemical pathways are involved in determining ASD; however, how these complex networks interact and cause the onset of the core symptoms of autism remains unclear. Further studies on neurochemical alterations in autism are necessary to clarify the early neurodevelopmental variations behind the enormous heterogeneity of autism spectrum disorder, and therefore lead to new approaches for the treatment and prevention of autism. In this review, we aim to delineate the state-of-the-art main research findings about the neurochemical alterations in autism etiology, and focuses on gamma aminobutyric acid (GABA) and glutamate, serotonin, dopamine, N-acetyl aspartate, oxytocin and arginine-vasopressin, melatonin, vitamin D, orexin, endogenous opioids, and acetylcholine. We also aim to suggest a possible related therapeutic approach that could improve the quality of ASD interventions. Over one hundred references were collected through electronic database searching in Medline and EMBASE (Ovid), Scopus (Elsevier), ERIC (Proquest), PubMed, and the Web of Science (ISI).","container-title":"Brain Sciences","DOI":"10.3390/brainsci10030163","ISSN":"2076-3425","issue":"3","language":"en","license":"http://creativecommons.org/licenses/by/3.0/","note":"publisher: Multidisciplinary Digital Publishing Institute","page":"163","source":"www.mdpi.com","title":"The Neurochemistry of Autism","volume":"10","author":[{"family":"Marotta","given":"Rosa"},{"family":"Risoleo","given":"Maria C."},{"family":"Messina","given":"Giovanni"},{"family":"Parisi","given":"Lucia"},{"family":"Carotenuto","given":"Marco"},{"family":"Vetri","given":"Luigi"},{"family":"Roccella","given":"Michele"}],"issued":{"date-parts":[["2020",3]]}}}],"schema":"https://github.com/citation-style-language/schema/raw/master/csl-citation.json"} </w:instrText>
      </w:r>
      <w:r>
        <w:rPr>
          <w:rFonts w:ascii="Helvetica" w:eastAsiaTheme="minorEastAsia" w:hAnsi="Helvetica" w:cs="Helvetica"/>
        </w:rPr>
        <w:fldChar w:fldCharType="separate"/>
      </w:r>
      <w:r w:rsidRPr="00131A28">
        <w:rPr>
          <w:rFonts w:ascii="Helvetica" w:hAnsi="Helvetica" w:cs="Helvetica"/>
        </w:rPr>
        <w:t>(Marotta et al., 2020)</w:t>
      </w:r>
      <w:r>
        <w:rPr>
          <w:rFonts w:ascii="Helvetica" w:eastAsiaTheme="minorEastAsia" w:hAnsi="Helvetica" w:cs="Helvetica"/>
        </w:rPr>
        <w:fldChar w:fldCharType="end"/>
      </w:r>
      <w:r>
        <w:rPr>
          <w:rFonts w:ascii="Helvetica" w:eastAsiaTheme="minorEastAsia" w:hAnsi="Helvetica" w:cs="Helvetica"/>
        </w:rPr>
        <w:t>. These alterations</w:t>
      </w:r>
      <w:r w:rsidRPr="0031070C">
        <w:rPr>
          <w:rFonts w:ascii="Helvetica" w:eastAsiaTheme="minorEastAsia" w:hAnsi="Helvetica" w:cs="Helvetica"/>
        </w:rPr>
        <w:t xml:space="preserve"> </w:t>
      </w:r>
      <w:r>
        <w:rPr>
          <w:rFonts w:ascii="Helvetica" w:eastAsiaTheme="minorEastAsia" w:hAnsi="Helvetica" w:cs="Helvetica"/>
        </w:rPr>
        <w:t>affected</w:t>
      </w:r>
      <w:r w:rsidRPr="0031070C">
        <w:rPr>
          <w:rFonts w:ascii="Helvetica" w:eastAsiaTheme="minorEastAsia" w:hAnsi="Helvetica" w:cs="Helvetica"/>
        </w:rPr>
        <w:t xml:space="preserve"> the slow integrative component of excitatory transmission without affecting fast AMPA-mediated responses.</w:t>
      </w:r>
    </w:p>
    <w:p w14:paraId="13EBB61D" w14:textId="3399F22F" w:rsidR="00F55ACC" w:rsidRDefault="00B063EB" w:rsidP="00F55ACC">
      <w:pPr>
        <w:spacing w:after="0" w:line="360" w:lineRule="auto"/>
        <w:ind w:firstLine="720"/>
        <w:jc w:val="both"/>
        <w:rPr>
          <w:ins w:id="9" w:author="Vishnu Mohan" w:date="2026-04-02T15:15:00Z" w16du:dateUtc="2026-04-02T04:15:00Z"/>
          <w:rFonts w:ascii="Helvetica" w:eastAsiaTheme="minorEastAsia" w:hAnsi="Helvetica" w:cs="Helvetica"/>
        </w:rPr>
      </w:pPr>
      <w:r>
        <w:rPr>
          <w:rFonts w:ascii="Helvetica" w:eastAsiaTheme="minorEastAsia" w:hAnsi="Helvetica" w:cs="Helvetica"/>
        </w:rPr>
        <w:t xml:space="preserve">In addition to synaptic mechanisms, alterations in network and neuronal dynamics have also been implicated in ASD pathology. One such observation frequently linked to differences in responses is altered E/I balance. </w:t>
      </w:r>
      <w:proofErr w:type="spellStart"/>
      <w:r>
        <w:rPr>
          <w:rFonts w:ascii="Helvetica" w:eastAsiaTheme="minorEastAsia" w:hAnsi="Helvetica" w:cs="Helvetica"/>
        </w:rPr>
        <w:t>W</w:t>
      </w:r>
      <w:ins w:id="10" w:author="Vishnu Mohan" w:date="2026-04-02T15:35:00Z" w16du:dateUtc="2026-04-02T04:35:00Z">
        <w:r w:rsidR="005246DC" w:rsidRPr="005246DC">
          <w:rPr>
            <w:rFonts w:ascii="Helvetica" w:eastAsiaTheme="minorEastAsia" w:hAnsi="Helvetica" w:cs="Helvetica"/>
          </w:rPr>
          <w:t xml:space="preserve"> </w:t>
        </w:r>
        <w:r w:rsidR="005246DC">
          <w:rPr>
            <w:rFonts w:ascii="Helvetica" w:eastAsiaTheme="minorEastAsia" w:hAnsi="Helvetica" w:cs="Helvetica"/>
          </w:rPr>
          <w:t>e</w:t>
        </w:r>
        <w:proofErr w:type="spellEnd"/>
        <w:r w:rsidR="005246DC">
          <w:rPr>
            <w:rFonts w:ascii="Helvetica" w:eastAsiaTheme="minorEastAsia" w:hAnsi="Helvetica" w:cs="Helvetica"/>
          </w:rPr>
          <w:t xml:space="preserve"> attempted to replicate t</w:t>
        </w:r>
        <w:r w:rsidR="005246DC" w:rsidRPr="0031070C">
          <w:rPr>
            <w:rFonts w:ascii="Helvetica" w:eastAsiaTheme="minorEastAsia" w:hAnsi="Helvetica" w:cs="Helvetica"/>
          </w:rPr>
          <w:t xml:space="preserve">he elevated </w:t>
        </w:r>
        <w:r w:rsidR="005246DC">
          <w:rPr>
            <w:rFonts w:ascii="Helvetica" w:eastAsiaTheme="minorEastAsia" w:hAnsi="Helvetica" w:cs="Helvetica"/>
          </w:rPr>
          <w:t>E/I balance</w:t>
        </w:r>
        <w:r w:rsidR="005246DC" w:rsidRPr="0031070C">
          <w:rPr>
            <w:rFonts w:ascii="Helvetica" w:eastAsiaTheme="minorEastAsia" w:hAnsi="Helvetica" w:cs="Helvetica"/>
          </w:rPr>
          <w:t xml:space="preserve"> observed in ASD by proportionally reducing inhibitory tone</w:t>
        </w:r>
        <w:r w:rsidR="005246DC">
          <w:rPr>
            <w:rFonts w:ascii="Helvetica" w:eastAsiaTheme="minorEastAsia" w:hAnsi="Helvetica" w:cs="Helvetica"/>
          </w:rPr>
          <w:t xml:space="preserve">, by reducing </w:t>
        </w:r>
        <w:r w:rsidR="005246DC" w:rsidRPr="0031070C">
          <w:rPr>
            <w:rFonts w:ascii="Helvetica" w:eastAsiaTheme="minorEastAsia" w:hAnsi="Helvetica" w:cs="Helvetica"/>
          </w:rPr>
          <w:t>feed</w:t>
        </w:r>
        <w:r w:rsidR="005246DC">
          <w:rPr>
            <w:rFonts w:ascii="Helvetica" w:eastAsiaTheme="minorEastAsia" w:hAnsi="Helvetica" w:cs="Helvetica"/>
          </w:rPr>
          <w:t>forward</w:t>
        </w:r>
        <w:r w:rsidR="005246DC" w:rsidRPr="0031070C">
          <w:rPr>
            <w:rFonts w:ascii="Helvetica" w:eastAsiaTheme="minorEastAsia" w:hAnsi="Helvetica" w:cs="Helvetica"/>
          </w:rPr>
          <w:t xml:space="preserve"> inhibition </w:t>
        </w:r>
        <w:r w:rsidR="005246DC">
          <w:rPr>
            <w:rFonts w:ascii="Helvetica" w:eastAsiaTheme="minorEastAsia" w:hAnsi="Helvetica" w:cs="Helvetica"/>
          </w:rPr>
          <w:t xml:space="preserve">by 20% </w:t>
        </w:r>
        <w:r w:rsidR="005246DC">
          <w:rPr>
            <w:rFonts w:ascii="Helvetica" w:eastAsiaTheme="minorEastAsia" w:hAnsi="Helvetica" w:cs="Helvetica"/>
          </w:rPr>
          <w:fldChar w:fldCharType="begin"/>
        </w:r>
        <w:r w:rsidR="005246DC">
          <w:rPr>
            <w:rFonts w:ascii="Helvetica" w:eastAsiaTheme="minorEastAsia" w:hAnsi="Helvetica" w:cs="Helvetica"/>
          </w:rPr>
          <w:instrText xml:space="preserve"> ADDIN ZOTERO_ITEM CSL_CITATION {"citationID":"go4p31k4","properties":{"formattedCitation":"(Manyukhina et al., 2022)","plainCitation":"(Manyukhina et al., 2022)","noteIndex":0},"citationItems":[{"id":1054,"uris":["http://zotero.org/users/17556725/items/ZYW4D7AL"],"itemData":{"id":1054,"type":"article-journal","abstract":"Altered neuronal excitation–inhibition (E–I) balance is strongly implicated in ASD. However, it is not known whether the direction and degree of changes in the E–I ratio in individuals with ASD correlates with intellectual disability often associated with this developmental disorder. The spectral slope of the aperiodic 1/f activity reflects the E–I balance at the scale of large neuronal populations and may uncover its putative alternations in individuals with ASD with and without intellectual disability.","container-title":"Molecular Autism","DOI":"10.1186/s13229-022-00498-2","ISSN":"2040-2392","issue":"1","journalAbbreviation":"Molecular Autism","page":"20","source":"BioMed Central","title":"Globally elevated excitation–inhibition ratio in children with autism spectrum disorder and below-average intelligence","volume":"13","author":[{"family":"Manyukhina","given":"Viktoriya O."},{"family":"Prokofyev","given":"Andrey O."},{"family":"Galuta","given":"Ilia A."},{"family":"Goiaeva","given":"Dzerassa E."},{"family":"Obukhova","given":"Tatiana S."},{"family":"Schneiderman","given":"Justin F."},{"family":"Altukhov","given":"Dmitrii I."},{"family":"Stroganova","given":"Tatiana A."},{"family":"Orekhova","given":"Elena V."}],"issued":{"date-parts":[["2022",5,12]]}}}],"schema":"https://github.com/citation-style-language/schema/raw/master/csl-citation.json"} </w:instrText>
        </w:r>
        <w:r w:rsidR="005246DC">
          <w:rPr>
            <w:rFonts w:ascii="Helvetica" w:eastAsiaTheme="minorEastAsia" w:hAnsi="Helvetica" w:cs="Helvetica"/>
          </w:rPr>
          <w:fldChar w:fldCharType="separate"/>
        </w:r>
        <w:r w:rsidR="005246DC" w:rsidRPr="002A6F8D">
          <w:rPr>
            <w:rFonts w:ascii="Helvetica" w:hAnsi="Helvetica" w:cs="Helvetica"/>
          </w:rPr>
          <w:t>(Manyukhina et al., 2022)</w:t>
        </w:r>
        <w:r w:rsidR="005246DC">
          <w:rPr>
            <w:rFonts w:ascii="Helvetica" w:eastAsiaTheme="minorEastAsia" w:hAnsi="Helvetica" w:cs="Helvetica"/>
          </w:rPr>
          <w:fldChar w:fldCharType="end"/>
        </w:r>
        <w:r w:rsidR="005246DC" w:rsidRPr="0031070C">
          <w:rPr>
            <w:rFonts w:ascii="Helvetica" w:eastAsiaTheme="minorEastAsia" w:hAnsi="Helvetica" w:cs="Helvetica"/>
          </w:rPr>
          <w:t>.</w:t>
        </w:r>
        <w:r w:rsidR="005246DC">
          <w:rPr>
            <w:rFonts w:ascii="Helvetica" w:eastAsiaTheme="minorEastAsia" w:hAnsi="Helvetica" w:cs="Helvetica"/>
          </w:rPr>
          <w:t xml:space="preserve"> </w:t>
        </w:r>
      </w:ins>
      <w:r w:rsidRPr="0031070C">
        <w:rPr>
          <w:rFonts w:ascii="Helvetica" w:eastAsiaTheme="minorEastAsia" w:hAnsi="Helvetica" w:cs="Helvetica"/>
        </w:rPr>
        <w:t xml:space="preserve"> These changes weakened the competitive dynamics that normally sharpen spatial tuning and temporal precision. </w:t>
      </w:r>
      <w:ins w:id="11" w:author="Vishnu Mohan" w:date="2026-04-02T15:15:00Z" w16du:dateUtc="2026-04-02T04:15:00Z">
        <w:r w:rsidR="00F55ACC" w:rsidRPr="00F26778">
          <w:rPr>
            <w:rFonts w:ascii="Helvetica" w:eastAsiaTheme="minorEastAsia" w:hAnsi="Helvetica" w:cs="Helvetica"/>
          </w:rPr>
          <w:t xml:space="preserve">To test whether the temporal-widening effect of disinhibition depended on a single parameter choice, we performed a local sensitivity analysis around the two controller setpoints that determine the realized feedforward inhibitory gain across five independently trained checkpoints and re-estimating </w:t>
        </w:r>
        <w:r w:rsidR="00F55ACC">
          <w:rPr>
            <w:rFonts w:ascii="Helvetica" w:eastAsiaTheme="minorEastAsia" w:hAnsi="Helvetica" w:cs="Helvetica"/>
          </w:rPr>
          <w:t>TBW</w:t>
        </w:r>
        <w:r w:rsidR="00F55ACC" w:rsidRPr="00F26778">
          <w:rPr>
            <w:rFonts w:ascii="Helvetica" w:eastAsiaTheme="minorEastAsia" w:hAnsi="Helvetica" w:cs="Helvetica"/>
          </w:rPr>
          <w:t xml:space="preserve"> width using the same fusion-curve fitting procedure described below</w:t>
        </w:r>
        <w:r w:rsidR="00F55ACC">
          <w:rPr>
            <w:rFonts w:ascii="Helvetica" w:eastAsiaTheme="minorEastAsia" w:hAnsi="Helvetica" w:cs="Helvetica"/>
          </w:rPr>
          <w:t>.</w:t>
        </w:r>
      </w:ins>
    </w:p>
    <w:p w14:paraId="77DEE0CD" w14:textId="54B62E48" w:rsidR="00B063EB" w:rsidRDefault="00B063EB" w:rsidP="00B063EB">
      <w:pPr>
        <w:spacing w:after="0" w:line="360" w:lineRule="auto"/>
        <w:ind w:firstLine="720"/>
        <w:jc w:val="both"/>
        <w:rPr>
          <w:rFonts w:ascii="Helvetica" w:eastAsiaTheme="minorEastAsia" w:hAnsi="Helvetica" w:cs="Helvetica"/>
        </w:rPr>
      </w:pPr>
    </w:p>
    <w:p w14:paraId="3C63093E" w14:textId="51E03D0C" w:rsidR="00B063EB" w:rsidRDefault="00B063EB" w:rsidP="00B063EB">
      <w:pPr>
        <w:spacing w:after="0" w:line="360" w:lineRule="auto"/>
        <w:ind w:firstLine="720"/>
        <w:jc w:val="both"/>
        <w:rPr>
          <w:rFonts w:ascii="Helvetica" w:eastAsiaTheme="minorEastAsia" w:hAnsi="Helvetica" w:cs="Helvetica"/>
        </w:rPr>
      </w:pPr>
      <w:r>
        <w:rPr>
          <w:rFonts w:ascii="Helvetica" w:eastAsiaTheme="minorEastAsia" w:hAnsi="Helvetica" w:cs="Helvetica"/>
        </w:rPr>
        <w:t xml:space="preserve">Behavioural differences in ASD have also been linked to decreases in sensory adaptation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{"citationID":"2mbPDVbx","properties":{"formattedCitation":"(Lawson et al., 2015)","plainCitation":"(Lawson et al., 2015)","noteIndex":0},"citationItems":[{"id":1057,"uris":["http://zotero.org/users/17556725/items/ECGMH63R","http://zotero.org/users/17556725/items/9KERTGAM"],"itemData":{"id":1057,"type":"article-journal","abstract":"Reports of sensory disturbance, such as loudness sensitivity or sound intolerance, are ubiquitous in Autism Spectrum Disorder (ASD) but a mechanistic explanation for these perceptual differences is lacking. Here we tested adaptation to loudness, a process that regulates incoming sensory input, in adults with ASD and matched controls. Simple loudness adaptation (SLA) is a fundamental adaptive process that reduces the subjective loudness of quiet steady-state sounds in the environment over time, whereas induced loudness adaptation (ILA) is a means of generating a reduction in the perceived volume of louder sounds. ASD participants showed a striking reduction in magnitude and rate of SLA relative to age and ability-matched typical adults, but in contrast ILA remained intact. Furthermore, rate of SLA predicted sensory sensitivity coping strategies in the ASD group. These results provide the first evidence that compromised neural mechanisms governing fundamental adaptive processes might account for sound sensitivity in ASD.","container-title":"Scientific Reports","DOI":"10.1038/srep16157","ISSN":"2045-2322","issue":"1","journalAbbreviation":"Sci Rep","language":"en","license":"2015 The Author(s)","note":"publisher: Nature Publishing Group","page":"16157","source":"www.nature.com","title":"A striking reduction of simple loudness adaptation in autism","volume":"5","author":[{"family":"Lawson","given":"Rebecca P."},{"family":"Aylward","given":"Jessica"},{"family":"White","given":"Sarah"},{"family":"Rees","given":"Geraint"}],"issued":{"date-parts":[["2015",11,5]]}}}],"schema":"https://github.com/citation-style-language/schema/raw/master/csl-citation.json"}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(Lawson et al., 2015)</w:t>
      </w:r>
      <w:r>
        <w:rPr>
          <w:rFonts w:ascii="Helvetica" w:eastAsiaTheme="minorEastAsia" w:hAnsi="Helvetica" w:cs="Helvetica"/>
        </w:rPr>
        <w:fldChar w:fldCharType="end"/>
      </w:r>
      <w:r w:rsidRPr="0031070C">
        <w:rPr>
          <w:rFonts w:ascii="Helvetica" w:eastAsiaTheme="minorEastAsia" w:hAnsi="Helvetica" w:cs="Helvetica"/>
        </w:rPr>
        <w:t>.</w:t>
      </w:r>
      <w:r>
        <w:rPr>
          <w:rFonts w:ascii="Helvetica" w:eastAsiaTheme="minorEastAsia" w:hAnsi="Helvetica" w:cs="Helvetica"/>
        </w:rPr>
        <w:t xml:space="preserve"> To investigate the extent of change in responses induced by such a decrease, we reduced the neuronal sensory adaptation exhibited by the</w:t>
      </w:r>
      <w:r w:rsidRPr="00FB7799">
        <w:rPr>
          <w:rFonts w:ascii="Helvetica" w:eastAsiaTheme="minorEastAsia" w:hAnsi="Helvetica" w:cs="Helvetica"/>
        </w:rPr>
        <w:t xml:space="preserve"> </w:t>
      </w:r>
      <w:r w:rsidRPr="00A652A5">
        <w:rPr>
          <w:rFonts w:ascii="Helvetica" w:eastAsiaTheme="minorEastAsia" w:hAnsi="Helvetica" w:cs="Helvetica"/>
        </w:rPr>
        <w:t>multisensory</w:t>
      </w:r>
      <w:r>
        <w:rPr>
          <w:rFonts w:ascii="Helvetica" w:eastAsiaTheme="minorEastAsia" w:hAnsi="Helvetica" w:cs="Helvetica"/>
        </w:rPr>
        <w:t xml:space="preserve"> units. We did this by altering the Izhikevich variables of the neurons corresponding to recovery and reset.</w:t>
      </w:r>
      <w:r w:rsidRPr="0031070C">
        <w:rPr>
          <w:rFonts w:ascii="Helvetica" w:eastAsiaTheme="minorEastAsia" w:hAnsi="Helvetica" w:cs="Helvetica"/>
        </w:rPr>
        <w:t xml:space="preserve"> This combination of </w:t>
      </w:r>
      <w:r>
        <w:rPr>
          <w:rFonts w:ascii="Helvetica" w:eastAsiaTheme="minorEastAsia" w:hAnsi="Helvetica" w:cs="Helvetica"/>
        </w:rPr>
        <w:t>altered</w:t>
      </w:r>
      <w:r w:rsidRPr="0031070C">
        <w:rPr>
          <w:rFonts w:ascii="Helvetica" w:eastAsiaTheme="minorEastAsia" w:hAnsi="Helvetica" w:cs="Helvetica"/>
        </w:rPr>
        <w:t xml:space="preserve"> NMDA </w:t>
      </w:r>
      <w:r>
        <w:rPr>
          <w:rFonts w:ascii="Helvetica" w:eastAsiaTheme="minorEastAsia" w:hAnsi="Helvetica" w:cs="Helvetica"/>
        </w:rPr>
        <w:t>conductance</w:t>
      </w:r>
      <w:r w:rsidRPr="0031070C">
        <w:rPr>
          <w:rFonts w:ascii="Helvetica" w:eastAsiaTheme="minorEastAsia" w:hAnsi="Helvetica" w:cs="Helvetica"/>
        </w:rPr>
        <w:t xml:space="preserve">, decreased inhibition, and </w:t>
      </w:r>
      <w:r>
        <w:rPr>
          <w:rFonts w:ascii="Helvetica" w:eastAsiaTheme="minorEastAsia" w:hAnsi="Helvetica" w:cs="Helvetica"/>
        </w:rPr>
        <w:t xml:space="preserve">lower sensory adaptation </w:t>
      </w:r>
      <w:r w:rsidRPr="0031070C">
        <w:rPr>
          <w:rFonts w:ascii="Helvetica" w:eastAsiaTheme="minorEastAsia" w:hAnsi="Helvetica" w:cs="Helvetica"/>
        </w:rPr>
        <w:t>created a coherent model of ASD-related synaptic dysfunction grounded in empirical observations.</w:t>
      </w:r>
    </w:p>
    <w:p w14:paraId="3E66513C" w14:textId="77777777" w:rsidR="00B063EB" w:rsidRDefault="00B063EB" w:rsidP="00B063EB">
      <w:pPr>
        <w:spacing w:after="0" w:line="360" w:lineRule="auto"/>
        <w:jc w:val="both"/>
        <w:rPr>
          <w:rFonts w:ascii="Helvetica" w:eastAsiaTheme="minorEastAsia" w:hAnsi="Helvetica" w:cs="Helvetica"/>
          <w:b/>
          <w:bCs/>
        </w:rPr>
      </w:pPr>
      <w:r w:rsidRPr="0061635C">
        <w:rPr>
          <w:rFonts w:ascii="Helvetica" w:eastAsiaTheme="minorEastAsia" w:hAnsi="Helvetica" w:cs="Helvetica"/>
          <w:b/>
          <w:bCs/>
        </w:rPr>
        <w:t>Behavioural Assays</w:t>
      </w:r>
    </w:p>
    <w:p w14:paraId="0ED10D21" w14:textId="77777777" w:rsidR="00C37B3E" w:rsidRPr="0043513A" w:rsidRDefault="00C03267" w:rsidP="00C37B3E">
      <w:pPr>
        <w:spacing w:after="0" w:line="360" w:lineRule="auto"/>
        <w:jc w:val="both"/>
        <w:rPr>
          <w:rFonts w:ascii="Helvetica" w:eastAsiaTheme="minorEastAsia" w:hAnsi="Helvetica" w:cs="Helvetica"/>
        </w:rPr>
      </w:pPr>
      <w:ins w:id="12" w:author="Vishnu Mohan" w:date="2026-04-02T15:16:00Z" w16du:dateUtc="2026-04-02T04:16:00Z">
        <w:r w:rsidRPr="0043513A">
          <w:rPr>
            <w:rFonts w:ascii="Helvetica" w:eastAsiaTheme="minorEastAsia" w:hAnsi="Helvetica" w:cs="Helvetica"/>
          </w:rPr>
          <w:t>All behavioural assays were performed on trained checkpoints, because the STDP-refined topographic alignment was necessary for stable spatial selectivity and biologically plausible multisensory binding curves</w:t>
        </w:r>
        <w:r>
          <w:rPr>
            <w:rFonts w:ascii="Helvetica" w:eastAsiaTheme="minorEastAsia" w:hAnsi="Helvetica" w:cs="Helvetica"/>
          </w:rPr>
          <w:t xml:space="preserve">. </w:t>
        </w:r>
      </w:ins>
      <w:ins w:id="13" w:author="Vishnu Mohan" w:date="2026-04-02T15:11:00Z" w16du:dateUtc="2026-04-02T04:11:00Z">
        <w:r w:rsidR="007F6247">
          <w:rPr>
            <w:rFonts w:ascii="Helvetica" w:eastAsiaTheme="minorEastAsia" w:hAnsi="Helvetica" w:cs="Helvetica"/>
          </w:rPr>
          <w:t xml:space="preserve">These </w:t>
        </w:r>
        <w:r w:rsidR="007F6247" w:rsidRPr="00C25AD2">
          <w:rPr>
            <w:rFonts w:ascii="Helvetica" w:eastAsiaTheme="minorEastAsia" w:hAnsi="Helvetica" w:cs="Helvetica"/>
          </w:rPr>
          <w:t>assays were performed with long-term STDP/homeostatic updates frozen, while fast within-trial dynamics (AMPA short-term depression and intrinsic adaptation) remained active.</w:t>
        </w:r>
      </w:ins>
    </w:p>
    <w:p w14:paraId="6E48353B" w14:textId="77777777" w:rsidR="00C37B3E" w:rsidRDefault="00C37B3E" w:rsidP="00B063EB">
      <w:pPr>
        <w:spacing w:after="0" w:line="360" w:lineRule="auto"/>
        <w:jc w:val="both"/>
        <w:rPr>
          <w:rFonts w:ascii="Helvetica" w:eastAsiaTheme="minorEastAsia" w:hAnsi="Helvetica" w:cs="Helvetica"/>
          <w:b/>
          <w:bCs/>
        </w:rPr>
      </w:pPr>
    </w:p>
    <w:p w14:paraId="76475019" w14:textId="4713B592" w:rsidR="00B063EB" w:rsidRPr="00F41459" w:rsidRDefault="00B063EB" w:rsidP="00B063EB">
      <w:pPr>
        <w:spacing w:after="0" w:line="360" w:lineRule="auto"/>
        <w:jc w:val="both"/>
        <w:rPr>
          <w:rFonts w:ascii="Helvetica" w:eastAsiaTheme="minorEastAsia" w:hAnsi="Helvetica" w:cs="Helvetica"/>
        </w:rPr>
      </w:pPr>
      <w:r w:rsidRPr="00752AEF">
        <w:rPr>
          <w:rFonts w:ascii="Helvetica" w:eastAsiaTheme="minorEastAsia" w:hAnsi="Helvetica" w:cs="Helvetica"/>
          <w:b/>
          <w:bCs/>
          <w:i/>
          <w:iCs/>
        </w:rPr>
        <w:lastRenderedPageBreak/>
        <w:t>Temporal binding window.</w:t>
      </w:r>
      <w:r>
        <w:rPr>
          <w:rFonts w:ascii="Helvetica" w:eastAsiaTheme="minorEastAsia" w:hAnsi="Helvetica" w:cs="Helvetica"/>
          <w:b/>
          <w:bCs/>
        </w:rPr>
        <w:t xml:space="preserve"> </w:t>
      </w:r>
      <w:r w:rsidRPr="00F41459">
        <w:rPr>
          <w:rFonts w:ascii="Helvetica" w:eastAsiaTheme="minorEastAsia" w:hAnsi="Helvetica" w:cs="Helvetica"/>
        </w:rPr>
        <w:t>The temporal window over which the brain integrates multisensory information provides a fundamental measure of integration capacity</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{"citationID":"jyKCeBMV","properties":{"formattedCitation":"(Marsicano et al., 2022)","plainCitation":"(Marsicano et al., 2022)","noteIndex":0},"citationItems":[{"id":1065,"uris":["http://zotero.org/users/17556725/items/VEAK3YZ7"],"itemData":{"id":1065,"type":"article-journal","abstract":"Natural events are often multisensory, requiring the brain to combine information from the same spatial location and timing, across different senses. The importance of temporal coincidence has led to the introduction of the temporal binding window (TBW) construct, defined as the time range within which multisensory inputs are highly likely to be perceptually bound into a single entity. Anomalies in TBWs have been linked to confused perceptual experiences and inaccurate filtering of sensory inputs coming from different environmental sources. Indeed, larger TBWs have been associated with disorders such as schizophrenia and autism and are also correlated to a higher level of subclinical traits of these conditions in the general population. Here, we tested the feasibility of using a web-based version of a classic audio-visual simultaneity judgment (SJ) task with simple flash-beep stimuli in order to measure multisensory temporal acuity and its relationship with schizotypal traits as measured in the general population. Results show that: (i) the response distribution obtained in the web-based SJ task was strongly similar to those reported by studies carried out in controlled laboratory settings, and (ii) lower multisensory temporal acuity was associated with higher schizotypal traits in the “cognitive-perceptual” domains. Our findings reveal the possibility of adequately using a web-based audio-visual SJ task outside a controlled laboratory setting, available to a more diverse and representative pool of participants. These results provide additional evidence for a close relationship between lower multisensory acuity and the expression of schizotypal traits in the general population.","container-title":"Scientific Reports","DOI":"10.1038/s41598-022-06503-1","ISSN":"2045-2322","issue":"1","journalAbbreviation":"Sci Rep","language":"en","license":"2022 The Author(s)","note":"publisher: Nature Publishing Group","page":"2782","source":"www.nature.com","title":"Lower multisensory temporal acuity in individuals with high schizotypal traits: a web-based study","title-short":"Lower multisensory temporal acuity in individuals with high schizotypal traits","volume":"12","author":[{"family":"Marsicano","given":"Gianluca"},{"family":"Cerpelloni","given":"Filippo"},{"family":"Melcher","given":"David"},{"family":"Ronconi","given":"Luca"}],"issued":{"date-parts":[["2022",2,17]]}}}],"schema":"https://github.com/citation-style-language/schema/raw/master/csl-citation.json"} </w:instrText>
      </w:r>
      <w:r>
        <w:rPr>
          <w:rFonts w:ascii="Helvetica" w:eastAsiaTheme="minorEastAsia" w:hAnsi="Helvetica" w:cs="Helvetica"/>
        </w:rPr>
        <w:fldChar w:fldCharType="separate"/>
      </w:r>
      <w:r w:rsidRPr="0057068A">
        <w:rPr>
          <w:rFonts w:ascii="Helvetica" w:hAnsi="Helvetica" w:cs="Helvetica"/>
        </w:rPr>
        <w:t>(Marsicano et al., 2022)</w:t>
      </w:r>
      <w:r>
        <w:rPr>
          <w:rFonts w:ascii="Helvetica" w:eastAsiaTheme="minorEastAsia" w:hAnsi="Helvetica" w:cs="Helvetica"/>
        </w:rPr>
        <w:fldChar w:fldCharType="end"/>
      </w:r>
      <w:r w:rsidRPr="00F41459">
        <w:rPr>
          <w:rFonts w:ascii="Helvetica" w:eastAsiaTheme="minorEastAsia" w:hAnsi="Helvetica" w:cs="Helvetica"/>
        </w:rPr>
        <w:t xml:space="preserve">. We quantified this window using a psychophysical fusion probability approach, systematically varying audiovisual onset asynchronies from -500 to +500 ms in 10 ms increments, where negative values indicated visual-leading and positive values indicated auditory-leading stimuli. For each offset, we presented </w:t>
      </w:r>
      <w:r>
        <w:rPr>
          <w:rFonts w:ascii="Helvetica" w:eastAsiaTheme="minorEastAsia" w:hAnsi="Helvetica" w:cs="Helvetica"/>
        </w:rPr>
        <w:t>five</w:t>
      </w:r>
      <w:r w:rsidRPr="00F41459">
        <w:rPr>
          <w:rFonts w:ascii="Helvetica" w:eastAsiaTheme="minorEastAsia" w:hAnsi="Helvetica" w:cs="Helvetica"/>
        </w:rPr>
        <w:t>-frame (50 ms) stimulus pulses at 90° azimuth and recorded the integrated multisensory population response over a 100 ms window following the later stimulus onset. This integration period captured both immediate responses and NMDA-mediated sustained activity that bridges temporal gaps between inputs.</w:t>
      </w:r>
    </w:p>
    <w:p w14:paraId="28D8BF1A" w14:textId="7F858982" w:rsidR="00B063EB" w:rsidRDefault="00B063EB" w:rsidP="00B063EB">
      <w:pPr>
        <w:spacing w:after="0" w:line="360" w:lineRule="auto"/>
        <w:ind w:firstLine="720"/>
        <w:jc w:val="both"/>
        <w:rPr>
          <w:rFonts w:ascii="Helvetica" w:eastAsiaTheme="minorEastAsia" w:hAnsi="Helvetica" w:cs="Helvetica"/>
        </w:rPr>
      </w:pPr>
      <w:r w:rsidRPr="00F41459">
        <w:rPr>
          <w:rFonts w:ascii="Helvetica" w:eastAsiaTheme="minorEastAsia" w:hAnsi="Helvetica" w:cs="Helvetica"/>
        </w:rPr>
        <w:t xml:space="preserve">To derive fusion probabilities from neural responses, we transformed the integrated spike counts using a percentile-based normalization that preserved peak structure while mapping responses to a 0-1 probability scale. Specifically, we computed baseline and peak responses using the 10th and 90th percentiles respectively, then applied a soft-clipping transformation to maintain relative differences at high response levels. The resulting fusion probability curve was fit with a </w:t>
      </w:r>
      <w:del w:id="14" w:author="Vishnu Mohan" w:date="2026-04-02T15:48:00Z" w16du:dateUtc="2026-04-02T04:48:00Z">
        <w:r w:rsidRPr="00F41459" w:rsidDel="00576C95">
          <w:rPr>
            <w:rFonts w:ascii="Helvetica" w:eastAsiaTheme="minorEastAsia" w:hAnsi="Helvetica" w:cs="Helvetica"/>
          </w:rPr>
          <w:delText xml:space="preserve">Gaussian </w:delText>
        </w:r>
      </w:del>
      <w:ins w:id="15" w:author="Vishnu Mohan" w:date="2026-04-02T15:48:00Z" w16du:dateUtc="2026-04-02T04:48:00Z">
        <w:r w:rsidR="00576C95">
          <w:rPr>
            <w:rFonts w:ascii="Helvetica" w:eastAsiaTheme="minorEastAsia" w:hAnsi="Helvetica" w:cs="Helvetica"/>
          </w:rPr>
          <w:t>pedestal</w:t>
        </w:r>
        <w:r w:rsidR="00576C95" w:rsidRPr="00F41459">
          <w:rPr>
            <w:rFonts w:ascii="Helvetica" w:eastAsiaTheme="minorEastAsia" w:hAnsi="Helvetica" w:cs="Helvetica"/>
          </w:rPr>
          <w:t xml:space="preserve"> </w:t>
        </w:r>
      </w:ins>
      <w:r w:rsidRPr="00F41459">
        <w:rPr>
          <w:rFonts w:ascii="Helvetica" w:eastAsiaTheme="minorEastAsia" w:hAnsi="Helvetica" w:cs="Helvetica"/>
        </w:rPr>
        <w:t>function, and the temporal binding window was defined as the range of asynchronies maintaining fusion probability above 50%.</w:t>
      </w:r>
      <w:r>
        <w:rPr>
          <w:rFonts w:ascii="Helvetica" w:eastAsiaTheme="minorEastAsia" w:hAnsi="Helvetica" w:cs="Helvetica"/>
        </w:rPr>
        <w:t xml:space="preserve"> </w:t>
      </w:r>
      <w:r w:rsidR="00C37B3E" w:rsidRPr="00631EAE">
        <w:rPr>
          <w:rFonts w:ascii="Helvetica" w:eastAsiaTheme="minorEastAsia" w:hAnsi="Helvetica" w:cs="Helvetica"/>
        </w:rPr>
        <w:t xml:space="preserve">To permit quantitative comparison across conditions, </w:t>
      </w:r>
      <w:r w:rsidR="00C37B3E">
        <w:rPr>
          <w:rFonts w:ascii="Helvetica" w:eastAsiaTheme="minorEastAsia" w:hAnsi="Helvetica" w:cs="Helvetica"/>
        </w:rPr>
        <w:t>TBW</w:t>
      </w:r>
      <w:r w:rsidR="00C37B3E" w:rsidRPr="00631EAE">
        <w:rPr>
          <w:rFonts w:ascii="Helvetica" w:eastAsiaTheme="minorEastAsia" w:hAnsi="Helvetica" w:cs="Helvetica"/>
        </w:rPr>
        <w:t xml:space="preserve"> width was estimated separately for each checkpoint using the same 50% criterion psychometric fit applied to the fusion curves, and between-condition separation was summarized with Cohen’s d.</w:t>
      </w:r>
      <w:r w:rsidR="00C37B3E">
        <w:rPr>
          <w:rFonts w:ascii="Helvetica" w:eastAsiaTheme="minorEastAsia" w:hAnsi="Helvetica" w:cs="Helvetica"/>
        </w:rPr>
        <w:t xml:space="preserve"> </w:t>
      </w:r>
      <w:r w:rsidRPr="00E16971">
        <w:rPr>
          <w:rFonts w:ascii="Helvetica" w:eastAsiaTheme="minorEastAsia" w:hAnsi="Helvetica" w:cs="Helvetica"/>
        </w:rPr>
        <w:t>This metric directly relates to psychophysical measurements of perceived simultaneity in human subjects, where individuals with ASD consistently show broader temporal windows indicating less precise coincidence detection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{"citationID":"KK9VAI3J","properties":{"formattedCitation":"(Vogel et al., 2022)","plainCitation":"(Vogel et al., 2022)","noteIndex":0},"citationItems":[{"id":1067,"uris":["http://zotero.org/users/17556725/items/I7TJ9M5A"],"itemData":{"id":1067,"type":"article-journal","abstract":"Differences in predictive processing are considered amongst the prime candidates for mechanisms underlying different symptoms of autism spectrum disorder (ASD). A particularly valuable paradigm to investigate these processes is temporal binding (TB) assessed through time estimation tasks. In this study, we report on two separate experiments using a TB task designed to assess the influence of top-down social information on action event related TB. Both experiments were performed with a group of individuals diagnosed with ASD and a matched group without ASD. The results replicate earlier findings on a pronounced social hyperbinding for social action-event sequences and extend them to persons with ASD. Hyperbinding however, is less pronounced in the group with ASD as compared to the group without ASD. We interpret our results as indicative of a reduced predictive processing during social interaction. This reduction most likely results from differences in the integration of top-down social information into action-event monitoring. We speculate that this corresponds to differences in mentalizing processes in ASD.","container-title":"Scientific Reports","DOI":"10.1038/s41598-022-19309-y","ISSN":"2045-2322","issue":"1","journalAbbreviation":"Sci Rep","language":"en","license":"2022 The Author(s)","note":"publisher: Nature Publishing Group","page":"14853","source":"www.nature.com","title":"Temporal binding of social events less pronounced in individuals with Autism Spectrum Disorder","volume":"12","author":[{"family":"Vogel","given":"David H. V."},{"family":"Jording","given":"Mathis"},{"family":"Esser","given":"Carolin"},{"family":"Conrad","given":"Amelie"},{"family":"Weiss","given":"Peter H."},{"family":"Vogeley","given":"Kai"}],"issued":{"date-parts":[["2022",9,1]]}}}],"schema":"https://github.com/citation-style-language/schema/raw/master/csl-citation.json"} </w:instrText>
      </w:r>
      <w:r>
        <w:rPr>
          <w:rFonts w:ascii="Helvetica" w:eastAsiaTheme="minorEastAsia" w:hAnsi="Helvetica" w:cs="Helvetica"/>
        </w:rPr>
        <w:fldChar w:fldCharType="separate"/>
      </w:r>
      <w:r w:rsidRPr="00342F01">
        <w:rPr>
          <w:rFonts w:ascii="Helvetica" w:hAnsi="Helvetica" w:cs="Helvetica"/>
        </w:rPr>
        <w:t>(Vogel et al., 2022)</w:t>
      </w:r>
      <w:r>
        <w:rPr>
          <w:rFonts w:ascii="Helvetica" w:eastAsiaTheme="minorEastAsia" w:hAnsi="Helvetica" w:cs="Helvetica"/>
        </w:rPr>
        <w:fldChar w:fldCharType="end"/>
      </w:r>
      <w:r w:rsidRPr="00E16971">
        <w:rPr>
          <w:rFonts w:ascii="Helvetica" w:eastAsiaTheme="minorEastAsia" w:hAnsi="Helvetica" w:cs="Helvetica"/>
        </w:rPr>
        <w:t>.</w:t>
      </w:r>
    </w:p>
    <w:p w14:paraId="1E281134" w14:textId="77777777" w:rsidR="00B063EB" w:rsidRPr="000A150C" w:rsidRDefault="00B063EB" w:rsidP="00B063EB">
      <w:pPr>
        <w:spacing w:before="120" w:after="0" w:line="360" w:lineRule="auto"/>
        <w:jc w:val="both"/>
        <w:rPr>
          <w:rFonts w:ascii="Helvetica" w:eastAsiaTheme="minorEastAsia" w:hAnsi="Helvetica" w:cs="Helvetica"/>
        </w:rPr>
      </w:pPr>
      <w:r w:rsidRPr="00752AEF">
        <w:rPr>
          <w:rFonts w:ascii="Helvetica" w:eastAsiaTheme="minorEastAsia" w:hAnsi="Helvetica" w:cs="Helvetica"/>
          <w:b/>
          <w:bCs/>
          <w:i/>
          <w:iCs/>
        </w:rPr>
        <w:t>Spatial binding window (SBW).</w:t>
      </w:r>
      <w:r>
        <w:rPr>
          <w:rFonts w:ascii="Helvetica" w:eastAsiaTheme="minorEastAsia" w:hAnsi="Helvetica" w:cs="Helvetica"/>
          <w:b/>
          <w:bCs/>
        </w:rPr>
        <w:t xml:space="preserve"> </w:t>
      </w:r>
      <w:r w:rsidRPr="000A150C">
        <w:rPr>
          <w:rFonts w:ascii="Helvetica" w:eastAsiaTheme="minorEastAsia" w:hAnsi="Helvetica" w:cs="Helvetica"/>
        </w:rPr>
        <w:t>While temporal alignment provides one binding cue, spatial congruence offers another critical constraint on multisensory integration. We assessed the network's spatial binding characteristics by presenting simultaneous audiovisual stimuli with systematically varied spatial disparities ranging from 0° to 80°. For each disparity level, we ran multiple trials with randomized absolute locations while maintaining the specified angular separation. The network's multisensory response pattern was analysed to determine whether it exhibited a single unified peak (indicating perceptual fusion) or multiple distinct peaks (indicating segregated processing).</w:t>
      </w:r>
    </w:p>
    <w:p w14:paraId="0228B9AF" w14:textId="504FC652" w:rsidR="00B063EB" w:rsidRDefault="00B063EB" w:rsidP="00B063EB">
      <w:pPr>
        <w:spacing w:after="0" w:line="360" w:lineRule="auto"/>
        <w:ind w:firstLine="720"/>
        <w:jc w:val="both"/>
        <w:rPr>
          <w:rFonts w:ascii="Helvetica" w:eastAsiaTheme="minorEastAsia" w:hAnsi="Helvetica" w:cs="Helvetica"/>
        </w:rPr>
      </w:pPr>
      <w:r w:rsidRPr="000A150C">
        <w:rPr>
          <w:rFonts w:ascii="Helvetica" w:eastAsiaTheme="minorEastAsia" w:hAnsi="Helvetica" w:cs="Helvetica"/>
        </w:rPr>
        <w:lastRenderedPageBreak/>
        <w:t>We employed automated peak detection with Gaussian smoothing (σ = 2 neurons) to identify response maxima. A response was classified as "fused" if it contained a single peak above 20% of maximum amplitude, or if multiple peaks existed but the valley between them exceeded 60% of the lower peak height</w:t>
      </w:r>
      <w:r w:rsidR="004D0EEF">
        <w:rPr>
          <w:rFonts w:ascii="Helvetica" w:eastAsiaTheme="minorEastAsia" w:hAnsi="Helvetica" w:cs="Helvetica"/>
        </w:rPr>
        <w:t xml:space="preserve"> </w:t>
      </w:r>
      <w:r w:rsidRPr="000A150C">
        <w:rPr>
          <w:rFonts w:ascii="Helvetica" w:eastAsiaTheme="minorEastAsia" w:hAnsi="Helvetica" w:cs="Helvetica"/>
        </w:rPr>
        <w:t>—</w:t>
      </w:r>
      <w:r w:rsidR="004D0EEF">
        <w:rPr>
          <w:rFonts w:ascii="Helvetica" w:eastAsiaTheme="minorEastAsia" w:hAnsi="Helvetica" w:cs="Helvetica"/>
        </w:rPr>
        <w:t xml:space="preserve"> </w:t>
      </w:r>
      <w:r w:rsidRPr="000A150C">
        <w:rPr>
          <w:rFonts w:ascii="Helvetica" w:eastAsiaTheme="minorEastAsia" w:hAnsi="Helvetica" w:cs="Helvetica"/>
        </w:rPr>
        <w:t>indicating insufficient separation for independent representation. The proportion of fused responses across trials yielded a fusion probability curve as a function of spatial disparity. This curve was fit with a pedestal function to extract the spatial binding window width, defined as the disparity range maintaining 50% fusion probability. This measure captures the spatial principle of multisensory integration and its disruption in ASD, where enlarged spatial windows reflect reduced selectivity</w:t>
      </w:r>
      <w:r>
        <w:rPr>
          <w:rFonts w:ascii="Helvetica" w:eastAsiaTheme="minorEastAsia" w:hAnsi="Helvetica" w:cs="Helvetica"/>
        </w:rPr>
        <w:t xml:space="preserve"> to spatial congruence</w:t>
      </w:r>
      <w:r w:rsidRPr="000A150C">
        <w:rPr>
          <w:rFonts w:ascii="Helvetica" w:eastAsiaTheme="minorEastAsia" w:hAnsi="Helvetica" w:cs="Helvetica"/>
        </w:rPr>
        <w:t>.</w:t>
      </w:r>
    </w:p>
    <w:p w14:paraId="6F680E1E" w14:textId="77777777" w:rsidR="00B063EB" w:rsidRDefault="00B063EB" w:rsidP="00B063EB">
      <w:pPr>
        <w:spacing w:before="120" w:after="0" w:line="360" w:lineRule="auto"/>
        <w:jc w:val="both"/>
        <w:rPr>
          <w:rFonts w:ascii="Helvetica" w:eastAsiaTheme="minorEastAsia" w:hAnsi="Helvetica" w:cs="Helvetica"/>
        </w:rPr>
      </w:pPr>
      <w:r w:rsidRPr="00C01D7C">
        <w:rPr>
          <w:rFonts w:ascii="Helvetica" w:eastAsiaTheme="minorEastAsia" w:hAnsi="Helvetica" w:cs="Helvetica"/>
          <w:b/>
          <w:bCs/>
          <w:i/>
          <w:iCs/>
        </w:rPr>
        <w:t>Multisensory localization sensitivity</w:t>
      </w:r>
      <w:r w:rsidRPr="00752AEF">
        <w:rPr>
          <w:rFonts w:ascii="Helvetica" w:eastAsiaTheme="minorEastAsia" w:hAnsi="Helvetica" w:cs="Helvetica"/>
          <w:b/>
          <w:bCs/>
          <w:i/>
          <w:iCs/>
        </w:rPr>
        <w:t>.</w:t>
      </w:r>
      <w:r>
        <w:rPr>
          <w:rFonts w:ascii="Helvetica" w:eastAsiaTheme="minorEastAsia" w:hAnsi="Helvetica" w:cs="Helvetica"/>
          <w:b/>
          <w:bCs/>
        </w:rPr>
        <w:t xml:space="preserve"> </w:t>
      </w:r>
      <w:r w:rsidRPr="00EA1DBE">
        <w:rPr>
          <w:rFonts w:ascii="Helvetica" w:eastAsiaTheme="minorEastAsia" w:hAnsi="Helvetica" w:cs="Helvetica"/>
        </w:rPr>
        <w:t>Multisensory integration should</w:t>
      </w:r>
      <w:r>
        <w:rPr>
          <w:rFonts w:ascii="Helvetica" w:eastAsiaTheme="minorEastAsia" w:hAnsi="Helvetica" w:cs="Helvetica"/>
        </w:rPr>
        <w:t xml:space="preserve"> </w:t>
      </w:r>
      <w:r w:rsidRPr="00EA1DBE">
        <w:rPr>
          <w:rFonts w:ascii="Helvetica" w:eastAsiaTheme="minorEastAsia" w:hAnsi="Helvetica" w:cs="Helvetica"/>
        </w:rPr>
        <w:t xml:space="preserve">enhance perceptual sensitivity beyond </w:t>
      </w:r>
      <w:r>
        <w:rPr>
          <w:rFonts w:ascii="Helvetica" w:eastAsiaTheme="minorEastAsia" w:hAnsi="Helvetica" w:cs="Helvetica"/>
        </w:rPr>
        <w:t xml:space="preserve">what </w:t>
      </w:r>
      <w:r w:rsidRPr="00EA1DBE">
        <w:rPr>
          <w:rFonts w:ascii="Helvetica" w:eastAsiaTheme="minorEastAsia" w:hAnsi="Helvetica" w:cs="Helvetica"/>
        </w:rPr>
        <w:t>unisensory performance</w:t>
      </w:r>
      <w:r>
        <w:rPr>
          <w:rFonts w:ascii="Helvetica" w:eastAsiaTheme="minorEastAsia" w:hAnsi="Helvetica" w:cs="Helvetica"/>
        </w:rPr>
        <w:t xml:space="preserve"> typically is</w:t>
      </w:r>
      <w:r w:rsidRPr="00EA1DBE">
        <w:rPr>
          <w:rFonts w:ascii="Helvetica" w:eastAsiaTheme="minorEastAsia" w:hAnsi="Helvetica" w:cs="Helvetica"/>
        </w:rPr>
        <w:t xml:space="preserve">, with the magnitude of enhancement depending on the relative reliability of each modality. We </w:t>
      </w:r>
      <w:r>
        <w:rPr>
          <w:rFonts w:ascii="Helvetica" w:eastAsiaTheme="minorEastAsia" w:hAnsi="Helvetica" w:cs="Helvetica"/>
        </w:rPr>
        <w:t>accounted for</w:t>
      </w:r>
      <w:r w:rsidRPr="00EA1DBE">
        <w:rPr>
          <w:rFonts w:ascii="Helvetica" w:eastAsiaTheme="minorEastAsia" w:hAnsi="Helvetica" w:cs="Helvetica"/>
        </w:rPr>
        <w:t xml:space="preserve"> localization sensitivity by measuring the precision of spatial discrimination under audio-only, visual-only, and bimodal conditions. For each modality configuration, we generated sequences of 10-frame stimulus events at multiple azimuthal</w:t>
      </w:r>
      <w:r>
        <w:rPr>
          <w:rFonts w:ascii="Helvetica" w:eastAsiaTheme="minorEastAsia" w:hAnsi="Helvetica" w:cs="Helvetica"/>
        </w:rPr>
        <w:t xml:space="preserve"> </w:t>
      </w:r>
      <w:r w:rsidRPr="00281026">
        <w:rPr>
          <w:rFonts w:ascii="Helvetica" w:eastAsiaTheme="minorEastAsia" w:hAnsi="Helvetica" w:cs="Helvetica"/>
        </w:rPr>
        <w:t>locations (5 trials per location) with fixed intensity (</w:t>
      </w:r>
      <w:r>
        <w:rPr>
          <w:rFonts w:ascii="Helvetica" w:eastAsiaTheme="minorEastAsia" w:hAnsi="Helvetica" w:cs="Helvetica"/>
        </w:rPr>
        <w:t>0.8</w:t>
      </w:r>
      <w:r w:rsidRPr="00281026">
        <w:rPr>
          <w:rFonts w:ascii="Helvetica" w:eastAsiaTheme="minorEastAsia" w:hAnsi="Helvetica" w:cs="Helvetica"/>
        </w:rPr>
        <w:t>) and added sensory noise (σ = 0.1).</w:t>
      </w:r>
    </w:p>
    <w:p w14:paraId="05F280CD" w14:textId="61642BFC" w:rsidR="00B063EB" w:rsidRDefault="00B063EB" w:rsidP="00B063EB">
      <w:pPr>
        <w:spacing w:after="0" w:line="360" w:lineRule="auto"/>
        <w:jc w:val="both"/>
        <w:rPr>
          <w:rFonts w:ascii="Helvetica" w:eastAsiaTheme="minorEastAsia" w:hAnsi="Helvetica" w:cs="Helvetica"/>
        </w:rPr>
      </w:pPr>
      <w:r>
        <w:rPr>
          <w:rFonts w:ascii="Helvetica" w:eastAsiaTheme="minorEastAsia" w:hAnsi="Helvetica" w:cs="Helvetica"/>
        </w:rPr>
        <w:tab/>
      </w:r>
      <w:r w:rsidRPr="003827AB">
        <w:rPr>
          <w:rFonts w:ascii="Helvetica" w:eastAsiaTheme="minorEastAsia" w:hAnsi="Helvetica" w:cs="Helvetica"/>
        </w:rPr>
        <w:t>Following each stimulus presentation, we decoded the perceived location using center-of-mass analysis of the multisensory population response. The signed localization error</w:t>
      </w:r>
      <w:r w:rsidR="004D0EEF">
        <w:rPr>
          <w:rFonts w:ascii="Helvetica" w:eastAsiaTheme="minorEastAsia" w:hAnsi="Helvetica" w:cs="Helvetica"/>
        </w:rPr>
        <w:t xml:space="preserve"> </w:t>
      </w:r>
      <w:r w:rsidRPr="003827AB">
        <w:rPr>
          <w:rFonts w:ascii="Helvetica" w:eastAsiaTheme="minorEastAsia" w:hAnsi="Helvetica" w:cs="Helvetica"/>
        </w:rPr>
        <w:t>—</w:t>
      </w:r>
      <w:r w:rsidR="004D0EEF">
        <w:rPr>
          <w:rFonts w:ascii="Helvetica" w:eastAsiaTheme="minorEastAsia" w:hAnsi="Helvetica" w:cs="Helvetica"/>
        </w:rPr>
        <w:t xml:space="preserve"> </w:t>
      </w:r>
      <w:r w:rsidRPr="003827AB">
        <w:rPr>
          <w:rFonts w:ascii="Helvetica" w:eastAsiaTheme="minorEastAsia" w:hAnsi="Helvetica" w:cs="Helvetica"/>
        </w:rPr>
        <w:t>the difference between decoded and true location</w:t>
      </w:r>
      <w:r w:rsidR="004D0EEF">
        <w:rPr>
          <w:rFonts w:ascii="Helvetica" w:eastAsiaTheme="minorEastAsia" w:hAnsi="Helvetica" w:cs="Helvetica"/>
        </w:rPr>
        <w:t xml:space="preserve"> </w:t>
      </w:r>
      <w:r w:rsidRPr="003827AB">
        <w:rPr>
          <w:rFonts w:ascii="Helvetica" w:eastAsiaTheme="minorEastAsia" w:hAnsi="Helvetica" w:cs="Helvetica"/>
        </w:rPr>
        <w:t>—</w:t>
      </w:r>
      <w:r w:rsidR="004D0EEF">
        <w:rPr>
          <w:rFonts w:ascii="Helvetica" w:eastAsiaTheme="minorEastAsia" w:hAnsi="Helvetica" w:cs="Helvetica"/>
        </w:rPr>
        <w:t xml:space="preserve"> </w:t>
      </w:r>
      <w:r w:rsidRPr="003827AB">
        <w:rPr>
          <w:rFonts w:ascii="Helvetica" w:eastAsiaTheme="minorEastAsia" w:hAnsi="Helvetica" w:cs="Helvetica"/>
        </w:rPr>
        <w:t>was computed for each trial. From the distribution of these errors, we calculated sensitivity as the inverse of the standard deviation</w:t>
      </w:r>
      <w:r>
        <w:rPr>
          <w:rFonts w:ascii="Helvetica" w:eastAsiaTheme="minorEastAsia" w:hAnsi="Helvetica" w:cs="Helvetica"/>
        </w:rPr>
        <w:t>:</w:t>
      </w:r>
    </w:p>
    <w:p w14:paraId="4343F23E" w14:textId="77777777" w:rsidR="00B063EB" w:rsidRPr="00752AEF" w:rsidRDefault="00B063EB" w:rsidP="00B063EB">
      <w:pPr>
        <w:spacing w:after="0" w:line="360" w:lineRule="auto"/>
        <w:jc w:val="both"/>
        <w:rPr>
          <w:rFonts w:ascii="Helvetica" w:eastAsiaTheme="minorEastAsia" w:hAnsi="Helvetica" w:cs="Helvetica"/>
        </w:rPr>
      </w:pPr>
      <m:oMathPara>
        <m:oMath>
          <m:r>
            <m:rPr>
              <m:nor/>
            </m:rPr>
            <w:rPr>
              <w:rFonts w:ascii="Cambria Math" w:eastAsiaTheme="minorEastAsia" w:hAnsi="Cambria Math" w:cs="Helvetica"/>
            </w:rPr>
            <m:t>sensitivity</m:t>
          </m:r>
          <m:r>
            <w:rPr>
              <w:rFonts w:ascii="Cambria Math" w:eastAsiaTheme="minorEastAsia" w:hAnsi="Cambria Math" w:cs="Helvetica"/>
            </w:rPr>
            <m:t>=</m:t>
          </m:r>
          <m:f>
            <m:fPr>
              <m:ctrlPr>
                <w:rPr>
                  <w:rFonts w:ascii="Cambria Math" w:eastAsiaTheme="minorEastAsia" w:hAnsi="Cambria Math" w:cs="Helvetica"/>
                </w:rPr>
              </m:ctrlPr>
            </m:fPr>
            <m:num>
              <m:r>
                <w:rPr>
                  <w:rFonts w:ascii="Cambria Math" w:eastAsiaTheme="minorEastAsia" w:hAnsi="Cambria Math" w:cs="Helvetica"/>
                </w:rPr>
                <m:t>1</m:t>
              </m:r>
              <m:ctrlPr>
                <w:rPr>
                  <w:rFonts w:ascii="Cambria Math" w:eastAsiaTheme="minorEastAsia" w:hAnsi="Cambria Math" w:cs="Helvetica"/>
                  <w:i/>
                </w:rPr>
              </m:ctrlPr>
            </m:num>
            <m:den>
              <m:sSub>
                <m:sSubPr>
                  <m:ctrlPr>
                    <w:rPr>
                      <w:rFonts w:ascii="Cambria Math" w:eastAsiaTheme="minorEastAsia" w:hAnsi="Cambria Math" w:cs="Helvetica"/>
                      <w:i/>
                    </w:rPr>
                  </m:ctrlPr>
                </m:sSubPr>
                <m:e>
                  <m:r>
                    <m:rPr>
                      <m:sty m:val="p"/>
                    </m:rPr>
                    <w:rPr>
                      <w:rFonts w:ascii="Cambria Math" w:eastAsiaTheme="minorEastAsia" w:hAnsi="Cambria Math" w:cs="Helvetica"/>
                    </w:rPr>
                    <m:t>σ</m:t>
                  </m:r>
                </m:e>
                <m:sub>
                  <m:r>
                    <w:rPr>
                      <w:rFonts w:ascii="Cambria Math" w:eastAsiaTheme="minorEastAsia" w:hAnsi="Cambria Math" w:cs="Helvetica"/>
                    </w:rPr>
                    <m:t>error</m:t>
                  </m:r>
                </m:sub>
              </m:sSub>
              <m:ctrlPr>
                <w:rPr>
                  <w:rFonts w:ascii="Cambria Math" w:eastAsiaTheme="minorEastAsia" w:hAnsi="Cambria Math" w:cs="Helvetica"/>
                  <w:i/>
                </w:rPr>
              </m:ctrlPr>
            </m:den>
          </m:f>
        </m:oMath>
      </m:oMathPara>
    </w:p>
    <w:p w14:paraId="20B11017" w14:textId="77777777" w:rsidR="00B063EB" w:rsidRDefault="00B063EB" w:rsidP="00B063EB">
      <w:pPr>
        <w:spacing w:after="0" w:line="360" w:lineRule="auto"/>
        <w:jc w:val="both"/>
        <w:rPr>
          <w:rFonts w:ascii="Helvetica" w:eastAsiaTheme="minorEastAsia" w:hAnsi="Helvetica" w:cs="Helvetica"/>
        </w:rPr>
      </w:pPr>
      <w:r w:rsidRPr="005E5DBB">
        <w:rPr>
          <w:rFonts w:ascii="Helvetica" w:eastAsiaTheme="minorEastAsia" w:hAnsi="Helvetica" w:cs="Helvetica"/>
        </w:rPr>
        <w:t xml:space="preserve">where </w:t>
      </w:r>
      <m:oMath>
        <m:sSub>
          <m:sSubPr>
            <m:ctrlPr>
              <w:rPr>
                <w:rFonts w:ascii="Cambria Math" w:eastAsiaTheme="minorEastAsia" w:hAnsi="Cambria Math" w:cs="Helvetica"/>
                <w:i/>
              </w:rPr>
            </m:ctrlPr>
          </m:sSubPr>
          <m:e>
            <m:r>
              <w:rPr>
                <w:rFonts w:ascii="Cambria Math" w:eastAsiaTheme="minorEastAsia" w:hAnsi="Cambria Math" w:cs="Helvetica"/>
              </w:rPr>
              <m:t>σ</m:t>
            </m:r>
          </m:e>
          <m:sub>
            <m:r>
              <w:rPr>
                <w:rFonts w:ascii="Cambria Math" w:eastAsiaTheme="minorEastAsia" w:hAnsi="Cambria Math" w:cs="Helvetica"/>
              </w:rPr>
              <m:t>error</m:t>
            </m:r>
          </m:sub>
        </m:sSub>
      </m:oMath>
      <w:r w:rsidRPr="005E5DBB">
        <w:rPr>
          <w:rFonts w:ascii="Helvetica" w:eastAsiaTheme="minorEastAsia" w:hAnsi="Helvetica" w:cs="Helvetica"/>
        </w:rPr>
        <w:t xml:space="preserve"> represents the standard deviation of localization errors in degrees. Higher sensitivity values indicate more precise localization. We computed three sensitivity measures: </w:t>
      </w:r>
      <m:oMath>
        <m:sSub>
          <m:sSubPr>
            <m:ctrlPr>
              <w:rPr>
                <w:rFonts w:ascii="Cambria Math" w:eastAsiaTheme="minorEastAsia" w:hAnsi="Cambria Math" w:cs="Helvetica"/>
                <w:i/>
              </w:rPr>
            </m:ctrlPr>
          </m:sSubPr>
          <m:e>
            <m:r>
              <w:rPr>
                <w:rFonts w:ascii="Cambria Math" w:eastAsiaTheme="minorEastAsia" w:hAnsi="Cambria Math" w:cs="Helvetica"/>
              </w:rPr>
              <m:t>s</m:t>
            </m:r>
          </m:e>
          <m:sub>
            <m:r>
              <w:rPr>
                <w:rFonts w:ascii="Cambria Math" w:eastAsiaTheme="minorEastAsia" w:hAnsi="Cambria Math" w:cs="Helvetica"/>
              </w:rPr>
              <m:t>A</m:t>
            </m:r>
          </m:sub>
        </m:sSub>
      </m:oMath>
      <w:r w:rsidRPr="005E5DBB">
        <w:rPr>
          <w:rFonts w:ascii="Helvetica" w:eastAsiaTheme="minorEastAsia" w:hAnsi="Helvetica" w:cs="Helvetica"/>
        </w:rPr>
        <w:t xml:space="preserve">(auditory), </w:t>
      </w:r>
      <m:oMath>
        <m:sSub>
          <m:sSubPr>
            <m:ctrlPr>
              <w:rPr>
                <w:rFonts w:ascii="Cambria Math" w:eastAsiaTheme="minorEastAsia" w:hAnsi="Cambria Math" w:cs="Helvetica"/>
                <w:i/>
              </w:rPr>
            </m:ctrlPr>
          </m:sSubPr>
          <m:e>
            <m:r>
              <w:rPr>
                <w:rFonts w:ascii="Cambria Math" w:eastAsiaTheme="minorEastAsia" w:hAnsi="Cambria Math" w:cs="Helvetica"/>
              </w:rPr>
              <m:t>s</m:t>
            </m:r>
          </m:e>
          <m:sub>
            <m:r>
              <w:rPr>
                <w:rFonts w:ascii="Cambria Math" w:eastAsiaTheme="minorEastAsia" w:hAnsi="Cambria Math" w:cs="Helvetica"/>
              </w:rPr>
              <m:t>V</m:t>
            </m:r>
          </m:sub>
        </m:sSub>
      </m:oMath>
      <w:r w:rsidRPr="005E5DBB">
        <w:rPr>
          <w:rFonts w:ascii="Helvetica" w:eastAsiaTheme="minorEastAsia" w:hAnsi="Helvetica" w:cs="Helvetica"/>
        </w:rPr>
        <w:t xml:space="preserve"> (visual), and </w:t>
      </w:r>
      <m:oMath>
        <m:sSub>
          <m:sSubPr>
            <m:ctrlPr>
              <w:rPr>
                <w:rFonts w:ascii="Cambria Math" w:eastAsiaTheme="minorEastAsia" w:hAnsi="Cambria Math" w:cs="Helvetica"/>
                <w:i/>
              </w:rPr>
            </m:ctrlPr>
          </m:sSubPr>
          <m:e>
            <m:r>
              <w:rPr>
                <w:rFonts w:ascii="Cambria Math" w:eastAsiaTheme="minorEastAsia" w:hAnsi="Cambria Math" w:cs="Helvetica"/>
              </w:rPr>
              <m:t>s</m:t>
            </m:r>
          </m:e>
          <m:sub>
            <m:r>
              <w:rPr>
                <w:rFonts w:ascii="Cambria Math" w:eastAsiaTheme="minorEastAsia" w:hAnsi="Cambria Math" w:cs="Helvetica"/>
              </w:rPr>
              <m:t>B</m:t>
            </m:r>
          </m:sub>
        </m:sSub>
      </m:oMath>
      <w:r w:rsidRPr="005E5DBB">
        <w:rPr>
          <w:rFonts w:ascii="Helvetica" w:eastAsiaTheme="minorEastAsia" w:hAnsi="Helvetica" w:cs="Helvetica"/>
        </w:rPr>
        <w:t xml:space="preserve"> (bimodal)</w:t>
      </w:r>
      <w:r>
        <w:rPr>
          <w:rFonts w:ascii="Helvetica" w:eastAsiaTheme="minorEastAsia" w:hAnsi="Helvetica" w:cs="Helvetica"/>
        </w:rPr>
        <w:t xml:space="preserve">. </w:t>
      </w:r>
      <w:r w:rsidRPr="005E5DBB">
        <w:rPr>
          <w:rFonts w:ascii="Helvetica" w:eastAsiaTheme="minorEastAsia" w:hAnsi="Helvetica" w:cs="Helvetica"/>
        </w:rPr>
        <w:t xml:space="preserve">The multisensory enhancement of sensitivity was then quantified by comparing </w:t>
      </w:r>
      <w:r>
        <w:rPr>
          <w:rFonts w:ascii="Helvetica" w:eastAsiaTheme="minorEastAsia" w:hAnsi="Helvetica" w:cs="Helvetica"/>
        </w:rPr>
        <w:t>multisensory</w:t>
      </w:r>
      <w:r w:rsidRPr="005E5DBB">
        <w:rPr>
          <w:rFonts w:ascii="Helvetica" w:eastAsiaTheme="minorEastAsia" w:hAnsi="Helvetica" w:cs="Helvetica"/>
        </w:rPr>
        <w:t xml:space="preserve"> performance against the better unisensory modality. This measure revealed whether the network achieved </w:t>
      </w:r>
      <w:r w:rsidRPr="005E5DBB">
        <w:rPr>
          <w:rFonts w:ascii="Helvetica" w:eastAsiaTheme="minorEastAsia" w:hAnsi="Helvetica" w:cs="Helvetica"/>
        </w:rPr>
        <w:lastRenderedPageBreak/>
        <w:t>optimal integration and whether this enhancement was preserved or diminished in the ASD model.</w:t>
      </w:r>
    </w:p>
    <w:p w14:paraId="43C2F47C" w14:textId="77777777" w:rsidR="00B063EB" w:rsidRPr="00FE1CF4" w:rsidRDefault="00B063EB" w:rsidP="00B063EB">
      <w:pPr>
        <w:spacing w:before="120" w:after="0" w:line="360" w:lineRule="auto"/>
        <w:jc w:val="both"/>
        <w:rPr>
          <w:rFonts w:ascii="Helvetica" w:eastAsiaTheme="minorEastAsia" w:hAnsi="Helvetica" w:cs="Helvetica"/>
        </w:rPr>
      </w:pPr>
      <w:r w:rsidRPr="00752AEF">
        <w:rPr>
          <w:rFonts w:ascii="Helvetica" w:eastAsiaTheme="minorEastAsia" w:hAnsi="Helvetica" w:cs="Helvetica"/>
          <w:b/>
          <w:bCs/>
          <w:i/>
          <w:iCs/>
        </w:rPr>
        <w:t xml:space="preserve">Cue </w:t>
      </w:r>
      <w:r>
        <w:rPr>
          <w:rFonts w:ascii="Helvetica" w:eastAsiaTheme="minorEastAsia" w:hAnsi="Helvetica" w:cs="Helvetica"/>
          <w:b/>
          <w:bCs/>
          <w:i/>
          <w:iCs/>
        </w:rPr>
        <w:t>r</w:t>
      </w:r>
      <w:r w:rsidRPr="00752AEF">
        <w:rPr>
          <w:rFonts w:ascii="Helvetica" w:eastAsiaTheme="minorEastAsia" w:hAnsi="Helvetica" w:cs="Helvetica"/>
          <w:b/>
          <w:bCs/>
          <w:i/>
          <w:iCs/>
        </w:rPr>
        <w:t xml:space="preserve">eliability </w:t>
      </w:r>
      <w:r>
        <w:rPr>
          <w:rFonts w:ascii="Helvetica" w:eastAsiaTheme="minorEastAsia" w:hAnsi="Helvetica" w:cs="Helvetica"/>
          <w:b/>
          <w:bCs/>
          <w:i/>
          <w:iCs/>
        </w:rPr>
        <w:t>w</w:t>
      </w:r>
      <w:r w:rsidRPr="00752AEF">
        <w:rPr>
          <w:rFonts w:ascii="Helvetica" w:eastAsiaTheme="minorEastAsia" w:hAnsi="Helvetica" w:cs="Helvetica"/>
          <w:b/>
          <w:bCs/>
          <w:i/>
          <w:iCs/>
        </w:rPr>
        <w:t>eighting.</w:t>
      </w:r>
      <w:r w:rsidRPr="00080E0F">
        <w:rPr>
          <w:rFonts w:ascii="Helvetica" w:eastAsiaTheme="minorEastAsia" w:hAnsi="Helvetica" w:cs="Helvetica"/>
        </w:rPr>
        <w:t xml:space="preserve"> </w:t>
      </w:r>
      <w:r w:rsidRPr="00FE1CF4">
        <w:rPr>
          <w:rFonts w:ascii="Helvetica" w:eastAsiaTheme="minorEastAsia" w:hAnsi="Helvetica" w:cs="Helvetica"/>
        </w:rPr>
        <w:t>Optimal multisensory integration requires weighting sensory inputs according to their reliability</w:t>
      </w:r>
      <w:r>
        <w:rPr>
          <w:rFonts w:ascii="Helvetica" w:eastAsiaTheme="minorEastAsia" w:hAnsi="Helvetica" w:cs="Helvetica"/>
        </w:rPr>
        <w:t xml:space="preserve"> </w:t>
      </w:r>
      <w:r w:rsidRPr="00FE1CF4">
        <w:rPr>
          <w:rFonts w:ascii="Helvetica" w:eastAsiaTheme="minorEastAsia" w:hAnsi="Helvetica" w:cs="Helvetica"/>
        </w:rPr>
        <w:t>—</w:t>
      </w:r>
      <w:r>
        <w:rPr>
          <w:rFonts w:ascii="Helvetica" w:eastAsiaTheme="minorEastAsia" w:hAnsi="Helvetica" w:cs="Helvetica"/>
        </w:rPr>
        <w:t xml:space="preserve"> </w:t>
      </w:r>
      <w:r w:rsidRPr="00FE1CF4">
        <w:rPr>
          <w:rFonts w:ascii="Helvetica" w:eastAsiaTheme="minorEastAsia" w:hAnsi="Helvetica" w:cs="Helvetica"/>
        </w:rPr>
        <w:t>a computation fundamental to Bayesian theories of perception. We tested whether the network learned statistically optimal cue combination by independently manipulating the spatial uncertainty of auditory and visual inputs. Stimulus reliability was controlled by varying the spatial spread (σ) of Gaussian input profiles from 2° to 20° in 2° increments, with larger spreads representing less reliable spatial information.</w:t>
      </w:r>
    </w:p>
    <w:p w14:paraId="292A0061" w14:textId="77777777" w:rsidR="00B063EB" w:rsidRDefault="00B063EB" w:rsidP="00B063EB">
      <w:pPr>
        <w:spacing w:after="0" w:line="360" w:lineRule="auto"/>
        <w:ind w:firstLine="720"/>
        <w:jc w:val="both"/>
        <w:rPr>
          <w:rFonts w:ascii="Helvetica" w:eastAsiaTheme="minorEastAsia" w:hAnsi="Helvetica" w:cs="Helvetica"/>
        </w:rPr>
      </w:pPr>
      <w:r w:rsidRPr="00FE1CF4">
        <w:rPr>
          <w:rFonts w:ascii="Helvetica" w:eastAsiaTheme="minorEastAsia" w:hAnsi="Helvetica" w:cs="Helvetica"/>
        </w:rPr>
        <w:t>For each combination of auditory and visual reliabilities, we presented spatially disparate stimuli with auditory input centered at 80° and visual input at 100° azimuth. To maintain equal total input despite varying spatial spreads, we applied gain normalization proportional to</w:t>
      </w:r>
    </w:p>
    <w:p w14:paraId="55BEC007" w14:textId="77777777" w:rsidR="00FE6E21" w:rsidRPr="00FE6E21" w:rsidRDefault="00FC5911" w:rsidP="00B063EB">
      <w:pPr>
        <w:spacing w:after="0" w:line="360" w:lineRule="auto"/>
        <w:jc w:val="both"/>
        <w:rPr>
          <w:rFonts w:ascii="Helvetica" w:eastAsiaTheme="minorEastAsia" w:hAnsi="Helvetica" w:cs="Helvetica"/>
        </w:rPr>
      </w:pPr>
      <m:oMathPara>
        <m:oMath>
          <m:f>
            <m:fPr>
              <m:ctrlPr>
                <w:rPr>
                  <w:rFonts w:ascii="Cambria Math" w:eastAsiaTheme="minorEastAsia" w:hAnsi="Cambria Math" w:cs="Helvetica"/>
                </w:rPr>
              </m:ctrlPr>
            </m:fPr>
            <m:num>
              <m:sSub>
                <m:sSubPr>
                  <m:ctrlPr>
                    <w:rPr>
                      <w:rFonts w:ascii="Cambria Math" w:eastAsiaTheme="minorEastAsia" w:hAnsi="Cambria Math" w:cs="Helvetica"/>
                      <w:i/>
                    </w:rPr>
                  </m:ctrlPr>
                </m:sSubPr>
                <m:e>
                  <m:r>
                    <m:rPr>
                      <m:sty m:val="p"/>
                    </m:rPr>
                    <w:rPr>
                      <w:rFonts w:ascii="Cambria Math" w:eastAsiaTheme="minorEastAsia" w:hAnsi="Cambria Math" w:cs="Helvetica"/>
                    </w:rPr>
                    <m:t>σ</m:t>
                  </m:r>
                </m:e>
                <m:sub>
                  <m:r>
                    <w:rPr>
                      <w:rFonts w:ascii="Cambria Math" w:eastAsiaTheme="minorEastAsia" w:hAnsi="Cambria Math" w:cs="Helvetica"/>
                    </w:rPr>
                    <m:t>ref</m:t>
                  </m:r>
                </m:sub>
              </m:sSub>
              <m:ctrlPr>
                <w:rPr>
                  <w:rFonts w:ascii="Cambria Math" w:eastAsiaTheme="minorEastAsia" w:hAnsi="Cambria Math" w:cs="Helvetica"/>
                  <w:i/>
                </w:rPr>
              </m:ctrlPr>
            </m:num>
            <m:den>
              <m:r>
                <m:rPr>
                  <m:sty m:val="p"/>
                </m:rPr>
                <w:rPr>
                  <w:rFonts w:ascii="Cambria Math" w:eastAsiaTheme="minorEastAsia" w:hAnsi="Cambria Math" w:cs="Helvetica"/>
                </w:rPr>
                <m:t>σ</m:t>
              </m:r>
              <m:ctrlPr>
                <w:rPr>
                  <w:rFonts w:ascii="Cambria Math" w:eastAsiaTheme="minorEastAsia" w:hAnsi="Cambria Math" w:cs="Helvetica"/>
                  <w:i/>
                </w:rPr>
              </m:ctrlPr>
            </m:den>
          </m:f>
        </m:oMath>
      </m:oMathPara>
    </w:p>
    <w:p w14:paraId="583BCD1C" w14:textId="703FAC37" w:rsidR="00B063EB" w:rsidRPr="00FE6E21" w:rsidRDefault="00B063EB" w:rsidP="00B063EB">
      <w:pPr>
        <w:spacing w:after="0" w:line="360" w:lineRule="auto"/>
        <w:jc w:val="both"/>
        <w:rPr>
          <w:rFonts w:ascii="Helvetica" w:eastAsiaTheme="minorEastAsia" w:hAnsi="Helvetica" w:cs="Helvetica"/>
        </w:rPr>
      </w:pPr>
      <w:r>
        <w:rPr>
          <w:rFonts w:ascii="Helvetica" w:eastAsiaTheme="minorEastAsia" w:hAnsi="Helvetica" w:cs="Helvetica"/>
        </w:rPr>
        <w:t>w</w:t>
      </w:r>
      <w:r w:rsidRPr="00FE1CF4">
        <w:rPr>
          <w:rFonts w:ascii="Helvetica" w:eastAsiaTheme="minorEastAsia" w:hAnsi="Helvetica" w:cs="Helvetica"/>
        </w:rPr>
        <w:t>here</w:t>
      </w:r>
      <w:r>
        <w:rPr>
          <w:rFonts w:ascii="Helvetica" w:eastAsiaTheme="minorEastAsia" w:hAnsi="Helvetica" w:cs="Helvetica"/>
        </w:rPr>
        <w:t xml:space="preserve"> </w:t>
      </w:r>
      <m:oMath>
        <m:sSub>
          <m:sSubPr>
            <m:ctrlPr>
              <w:rPr>
                <w:rFonts w:ascii="Cambria Math" w:eastAsiaTheme="minorEastAsia" w:hAnsi="Cambria Math" w:cs="Helvetica"/>
                <w:i/>
              </w:rPr>
            </m:ctrlPr>
          </m:sSubPr>
          <m:e>
            <m:r>
              <w:rPr>
                <w:rFonts w:ascii="Cambria Math" w:eastAsiaTheme="minorEastAsia" w:hAnsi="Cambria Math" w:cs="Helvetica"/>
              </w:rPr>
              <m:t>σ</m:t>
            </m:r>
          </m:e>
          <m:sub>
            <m:r>
              <w:rPr>
                <w:rFonts w:ascii="Cambria Math" w:eastAsiaTheme="minorEastAsia" w:hAnsi="Cambria Math" w:cs="Helvetica"/>
              </w:rPr>
              <m:t>ref</m:t>
            </m:r>
          </m:sub>
        </m:sSub>
      </m:oMath>
      <w:r w:rsidRPr="00FE1CF4">
        <w:rPr>
          <w:rFonts w:ascii="Helvetica" w:eastAsiaTheme="minorEastAsia" w:hAnsi="Helvetica" w:cs="Helvetica"/>
        </w:rPr>
        <w:t xml:space="preserve"> = 2° was the reference width. After 10 frames of stimulation, we decoded the perceived location from the integrated multisensory response and computed the visual weight as:</w:t>
      </w:r>
    </w:p>
    <w:p w14:paraId="09388FF4" w14:textId="77777777" w:rsidR="00B063EB" w:rsidRPr="00C24436" w:rsidRDefault="00FC5911" w:rsidP="00B063EB">
      <w:pPr>
        <w:spacing w:after="0" w:line="360" w:lineRule="auto"/>
        <w:jc w:val="both"/>
        <w:rPr>
          <w:rFonts w:ascii="Helvetica" w:eastAsiaTheme="minorEastAsia" w:hAnsi="Helvetica" w:cs="Helvetica"/>
        </w:rPr>
      </w:pPr>
      <m:oMathPara>
        <m:oMath>
          <m:sSub>
            <m:sSubPr>
              <m:ctrlPr>
                <w:rPr>
                  <w:rFonts w:ascii="Cambria Math" w:eastAsiaTheme="minorEastAsia" w:hAnsi="Cambria Math" w:cs="Helvetica"/>
                  <w:i/>
                </w:rPr>
              </m:ctrlPr>
            </m:sSubPr>
            <m:e>
              <m:r>
                <w:rPr>
                  <w:rFonts w:ascii="Cambria Math" w:eastAsiaTheme="minorEastAsia" w:hAnsi="Cambria Math" w:cs="Helvetica"/>
                </w:rPr>
                <m:t>w</m:t>
              </m:r>
            </m:e>
            <m:sub>
              <m:r>
                <w:rPr>
                  <w:rFonts w:ascii="Cambria Math" w:eastAsiaTheme="minorEastAsia" w:hAnsi="Cambria Math" w:cs="Helvetica"/>
                </w:rPr>
                <m:t>V</m:t>
              </m:r>
            </m:sub>
          </m:sSub>
          <m:r>
            <w:rPr>
              <w:rFonts w:ascii="Cambria Math" w:eastAsiaTheme="minorEastAsia" w:hAnsi="Cambria Math" w:cs="Helvetica"/>
            </w:rPr>
            <m:t>=</m:t>
          </m:r>
          <m:f>
            <m:fPr>
              <m:ctrlPr>
                <w:rPr>
                  <w:rFonts w:ascii="Cambria Math" w:eastAsiaTheme="minorEastAsia" w:hAnsi="Cambria Math" w:cs="Helvetica"/>
                </w:rPr>
              </m:ctrlPr>
            </m:fPr>
            <m:num>
              <m:r>
                <m:rPr>
                  <m:nor/>
                </m:rPr>
                <w:rPr>
                  <w:rFonts w:ascii="Cambria Math" w:eastAsiaTheme="minorEastAsia" w:hAnsi="Cambria Math" w:cs="Helvetica"/>
                </w:rPr>
                <m:t>decoded</m:t>
              </m:r>
              <m:r>
                <m:rPr>
                  <m:lit/>
                  <m:nor/>
                </m:rPr>
                <w:rPr>
                  <w:rFonts w:ascii="Cambria Math" w:eastAsiaTheme="minorEastAsia" w:hAnsi="Cambria Math" w:cs="Helvetica"/>
                </w:rPr>
                <m:t>_</m:t>
              </m:r>
              <m:r>
                <m:rPr>
                  <m:nor/>
                </m:rPr>
                <w:rPr>
                  <w:rFonts w:ascii="Cambria Math" w:eastAsiaTheme="minorEastAsia" w:hAnsi="Cambria Math" w:cs="Helvetica"/>
                </w:rPr>
                <m:t>location</m:t>
              </m:r>
              <m:r>
                <w:rPr>
                  <w:rFonts w:ascii="Cambria Math" w:eastAsiaTheme="minorEastAsia" w:hAnsi="Cambria Math" w:cs="Helvetica"/>
                </w:rPr>
                <m:t>-</m:t>
              </m:r>
              <m:sSup>
                <m:sSupPr>
                  <m:ctrlPr>
                    <w:rPr>
                      <w:rFonts w:ascii="Cambria Math" w:eastAsiaTheme="minorEastAsia" w:hAnsi="Cambria Math" w:cs="Helvetica"/>
                      <w:i/>
                    </w:rPr>
                  </m:ctrlPr>
                </m:sSupPr>
                <m:e>
                  <m:r>
                    <w:rPr>
                      <w:rFonts w:ascii="Cambria Math" w:eastAsiaTheme="minorEastAsia" w:hAnsi="Cambria Math" w:cs="Helvetica"/>
                    </w:rPr>
                    <m:t>80</m:t>
                  </m:r>
                </m:e>
                <m:sup>
                  <m:r>
                    <m:rPr>
                      <m:sty m:val="p"/>
                    </m:rPr>
                    <w:rPr>
                      <w:rFonts w:ascii="Cambria Math" w:eastAsiaTheme="minorEastAsia" w:hAnsi="Cambria Math" w:cs="Helvetica"/>
                    </w:rPr>
                    <m:t>∘</m:t>
                  </m:r>
                </m:sup>
              </m:sSup>
              <m:ctrlPr>
                <w:rPr>
                  <w:rFonts w:ascii="Cambria Math" w:eastAsiaTheme="minorEastAsia" w:hAnsi="Cambria Math" w:cs="Helvetica"/>
                  <w:i/>
                </w:rPr>
              </m:ctrlPr>
            </m:num>
            <m:den>
              <m:sSup>
                <m:sSupPr>
                  <m:ctrlPr>
                    <w:rPr>
                      <w:rFonts w:ascii="Cambria Math" w:eastAsiaTheme="minorEastAsia" w:hAnsi="Cambria Math" w:cs="Helvetica"/>
                      <w:i/>
                    </w:rPr>
                  </m:ctrlPr>
                </m:sSupPr>
                <m:e>
                  <m:r>
                    <w:rPr>
                      <w:rFonts w:ascii="Cambria Math" w:eastAsiaTheme="minorEastAsia" w:hAnsi="Cambria Math" w:cs="Helvetica"/>
                    </w:rPr>
                    <m:t>100</m:t>
                  </m:r>
                </m:e>
                <m:sup>
                  <m:r>
                    <m:rPr>
                      <m:sty m:val="p"/>
                    </m:rPr>
                    <w:rPr>
                      <w:rFonts w:ascii="Cambria Math" w:eastAsiaTheme="minorEastAsia" w:hAnsi="Cambria Math" w:cs="Helvetica"/>
                    </w:rPr>
                    <m:t>∘</m:t>
                  </m:r>
                </m:sup>
              </m:sSup>
              <m:r>
                <w:rPr>
                  <w:rFonts w:ascii="Cambria Math" w:eastAsiaTheme="minorEastAsia" w:hAnsi="Cambria Math" w:cs="Helvetica"/>
                </w:rPr>
                <m:t>-</m:t>
              </m:r>
              <m:sSup>
                <m:sSupPr>
                  <m:ctrlPr>
                    <w:rPr>
                      <w:rFonts w:ascii="Cambria Math" w:eastAsiaTheme="minorEastAsia" w:hAnsi="Cambria Math" w:cs="Helvetica"/>
                      <w:i/>
                    </w:rPr>
                  </m:ctrlPr>
                </m:sSupPr>
                <m:e>
                  <m:r>
                    <w:rPr>
                      <w:rFonts w:ascii="Cambria Math" w:eastAsiaTheme="minorEastAsia" w:hAnsi="Cambria Math" w:cs="Helvetica"/>
                    </w:rPr>
                    <m:t>80</m:t>
                  </m:r>
                </m:e>
                <m:sup>
                  <m:r>
                    <m:rPr>
                      <m:sty m:val="p"/>
                    </m:rPr>
                    <w:rPr>
                      <w:rFonts w:ascii="Cambria Math" w:eastAsiaTheme="minorEastAsia" w:hAnsi="Cambria Math" w:cs="Helvetica"/>
                    </w:rPr>
                    <m:t>∘</m:t>
                  </m:r>
                </m:sup>
              </m:sSup>
              <m:ctrlPr>
                <w:rPr>
                  <w:rFonts w:ascii="Cambria Math" w:eastAsiaTheme="minorEastAsia" w:hAnsi="Cambria Math" w:cs="Helvetica"/>
                  <w:i/>
                </w:rPr>
              </m:ctrlPr>
            </m:den>
          </m:f>
        </m:oMath>
      </m:oMathPara>
    </w:p>
    <w:p w14:paraId="59F742E1" w14:textId="77777777" w:rsidR="00B063EB" w:rsidRDefault="00B063EB" w:rsidP="00B063EB">
      <w:pPr>
        <w:spacing w:after="0" w:line="360" w:lineRule="auto"/>
        <w:jc w:val="both"/>
        <w:rPr>
          <w:rFonts w:ascii="Helvetica" w:eastAsiaTheme="minorEastAsia" w:hAnsi="Helvetica" w:cs="Helvetica"/>
        </w:rPr>
      </w:pPr>
      <w:r w:rsidRPr="00581888">
        <w:rPr>
          <w:rFonts w:ascii="Helvetica" w:eastAsiaTheme="minorEastAsia" w:hAnsi="Helvetica" w:cs="Helvetica"/>
        </w:rPr>
        <w:t xml:space="preserve">This weight represents the relative influence of visual information on the final percept, ranging from 0 (purely auditory) to 1 (purely visual). According to </w:t>
      </w:r>
      <w:r>
        <w:rPr>
          <w:rFonts w:ascii="Helvetica" w:eastAsiaTheme="minorEastAsia" w:hAnsi="Helvetica" w:cs="Helvetica"/>
        </w:rPr>
        <w:t>maximum likelihood estimation</w:t>
      </w:r>
      <w:r w:rsidRPr="00581888">
        <w:rPr>
          <w:rFonts w:ascii="Helvetica" w:eastAsiaTheme="minorEastAsia" w:hAnsi="Helvetica" w:cs="Helvetica"/>
        </w:rPr>
        <w:t xml:space="preserve"> theory, the optimal visual weight should equal:</w:t>
      </w:r>
    </w:p>
    <w:p w14:paraId="7DCD9743" w14:textId="2EB8CC5B" w:rsidR="00B063EB" w:rsidRPr="00AB143E" w:rsidRDefault="00FC5911" w:rsidP="00B063EB">
      <w:pPr>
        <w:spacing w:after="0" w:line="360" w:lineRule="auto"/>
        <w:jc w:val="both"/>
        <w:rPr>
          <w:rFonts w:ascii="Helvetica" w:eastAsiaTheme="minorEastAsia" w:hAnsi="Helvetica" w:cs="Helvetica"/>
        </w:rPr>
      </w:pPr>
      <m:oMathPara>
        <m:oMath>
          <m:sSubSup>
            <m:sSubSupPr>
              <m:ctrlPr>
                <w:rPr>
                  <w:rFonts w:ascii="Cambria Math" w:eastAsiaTheme="minorEastAsia" w:hAnsi="Cambria Math" w:cs="Helvetica"/>
                  <w:i/>
                </w:rPr>
              </m:ctrlPr>
            </m:sSubSupPr>
            <m:e>
              <m:r>
                <w:rPr>
                  <w:rFonts w:ascii="Cambria Math" w:eastAsiaTheme="minorEastAsia" w:hAnsi="Cambria Math" w:cs="Helvetica"/>
                </w:rPr>
                <m:t>w</m:t>
              </m:r>
            </m:e>
            <m:sub>
              <m:r>
                <w:rPr>
                  <w:rFonts w:ascii="Cambria Math" w:eastAsiaTheme="minorEastAsia" w:hAnsi="Cambria Math" w:cs="Helvetica"/>
                </w:rPr>
                <m:t>V</m:t>
              </m:r>
            </m:sub>
            <m:sup>
              <m:r>
                <w:rPr>
                  <w:rFonts w:ascii="Cambria Math" w:eastAsiaTheme="minorEastAsia" w:hAnsi="Cambria Math" w:cs="Helvetica"/>
                </w:rPr>
                <m:t>*</m:t>
              </m:r>
            </m:sup>
          </m:sSubSup>
          <m:r>
            <w:rPr>
              <w:rFonts w:ascii="Cambria Math" w:eastAsiaTheme="minorEastAsia" w:hAnsi="Cambria Math" w:cs="Helvetica"/>
            </w:rPr>
            <m:t>=</m:t>
          </m:r>
          <m:f>
            <m:fPr>
              <m:ctrlPr>
                <w:rPr>
                  <w:rFonts w:ascii="Cambria Math" w:eastAsiaTheme="minorEastAsia" w:hAnsi="Cambria Math" w:cs="Helvetica"/>
                </w:rPr>
              </m:ctrlPr>
            </m:fPr>
            <m:num>
              <m:sSubSup>
                <m:sSubSupPr>
                  <m:ctrlPr>
                    <w:rPr>
                      <w:rFonts w:ascii="Cambria Math" w:eastAsiaTheme="minorEastAsia" w:hAnsi="Cambria Math" w:cs="Helvetica"/>
                      <w:i/>
                    </w:rPr>
                  </m:ctrlPr>
                </m:sSubSupPr>
                <m:e>
                  <m:r>
                    <m:rPr>
                      <m:sty m:val="p"/>
                    </m:rPr>
                    <w:rPr>
                      <w:rFonts w:ascii="Cambria Math" w:eastAsiaTheme="minorEastAsia" w:hAnsi="Cambria Math" w:cs="Helvetica"/>
                    </w:rPr>
                    <m:t>σ</m:t>
                  </m:r>
                </m:e>
                <m:sub>
                  <m:r>
                    <w:rPr>
                      <w:rFonts w:ascii="Cambria Math" w:eastAsiaTheme="minorEastAsia" w:hAnsi="Cambria Math" w:cs="Helvetica"/>
                    </w:rPr>
                    <m:t>A</m:t>
                  </m:r>
                </m:sub>
                <m:sup>
                  <m:r>
                    <w:rPr>
                      <w:rFonts w:ascii="Cambria Math" w:eastAsiaTheme="minorEastAsia" w:hAnsi="Cambria Math" w:cs="Helvetica"/>
                    </w:rPr>
                    <m:t>2</m:t>
                  </m:r>
                </m:sup>
              </m:sSubSup>
              <m:ctrlPr>
                <w:rPr>
                  <w:rFonts w:ascii="Cambria Math" w:eastAsiaTheme="minorEastAsia" w:hAnsi="Cambria Math" w:cs="Helvetica"/>
                  <w:i/>
                </w:rPr>
              </m:ctrlPr>
            </m:num>
            <m:den>
              <m:sSubSup>
                <m:sSubSupPr>
                  <m:ctrlPr>
                    <w:rPr>
                      <w:rFonts w:ascii="Cambria Math" w:eastAsiaTheme="minorEastAsia" w:hAnsi="Cambria Math" w:cs="Helvetica"/>
                      <w:i/>
                    </w:rPr>
                  </m:ctrlPr>
                </m:sSubSupPr>
                <m:e>
                  <m:r>
                    <m:rPr>
                      <m:sty m:val="p"/>
                    </m:rPr>
                    <w:rPr>
                      <w:rFonts w:ascii="Cambria Math" w:eastAsiaTheme="minorEastAsia" w:hAnsi="Cambria Math" w:cs="Helvetica"/>
                    </w:rPr>
                    <m:t>σ</m:t>
                  </m:r>
                </m:e>
                <m:sub>
                  <m:r>
                    <w:rPr>
                      <w:rFonts w:ascii="Cambria Math" w:eastAsiaTheme="minorEastAsia" w:hAnsi="Cambria Math" w:cs="Helvetica"/>
                    </w:rPr>
                    <m:t>A</m:t>
                  </m:r>
                </m:sub>
                <m:sup>
                  <m:r>
                    <w:rPr>
                      <w:rFonts w:ascii="Cambria Math" w:eastAsiaTheme="minorEastAsia" w:hAnsi="Cambria Math" w:cs="Helvetica"/>
                    </w:rPr>
                    <m:t>2</m:t>
                  </m:r>
                </m:sup>
              </m:sSubSup>
              <m:r>
                <w:rPr>
                  <w:rFonts w:ascii="Cambria Math" w:eastAsiaTheme="minorEastAsia" w:hAnsi="Cambria Math" w:cs="Helvetica"/>
                </w:rPr>
                <m:t>+</m:t>
              </m:r>
              <m:sSubSup>
                <m:sSubSupPr>
                  <m:ctrlPr>
                    <w:rPr>
                      <w:rFonts w:ascii="Cambria Math" w:eastAsiaTheme="minorEastAsia" w:hAnsi="Cambria Math" w:cs="Helvetica"/>
                      <w:i/>
                    </w:rPr>
                  </m:ctrlPr>
                </m:sSubSupPr>
                <m:e>
                  <m:r>
                    <m:rPr>
                      <m:sty m:val="p"/>
                    </m:rPr>
                    <w:rPr>
                      <w:rFonts w:ascii="Cambria Math" w:eastAsiaTheme="minorEastAsia" w:hAnsi="Cambria Math" w:cs="Helvetica"/>
                    </w:rPr>
                    <m:t>σ</m:t>
                  </m:r>
                </m:e>
                <m:sub>
                  <m:r>
                    <w:rPr>
                      <w:rFonts w:ascii="Cambria Math" w:eastAsiaTheme="minorEastAsia" w:hAnsi="Cambria Math" w:cs="Helvetica"/>
                    </w:rPr>
                    <m:t>V</m:t>
                  </m:r>
                </m:sub>
                <m:sup>
                  <m:r>
                    <w:rPr>
                      <w:rFonts w:ascii="Cambria Math" w:eastAsiaTheme="minorEastAsia" w:hAnsi="Cambria Math" w:cs="Helvetica"/>
                    </w:rPr>
                    <m:t>2</m:t>
                  </m:r>
                </m:sup>
              </m:sSubSup>
              <m:ctrlPr>
                <w:rPr>
                  <w:rFonts w:ascii="Cambria Math" w:eastAsiaTheme="minorEastAsia" w:hAnsi="Cambria Math" w:cs="Helvetica"/>
                  <w:i/>
                </w:rPr>
              </m:ctrlPr>
            </m:den>
          </m:f>
        </m:oMath>
      </m:oMathPara>
    </w:p>
    <w:p w14:paraId="5330EA43" w14:textId="77777777" w:rsidR="00B063EB" w:rsidRDefault="00B063EB" w:rsidP="008357F5">
      <w:pPr>
        <w:spacing w:line="360" w:lineRule="auto"/>
        <w:jc w:val="both"/>
        <w:rPr>
          <w:rFonts w:ascii="Helvetica" w:eastAsiaTheme="minorEastAsia" w:hAnsi="Helvetica" w:cs="Helvetica"/>
        </w:rPr>
      </w:pPr>
      <w:r w:rsidRPr="00AB143E">
        <w:rPr>
          <w:rFonts w:ascii="Helvetica" w:eastAsiaTheme="minorEastAsia" w:hAnsi="Helvetica" w:cs="Helvetica"/>
        </w:rPr>
        <w:t>We compared empirically observed weights against these theoretical predictions across the full reliability matrix. The network's adherence to optimal cue combination was quantified through the mean absolute deviation between observed and predicted weights, as well as correlation analysis. This test revealed whether unsupervised learning through STDP could discover statistically optimal integration rules without explicit training on reliability-weighted tasks.</w:t>
      </w:r>
    </w:p>
    <w:p w14:paraId="3401C6DE" w14:textId="24CF980C" w:rsidR="00D26C3E" w:rsidRPr="005E5DBB" w:rsidRDefault="00D26C3E" w:rsidP="00D26C3E">
      <w:pPr>
        <w:spacing w:line="360" w:lineRule="auto"/>
        <w:jc w:val="both"/>
        <w:rPr>
          <w:ins w:id="16" w:author="Vishnu Mohan" w:date="2026-04-02T15:12:00Z" w16du:dateUtc="2026-04-02T04:12:00Z"/>
          <w:rFonts w:ascii="Helvetica" w:eastAsiaTheme="minorEastAsia" w:hAnsi="Helvetica" w:cs="Helvetica"/>
        </w:rPr>
      </w:pPr>
      <w:ins w:id="17" w:author="Vishnu Mohan" w:date="2026-04-02T15:12:00Z" w16du:dateUtc="2026-04-02T04:12:00Z">
        <w:r w:rsidRPr="008357F5">
          <w:rPr>
            <w:rFonts w:ascii="Helvetica" w:eastAsiaTheme="minorEastAsia" w:hAnsi="Helvetica" w:cs="Helvetica"/>
            <w:b/>
            <w:bCs/>
            <w:i/>
            <w:iCs/>
          </w:rPr>
          <w:t>E/I ratio.</w:t>
        </w:r>
        <w:r w:rsidRPr="008357F5">
          <w:rPr>
            <w:rFonts w:ascii="Helvetica" w:eastAsiaTheme="minorEastAsia" w:hAnsi="Helvetica" w:cs="Helvetica"/>
          </w:rPr>
          <w:t xml:space="preserve"> Excitation and inhibition were quantified as model-internal synaptic current proxies rather than experimentally calibrated conductances. Each trained network was </w:t>
        </w:r>
        <w:r w:rsidRPr="008357F5">
          <w:rPr>
            <w:rFonts w:ascii="Helvetica" w:eastAsiaTheme="minorEastAsia" w:hAnsi="Helvetica" w:cs="Helvetica"/>
          </w:rPr>
          <w:lastRenderedPageBreak/>
          <w:t>probed with a centred, synchronous audiovisual Gaussian pulse at 90° azimuth, and the synaptic current components falling on the multisensory excitatory population were recorded separately throughout a 125-ms evoked window. AMPA and NMDA currents were summed as excitation, whereas feedforward, recurrent, and lateral inhibitory currents were summed as inhibition; these signals were then integrated over time to produce evoked excitatory and inhibitory charge in arbitrary model units. The E/I balance metric was defined as evoked excitatory charge divided by evoked inhibitory charge and then averaged across independently trained network instantiations. Accordingly, Fig. 1b is intended only to place the model in an excitation- versus inhibition-dominant operating regime and to provide qualitative context, rather than a direct fit to experimentally measured conductances or currents.</w:t>
        </w:r>
      </w:ins>
    </w:p>
    <w:p w14:paraId="1697EF2C" w14:textId="16E10AA0" w:rsidR="00B063EB" w:rsidRDefault="00B063EB" w:rsidP="00B063EB">
      <w:pPr>
        <w:spacing w:before="120" w:after="0" w:line="360" w:lineRule="auto"/>
        <w:jc w:val="both"/>
        <w:rPr>
          <w:rFonts w:ascii="Helvetica" w:eastAsiaTheme="minorEastAsia" w:hAnsi="Helvetica" w:cs="Helvetica"/>
        </w:rPr>
      </w:pPr>
      <w:r w:rsidRPr="00752AEF">
        <w:rPr>
          <w:rFonts w:ascii="Helvetica" w:eastAsiaTheme="minorEastAsia" w:hAnsi="Helvetica" w:cs="Helvetica"/>
          <w:b/>
          <w:bCs/>
          <w:i/>
          <w:iCs/>
        </w:rPr>
        <w:t>Inverse effectiveness.</w:t>
      </w:r>
      <w:r w:rsidRPr="00F04E61">
        <w:rPr>
          <w:rFonts w:ascii="Helvetica" w:eastAsiaTheme="minorEastAsia" w:hAnsi="Helvetica" w:cs="Helvetica"/>
          <w:b/>
          <w:bCs/>
        </w:rPr>
        <w:t xml:space="preserve"> </w:t>
      </w:r>
      <w:r w:rsidRPr="00F04E61">
        <w:rPr>
          <w:rFonts w:ascii="Helvetica" w:eastAsiaTheme="minorEastAsia" w:hAnsi="Helvetica" w:cs="Helvetica"/>
        </w:rPr>
        <w:t>The principle of inverse effectiveness</w:t>
      </w:r>
      <w:r>
        <w:rPr>
          <w:rFonts w:ascii="Helvetica" w:eastAsiaTheme="minorEastAsia" w:hAnsi="Helvetica" w:cs="Helvetica"/>
        </w:rPr>
        <w:t xml:space="preserve">, </w:t>
      </w:r>
      <w:r w:rsidRPr="00F04E61">
        <w:rPr>
          <w:rFonts w:ascii="Helvetica" w:eastAsiaTheme="minorEastAsia" w:hAnsi="Helvetica" w:cs="Helvetica"/>
        </w:rPr>
        <w:t>whereby multisensory enhancement is greatest when unisensory responses are weakest</w:t>
      </w:r>
      <w:r>
        <w:rPr>
          <w:rFonts w:ascii="Helvetica" w:eastAsiaTheme="minorEastAsia" w:hAnsi="Helvetica" w:cs="Helvetica"/>
        </w:rPr>
        <w:t xml:space="preserve">, </w:t>
      </w:r>
      <w:r w:rsidRPr="00F04E61">
        <w:rPr>
          <w:rFonts w:ascii="Helvetica" w:eastAsiaTheme="minorEastAsia" w:hAnsi="Helvetica" w:cs="Helvetica"/>
        </w:rPr>
        <w:t xml:space="preserve">represents a fundamental computation that optimizes information gain under uncertainty. We quantified this phenomenon by measuring </w:t>
      </w:r>
      <w:r w:rsidR="00717345" w:rsidRPr="00717345">
        <w:rPr>
          <w:rFonts w:ascii="Helvetica" w:eastAsiaTheme="minorEastAsia" w:hAnsi="Helvetica" w:cs="Helvetica"/>
        </w:rPr>
        <w:t>multisensory spike-count enhancement</w:t>
      </w:r>
      <w:r w:rsidRPr="00F04E61">
        <w:rPr>
          <w:rFonts w:ascii="Helvetica" w:eastAsiaTheme="minorEastAsia" w:hAnsi="Helvetica" w:cs="Helvetica"/>
        </w:rPr>
        <w:t xml:space="preserve"> across stimulus intensities (0.05 to 1.6 arbitrary units). For each intensity and modality combination, we presented 10-frame stimulus pulses at 90° azimuth and recorded the integrated multisensory spike count over 20 frames.</w:t>
      </w:r>
      <w:r>
        <w:rPr>
          <w:rFonts w:ascii="Helvetica" w:eastAsiaTheme="minorEastAsia" w:hAnsi="Helvetica" w:cs="Helvetica"/>
        </w:rPr>
        <w:t xml:space="preserve"> </w:t>
      </w:r>
    </w:p>
    <w:p w14:paraId="5DBF34DD" w14:textId="77777777" w:rsidR="00B063EB" w:rsidRDefault="00B063EB" w:rsidP="00B063EB">
      <w:pPr>
        <w:spacing w:after="0" w:line="360" w:lineRule="auto"/>
        <w:jc w:val="both"/>
        <w:rPr>
          <w:rFonts w:ascii="Helvetica" w:eastAsiaTheme="minorEastAsia" w:hAnsi="Helvetica" w:cs="Helvetica"/>
        </w:rPr>
      </w:pPr>
      <w:r>
        <w:rPr>
          <w:rFonts w:ascii="Helvetica" w:eastAsiaTheme="minorEastAsia" w:hAnsi="Helvetica" w:cs="Helvetica"/>
        </w:rPr>
        <w:tab/>
      </w:r>
      <w:r w:rsidRPr="00797F48">
        <w:rPr>
          <w:rFonts w:ascii="Helvetica" w:eastAsiaTheme="minorEastAsia" w:hAnsi="Helvetica" w:cs="Helvetica"/>
        </w:rPr>
        <w:t>The multisensory enhancement index (</w:t>
      </w:r>
      <m:oMath>
        <m:r>
          <m:rPr>
            <m:nor/>
          </m:rPr>
          <w:rPr>
            <w:rFonts w:ascii="Cambria Math" w:eastAsiaTheme="minorEastAsia" w:hAnsi="Cambria Math" w:cs="Helvetica"/>
          </w:rPr>
          <m:t>MEI</m:t>
        </m:r>
      </m:oMath>
      <w:r w:rsidRPr="00797F48">
        <w:rPr>
          <w:rFonts w:ascii="Helvetica" w:eastAsiaTheme="minorEastAsia" w:hAnsi="Helvetica" w:cs="Helvetica"/>
        </w:rPr>
        <w:t>) was computed as:</w:t>
      </w:r>
    </w:p>
    <w:p w14:paraId="0B5BDFE0" w14:textId="77777777" w:rsidR="00B063EB" w:rsidRPr="009D04D1" w:rsidRDefault="00B063EB" w:rsidP="00B063EB">
      <w:pPr>
        <w:spacing w:after="0" w:line="360" w:lineRule="auto"/>
        <w:jc w:val="both"/>
        <w:rPr>
          <w:rFonts w:ascii="Helvetica" w:eastAsiaTheme="minorEastAsia" w:hAnsi="Helvetica" w:cs="Helvetica"/>
        </w:rPr>
      </w:pPr>
      <m:oMathPara>
        <m:oMath>
          <m:r>
            <m:rPr>
              <m:nor/>
            </m:rPr>
            <w:rPr>
              <w:rFonts w:ascii="Cambria Math" w:eastAsiaTheme="minorEastAsia" w:hAnsi="Cambria Math" w:cs="Helvetica"/>
            </w:rPr>
            <m:t>MEI</m:t>
          </m:r>
          <m:r>
            <w:rPr>
              <w:rFonts w:ascii="Cambria Math" w:eastAsiaTheme="minorEastAsia" w:hAnsi="Cambria Math" w:cs="Helvetica"/>
            </w:rPr>
            <m:t>=</m:t>
          </m:r>
          <m:f>
            <m:fPr>
              <m:ctrlPr>
                <w:rPr>
                  <w:rFonts w:ascii="Cambria Math" w:eastAsiaTheme="minorEastAsia" w:hAnsi="Cambria Math" w:cs="Helvetica"/>
                </w:rPr>
              </m:ctrlPr>
            </m:fPr>
            <m:num>
              <m:sSub>
                <m:sSubPr>
                  <m:ctrlPr>
                    <w:rPr>
                      <w:rFonts w:ascii="Cambria Math" w:eastAsiaTheme="minorEastAsia" w:hAnsi="Cambria Math" w:cs="Helvetica"/>
                      <w:i/>
                    </w:rPr>
                  </m:ctrlPr>
                </m:sSubPr>
                <m:e>
                  <m:r>
                    <w:rPr>
                      <w:rFonts w:ascii="Cambria Math" w:eastAsiaTheme="minorEastAsia" w:hAnsi="Cambria Math" w:cs="Helvetica"/>
                    </w:rPr>
                    <m:t>R</m:t>
                  </m:r>
                </m:e>
                <m:sub>
                  <m:r>
                    <w:rPr>
                      <w:rFonts w:ascii="Cambria Math" w:eastAsiaTheme="minorEastAsia" w:hAnsi="Cambria Math" w:cs="Helvetica"/>
                    </w:rPr>
                    <m:t>AV</m:t>
                  </m:r>
                </m:sub>
              </m:sSub>
              <m:r>
                <w:rPr>
                  <w:rFonts w:ascii="Cambria Math" w:eastAsiaTheme="minorEastAsia" w:hAnsi="Cambria Math" w:cs="Helvetica"/>
                </w:rPr>
                <m:t>-</m:t>
              </m:r>
              <m:func>
                <m:funcPr>
                  <m:ctrlPr>
                    <w:rPr>
                      <w:rFonts w:ascii="Cambria Math" w:eastAsiaTheme="minorEastAsia" w:hAnsi="Cambria Math" w:cs="Helvetica"/>
                    </w:rPr>
                  </m:ctrlPr>
                </m:funcPr>
                <m:fName>
                  <m:r>
                    <m:rPr>
                      <m:sty m:val="p"/>
                    </m:rPr>
                    <w:rPr>
                      <w:rFonts w:ascii="Cambria Math" w:eastAsiaTheme="minorEastAsia" w:hAnsi="Cambria Math" w:cs="Helvetica"/>
                    </w:rPr>
                    <m:t>max</m:t>
                  </m:r>
                  <m:ctrlPr>
                    <w:rPr>
                      <w:rFonts w:ascii="Cambria Math" w:eastAsiaTheme="minorEastAsia" w:hAnsi="Cambria Math" w:cs="Helvetica"/>
                      <w:i/>
                    </w:rPr>
                  </m:ctrlPr>
                </m:fName>
                <m:e>
                  <m:d>
                    <m:dPr>
                      <m:ctrlPr>
                        <w:rPr>
                          <w:rFonts w:ascii="Cambria Math" w:eastAsiaTheme="minorEastAsia" w:hAnsi="Cambria Math" w:cs="Helvetica"/>
                          <w:i/>
                        </w:rPr>
                      </m:ctrlPr>
                    </m:dPr>
                    <m:e>
                      <m:sSub>
                        <m:sSubPr>
                          <m:ctrlPr>
                            <w:rPr>
                              <w:rFonts w:ascii="Cambria Math" w:eastAsiaTheme="minorEastAsia" w:hAnsi="Cambria Math" w:cs="Helvetica"/>
                              <w:i/>
                            </w:rPr>
                          </m:ctrlPr>
                        </m:sSubPr>
                        <m:e>
                          <m:r>
                            <w:rPr>
                              <w:rFonts w:ascii="Cambria Math" w:eastAsiaTheme="minorEastAsia" w:hAnsi="Cambria Math" w:cs="Helvetica"/>
                            </w:rPr>
                            <m:t>R</m:t>
                          </m:r>
                        </m:e>
                        <m:sub>
                          <m:r>
                            <w:rPr>
                              <w:rFonts w:ascii="Cambria Math" w:eastAsiaTheme="minorEastAsia" w:hAnsi="Cambria Math" w:cs="Helvetica"/>
                            </w:rPr>
                            <m:t>A</m:t>
                          </m:r>
                        </m:sub>
                      </m:sSub>
                      <m:r>
                        <w:rPr>
                          <w:rFonts w:ascii="Cambria Math" w:eastAsiaTheme="minorEastAsia" w:hAnsi="Cambria Math" w:cs="Helvetica"/>
                        </w:rPr>
                        <m:t>, </m:t>
                      </m:r>
                      <m:sSub>
                        <m:sSubPr>
                          <m:ctrlPr>
                            <w:rPr>
                              <w:rFonts w:ascii="Cambria Math" w:eastAsiaTheme="minorEastAsia" w:hAnsi="Cambria Math" w:cs="Helvetica"/>
                              <w:i/>
                            </w:rPr>
                          </m:ctrlPr>
                        </m:sSubPr>
                        <m:e>
                          <m:r>
                            <w:rPr>
                              <w:rFonts w:ascii="Cambria Math" w:eastAsiaTheme="minorEastAsia" w:hAnsi="Cambria Math" w:cs="Helvetica"/>
                            </w:rPr>
                            <m:t>R</m:t>
                          </m:r>
                        </m:e>
                        <m:sub>
                          <m:r>
                            <w:rPr>
                              <w:rFonts w:ascii="Cambria Math" w:eastAsiaTheme="minorEastAsia" w:hAnsi="Cambria Math" w:cs="Helvetica"/>
                            </w:rPr>
                            <m:t>V</m:t>
                          </m:r>
                        </m:sub>
                      </m:sSub>
                    </m:e>
                  </m:d>
                </m:e>
              </m:func>
              <m:ctrlPr>
                <w:rPr>
                  <w:rFonts w:ascii="Cambria Math" w:eastAsiaTheme="minorEastAsia" w:hAnsi="Cambria Math" w:cs="Helvetica"/>
                  <w:i/>
                </w:rPr>
              </m:ctrlPr>
            </m:num>
            <m:den>
              <m:func>
                <m:funcPr>
                  <m:ctrlPr>
                    <w:rPr>
                      <w:rFonts w:ascii="Cambria Math" w:eastAsiaTheme="minorEastAsia" w:hAnsi="Cambria Math" w:cs="Helvetica"/>
                    </w:rPr>
                  </m:ctrlPr>
                </m:funcPr>
                <m:fName>
                  <m:r>
                    <m:rPr>
                      <m:sty m:val="p"/>
                    </m:rPr>
                    <w:rPr>
                      <w:rFonts w:ascii="Cambria Math" w:eastAsiaTheme="minorEastAsia" w:hAnsi="Cambria Math" w:cs="Helvetica"/>
                    </w:rPr>
                    <m:t>max</m:t>
                  </m:r>
                  <m:ctrlPr>
                    <w:rPr>
                      <w:rFonts w:ascii="Cambria Math" w:eastAsiaTheme="minorEastAsia" w:hAnsi="Cambria Math" w:cs="Helvetica"/>
                      <w:i/>
                    </w:rPr>
                  </m:ctrlPr>
                </m:fName>
                <m:e>
                  <m:d>
                    <m:dPr>
                      <m:ctrlPr>
                        <w:rPr>
                          <w:rFonts w:ascii="Cambria Math" w:eastAsiaTheme="minorEastAsia" w:hAnsi="Cambria Math" w:cs="Helvetica"/>
                          <w:i/>
                        </w:rPr>
                      </m:ctrlPr>
                    </m:dPr>
                    <m:e>
                      <m:sSub>
                        <m:sSubPr>
                          <m:ctrlPr>
                            <w:rPr>
                              <w:rFonts w:ascii="Cambria Math" w:eastAsiaTheme="minorEastAsia" w:hAnsi="Cambria Math" w:cs="Helvetica"/>
                              <w:i/>
                            </w:rPr>
                          </m:ctrlPr>
                        </m:sSubPr>
                        <m:e>
                          <m:r>
                            <w:rPr>
                              <w:rFonts w:ascii="Cambria Math" w:eastAsiaTheme="minorEastAsia" w:hAnsi="Cambria Math" w:cs="Helvetica"/>
                            </w:rPr>
                            <m:t>R</m:t>
                          </m:r>
                        </m:e>
                        <m:sub>
                          <m:r>
                            <w:rPr>
                              <w:rFonts w:ascii="Cambria Math" w:eastAsiaTheme="minorEastAsia" w:hAnsi="Cambria Math" w:cs="Helvetica"/>
                            </w:rPr>
                            <m:t>A</m:t>
                          </m:r>
                        </m:sub>
                      </m:sSub>
                      <m:r>
                        <w:rPr>
                          <w:rFonts w:ascii="Cambria Math" w:eastAsiaTheme="minorEastAsia" w:hAnsi="Cambria Math" w:cs="Helvetica"/>
                        </w:rPr>
                        <m:t>, </m:t>
                      </m:r>
                      <m:sSub>
                        <m:sSubPr>
                          <m:ctrlPr>
                            <w:rPr>
                              <w:rFonts w:ascii="Cambria Math" w:eastAsiaTheme="minorEastAsia" w:hAnsi="Cambria Math" w:cs="Helvetica"/>
                              <w:i/>
                            </w:rPr>
                          </m:ctrlPr>
                        </m:sSubPr>
                        <m:e>
                          <m:r>
                            <w:rPr>
                              <w:rFonts w:ascii="Cambria Math" w:eastAsiaTheme="minorEastAsia" w:hAnsi="Cambria Math" w:cs="Helvetica"/>
                            </w:rPr>
                            <m:t>R</m:t>
                          </m:r>
                        </m:e>
                        <m:sub>
                          <m:r>
                            <w:rPr>
                              <w:rFonts w:ascii="Cambria Math" w:eastAsiaTheme="minorEastAsia" w:hAnsi="Cambria Math" w:cs="Helvetica"/>
                            </w:rPr>
                            <m:t>V</m:t>
                          </m:r>
                        </m:sub>
                      </m:sSub>
                    </m:e>
                  </m:d>
                </m:e>
              </m:func>
              <m:ctrlPr>
                <w:rPr>
                  <w:rFonts w:ascii="Cambria Math" w:eastAsiaTheme="minorEastAsia" w:hAnsi="Cambria Math" w:cs="Helvetica"/>
                  <w:i/>
                </w:rPr>
              </m:ctrlPr>
            </m:den>
          </m:f>
        </m:oMath>
      </m:oMathPara>
    </w:p>
    <w:p w14:paraId="5EA842D4" w14:textId="7CF52DB3" w:rsidR="00B063EB" w:rsidRDefault="00B063EB" w:rsidP="00B063EB">
      <w:pPr>
        <w:spacing w:after="0" w:line="360" w:lineRule="auto"/>
        <w:jc w:val="both"/>
        <w:rPr>
          <w:rFonts w:ascii="Helvetica" w:eastAsiaTheme="minorEastAsia" w:hAnsi="Helvetica" w:cs="Helvetica"/>
        </w:rPr>
      </w:pPr>
      <w:r w:rsidRPr="00A274D5">
        <w:rPr>
          <w:rFonts w:ascii="Helvetica" w:eastAsiaTheme="minorEastAsia" w:hAnsi="Helvetica" w:cs="Helvetica"/>
        </w:rPr>
        <w:t xml:space="preserve">where </w:t>
      </w:r>
      <m:oMath>
        <m:sSub>
          <m:sSubPr>
            <m:ctrlPr>
              <w:rPr>
                <w:rFonts w:ascii="Cambria Math" w:eastAsiaTheme="minorEastAsia" w:hAnsi="Cambria Math" w:cs="Helvetica"/>
                <w:i/>
              </w:rPr>
            </m:ctrlPr>
          </m:sSubPr>
          <m:e>
            <m:r>
              <w:rPr>
                <w:rFonts w:ascii="Cambria Math" w:eastAsiaTheme="minorEastAsia" w:hAnsi="Cambria Math" w:cs="Helvetica"/>
              </w:rPr>
              <m:t>R</m:t>
            </m:r>
          </m:e>
          <m:sub>
            <m:r>
              <w:rPr>
                <w:rFonts w:ascii="Cambria Math" w:eastAsiaTheme="minorEastAsia" w:hAnsi="Cambria Math" w:cs="Helvetica"/>
              </w:rPr>
              <m:t>AV</m:t>
            </m:r>
          </m:sub>
        </m:sSub>
      </m:oMath>
      <w:r w:rsidRPr="00A274D5">
        <w:rPr>
          <w:rFonts w:ascii="Helvetica" w:eastAsiaTheme="minorEastAsia" w:hAnsi="Helvetica" w:cs="Helvetica"/>
        </w:rPr>
        <w:t xml:space="preserve"> represents the </w:t>
      </w:r>
      <w:r>
        <w:rPr>
          <w:rFonts w:ascii="Helvetica" w:eastAsiaTheme="minorEastAsia" w:hAnsi="Helvetica" w:cs="Helvetica"/>
        </w:rPr>
        <w:t>multisensory</w:t>
      </w:r>
      <w:r w:rsidRPr="00A274D5">
        <w:rPr>
          <w:rFonts w:ascii="Helvetica" w:eastAsiaTheme="minorEastAsia" w:hAnsi="Helvetica" w:cs="Helvetica"/>
        </w:rPr>
        <w:t xml:space="preserve"> response and </w:t>
      </w:r>
      <m:oMath>
        <m:func>
          <m:funcPr>
            <m:ctrlPr>
              <w:rPr>
                <w:rFonts w:ascii="Cambria Math" w:eastAsiaTheme="minorEastAsia" w:hAnsi="Cambria Math" w:cs="Helvetica"/>
              </w:rPr>
            </m:ctrlPr>
          </m:funcPr>
          <m:fName>
            <m:r>
              <m:rPr>
                <m:sty m:val="p"/>
              </m:rPr>
              <w:rPr>
                <w:rFonts w:ascii="Cambria Math" w:eastAsiaTheme="minorEastAsia" w:hAnsi="Cambria Math" w:cs="Helvetica"/>
              </w:rPr>
              <m:t>max</m:t>
            </m:r>
            <m:ctrlPr>
              <w:rPr>
                <w:rFonts w:ascii="Cambria Math" w:eastAsiaTheme="minorEastAsia" w:hAnsi="Cambria Math" w:cs="Helvetica"/>
                <w:i/>
              </w:rPr>
            </m:ctrlPr>
          </m:fName>
          <m:e>
            <m:d>
              <m:dPr>
                <m:ctrlPr>
                  <w:rPr>
                    <w:rFonts w:ascii="Cambria Math" w:eastAsiaTheme="minorEastAsia" w:hAnsi="Cambria Math" w:cs="Helvetica"/>
                    <w:i/>
                  </w:rPr>
                </m:ctrlPr>
              </m:dPr>
              <m:e>
                <m:sSub>
                  <m:sSubPr>
                    <m:ctrlPr>
                      <w:rPr>
                        <w:rFonts w:ascii="Cambria Math" w:eastAsiaTheme="minorEastAsia" w:hAnsi="Cambria Math" w:cs="Helvetica"/>
                        <w:i/>
                      </w:rPr>
                    </m:ctrlPr>
                  </m:sSubPr>
                  <m:e>
                    <m:r>
                      <w:rPr>
                        <w:rFonts w:ascii="Cambria Math" w:eastAsiaTheme="minorEastAsia" w:hAnsi="Cambria Math" w:cs="Helvetica"/>
                      </w:rPr>
                      <m:t>R</m:t>
                    </m:r>
                  </m:e>
                  <m:sub>
                    <m:r>
                      <w:rPr>
                        <w:rFonts w:ascii="Cambria Math" w:eastAsiaTheme="minorEastAsia" w:hAnsi="Cambria Math" w:cs="Helvetica"/>
                      </w:rPr>
                      <m:t>A</m:t>
                    </m:r>
                  </m:sub>
                </m:sSub>
                <m:r>
                  <w:rPr>
                    <w:rFonts w:ascii="Cambria Math" w:eastAsiaTheme="minorEastAsia" w:hAnsi="Cambria Math" w:cs="Helvetica"/>
                  </w:rPr>
                  <m:t>, </m:t>
                </m:r>
                <m:sSub>
                  <m:sSubPr>
                    <m:ctrlPr>
                      <w:rPr>
                        <w:rFonts w:ascii="Cambria Math" w:eastAsiaTheme="minorEastAsia" w:hAnsi="Cambria Math" w:cs="Helvetica"/>
                        <w:i/>
                      </w:rPr>
                    </m:ctrlPr>
                  </m:sSubPr>
                  <m:e>
                    <m:r>
                      <w:rPr>
                        <w:rFonts w:ascii="Cambria Math" w:eastAsiaTheme="minorEastAsia" w:hAnsi="Cambria Math" w:cs="Helvetica"/>
                      </w:rPr>
                      <m:t>R</m:t>
                    </m:r>
                  </m:e>
                  <m:sub>
                    <m:r>
                      <w:rPr>
                        <w:rFonts w:ascii="Cambria Math" w:eastAsiaTheme="minorEastAsia" w:hAnsi="Cambria Math" w:cs="Helvetica"/>
                      </w:rPr>
                      <m:t>V</m:t>
                    </m:r>
                  </m:sub>
                </m:sSub>
              </m:e>
            </m:d>
          </m:e>
        </m:func>
      </m:oMath>
      <w:r>
        <w:rPr>
          <w:rFonts w:ascii="Helvetica" w:eastAsiaTheme="minorEastAsia" w:hAnsi="Helvetica" w:cs="Helvetica"/>
        </w:rPr>
        <w:t xml:space="preserve"> </w:t>
      </w:r>
      <w:r w:rsidRPr="00A274D5">
        <w:rPr>
          <w:rFonts w:ascii="Helvetica" w:eastAsiaTheme="minorEastAsia" w:hAnsi="Helvetica" w:cs="Helvetica"/>
        </w:rPr>
        <w:t xml:space="preserve">represents the stronger unisensory response at each intensity. By plotting MEI against stimulus intensity on a logarithmic scale, we assessed whether the network exhibited the characteristic negative </w:t>
      </w:r>
      <w:r>
        <w:rPr>
          <w:rFonts w:ascii="Helvetica" w:eastAsiaTheme="minorEastAsia" w:hAnsi="Helvetica" w:cs="Helvetica"/>
        </w:rPr>
        <w:t>relationship</w:t>
      </w:r>
      <w:r w:rsidRPr="00A274D5">
        <w:rPr>
          <w:rFonts w:ascii="Helvetica" w:eastAsiaTheme="minorEastAsia" w:hAnsi="Helvetica" w:cs="Helvetica"/>
        </w:rPr>
        <w:t xml:space="preserve"> indicative of inverse effectiveness. This nonlinear relationship </w:t>
      </w:r>
      <w:r>
        <w:rPr>
          <w:rFonts w:ascii="Helvetica" w:eastAsiaTheme="minorEastAsia" w:hAnsi="Helvetica" w:cs="Helvetica"/>
        </w:rPr>
        <w:t>would indicate</w:t>
      </w:r>
      <w:r w:rsidRPr="00A274D5">
        <w:rPr>
          <w:rFonts w:ascii="Helvetica" w:eastAsiaTheme="minorEastAsia" w:hAnsi="Helvetica" w:cs="Helvetica"/>
        </w:rPr>
        <w:t xml:space="preserve"> that multisensory integration provides maximal benefit when sensory signals are weakest and most ambiguous</w:t>
      </w:r>
      <w:r>
        <w:rPr>
          <w:rFonts w:ascii="Helvetica" w:eastAsiaTheme="minorEastAsia" w:hAnsi="Helvetica" w:cs="Helvetica"/>
        </w:rPr>
        <w:t xml:space="preserve">, </w:t>
      </w:r>
      <w:r w:rsidRPr="00A274D5">
        <w:rPr>
          <w:rFonts w:ascii="Helvetica" w:eastAsiaTheme="minorEastAsia" w:hAnsi="Helvetica" w:cs="Helvetica"/>
        </w:rPr>
        <w:t xml:space="preserve">precisely when enhanced detection would be most </w:t>
      </w:r>
      <w:r w:rsidR="004930DA" w:rsidRPr="00A274D5">
        <w:rPr>
          <w:rFonts w:ascii="Helvetica" w:eastAsiaTheme="minorEastAsia" w:hAnsi="Helvetica" w:cs="Helvetica"/>
        </w:rPr>
        <w:t>behaviourally</w:t>
      </w:r>
      <w:r w:rsidRPr="00A274D5">
        <w:rPr>
          <w:rFonts w:ascii="Helvetica" w:eastAsiaTheme="minorEastAsia" w:hAnsi="Helvetica" w:cs="Helvetica"/>
        </w:rPr>
        <w:t xml:space="preserve"> advantageous. </w:t>
      </w:r>
    </w:p>
    <w:p w14:paraId="7818B087" w14:textId="77777777" w:rsidR="00B063EB" w:rsidRDefault="00B063EB" w:rsidP="00B063EB">
      <w:pPr>
        <w:spacing w:before="120" w:after="0" w:line="360" w:lineRule="auto"/>
        <w:jc w:val="both"/>
        <w:rPr>
          <w:rFonts w:ascii="Helvetica" w:eastAsiaTheme="minorEastAsia" w:hAnsi="Helvetica" w:cs="Helvetica"/>
        </w:rPr>
      </w:pPr>
      <w:r w:rsidRPr="00803AC2">
        <w:rPr>
          <w:rFonts w:ascii="Helvetica" w:eastAsiaTheme="minorEastAsia" w:hAnsi="Helvetica" w:cs="Helvetica"/>
          <w:b/>
          <w:bCs/>
          <w:i/>
          <w:iCs/>
        </w:rPr>
        <w:t>Distance</w:t>
      </w:r>
      <w:r w:rsidRPr="00803AC2">
        <w:rPr>
          <w:rFonts w:ascii="Helvetica" w:eastAsiaTheme="minorEastAsia" w:hAnsi="Helvetica" w:cs="Helvetica"/>
          <w:b/>
          <w:bCs/>
          <w:i/>
          <w:iCs/>
        </w:rPr>
        <w:noBreakHyphen/>
        <w:t xml:space="preserve">dependent noise correlations. </w:t>
      </w:r>
      <w:r w:rsidRPr="00A5060B">
        <w:rPr>
          <w:rFonts w:ascii="Helvetica" w:eastAsiaTheme="minorEastAsia" w:hAnsi="Helvetica" w:cs="Helvetica"/>
        </w:rPr>
        <w:t>We quantified the spatial scale of shared trial</w:t>
      </w:r>
      <w:r w:rsidRPr="00A5060B">
        <w:rPr>
          <w:rFonts w:ascii="Helvetica" w:eastAsiaTheme="minorEastAsia" w:hAnsi="Helvetica" w:cs="Helvetica"/>
        </w:rPr>
        <w:noBreakHyphen/>
        <w:t>to</w:t>
      </w:r>
      <w:r w:rsidRPr="00A5060B">
        <w:rPr>
          <w:rFonts w:ascii="Helvetica" w:eastAsiaTheme="minorEastAsia" w:hAnsi="Helvetica" w:cs="Helvetica"/>
        </w:rPr>
        <w:noBreakHyphen/>
        <w:t xml:space="preserve">trial variability by computing pairwise </w:t>
      </w:r>
      <w:r w:rsidRPr="00A00F90">
        <w:rPr>
          <w:rFonts w:ascii="Helvetica" w:eastAsiaTheme="minorEastAsia" w:hAnsi="Helvetica" w:cs="Helvetica"/>
        </w:rPr>
        <w:t>spike</w:t>
      </w:r>
      <w:r w:rsidRPr="00A00F90">
        <w:rPr>
          <w:rFonts w:ascii="Helvetica" w:eastAsiaTheme="minorEastAsia" w:hAnsi="Helvetica" w:cs="Helvetica"/>
        </w:rPr>
        <w:noBreakHyphen/>
        <w:t xml:space="preserve">count </w:t>
      </w:r>
      <w:r w:rsidRPr="00A5060B">
        <w:rPr>
          <w:rFonts w:ascii="Helvetica" w:eastAsiaTheme="minorEastAsia" w:hAnsi="Helvetica" w:cs="Helvetica"/>
        </w:rPr>
        <w:t xml:space="preserve">noise correlations between </w:t>
      </w:r>
      <w:r w:rsidRPr="008C44A2">
        <w:rPr>
          <w:rFonts w:ascii="Helvetica" w:eastAsiaTheme="minorEastAsia" w:hAnsi="Helvetica" w:cs="Helvetica"/>
        </w:rPr>
        <w:t>multisensory</w:t>
      </w:r>
      <w:r>
        <w:rPr>
          <w:rFonts w:ascii="Helvetica" w:eastAsiaTheme="minorEastAsia" w:hAnsi="Helvetica" w:cs="Helvetica"/>
        </w:rPr>
        <w:t xml:space="preserve"> </w:t>
      </w:r>
      <w:r w:rsidRPr="00A5060B">
        <w:rPr>
          <w:rFonts w:ascii="Helvetica" w:eastAsiaTheme="minorEastAsia" w:hAnsi="Helvetica" w:cs="Helvetica"/>
        </w:rPr>
        <w:t xml:space="preserve">neurons and binning them by separation along the azimuthal map. For each trained model, we ran repeated, identical bimodal (simultaneous A+V) trials at a </w:t>
      </w:r>
      <w:r w:rsidRPr="00A5060B">
        <w:rPr>
          <w:rFonts w:ascii="Helvetica" w:eastAsiaTheme="minorEastAsia" w:hAnsi="Helvetica" w:cs="Helvetica"/>
        </w:rPr>
        <w:lastRenderedPageBreak/>
        <w:t>fixed location and accumulated per</w:t>
      </w:r>
      <w:r w:rsidRPr="00A5060B">
        <w:rPr>
          <w:rFonts w:ascii="Helvetica" w:eastAsiaTheme="minorEastAsia" w:hAnsi="Helvetica" w:cs="Helvetica"/>
        </w:rPr>
        <w:noBreakHyphen/>
        <w:t xml:space="preserve">trial </w:t>
      </w:r>
      <w:r w:rsidRPr="008C44A2">
        <w:rPr>
          <w:rFonts w:ascii="Helvetica" w:eastAsiaTheme="minorEastAsia" w:hAnsi="Helvetica" w:cs="Helvetica"/>
        </w:rPr>
        <w:t>multisensory</w:t>
      </w:r>
      <w:r>
        <w:rPr>
          <w:rFonts w:ascii="Helvetica" w:eastAsiaTheme="minorEastAsia" w:hAnsi="Helvetica" w:cs="Helvetica"/>
        </w:rPr>
        <w:t xml:space="preserve"> </w:t>
      </w:r>
      <w:r w:rsidRPr="00A5060B">
        <w:rPr>
          <w:rFonts w:ascii="Helvetica" w:eastAsiaTheme="minorEastAsia" w:hAnsi="Helvetica" w:cs="Helvetica"/>
        </w:rPr>
        <w:t>spike counts over the stimulus sequence. Counts were z</w:t>
      </w:r>
      <w:r w:rsidRPr="00A5060B">
        <w:rPr>
          <w:rFonts w:ascii="Helvetica" w:eastAsiaTheme="minorEastAsia" w:hAnsi="Helvetica" w:cs="Helvetica"/>
        </w:rPr>
        <w:noBreakHyphen/>
        <w:t xml:space="preserve">scored across trials for each neuron and </w:t>
      </w:r>
      <w:r w:rsidRPr="00790125">
        <w:rPr>
          <w:rFonts w:ascii="Helvetica" w:eastAsiaTheme="minorEastAsia" w:hAnsi="Helvetica" w:cs="Helvetica"/>
        </w:rPr>
        <w:t xml:space="preserve">noise correlation </w:t>
      </w:r>
      <w:r w:rsidRPr="00A5060B">
        <w:rPr>
          <w:rFonts w:ascii="Helvetica" w:eastAsiaTheme="minorEastAsia" w:hAnsi="Helvetica" w:cs="Helvetica"/>
        </w:rPr>
        <w:t>was defined as the Pearson correlation coefficient of the resulting per</w:t>
      </w:r>
      <w:r w:rsidRPr="00A5060B">
        <w:rPr>
          <w:rFonts w:ascii="Helvetica" w:eastAsiaTheme="minorEastAsia" w:hAnsi="Helvetica" w:cs="Helvetica"/>
        </w:rPr>
        <w:noBreakHyphen/>
        <w:t xml:space="preserve">trial spike counts for each neuron pair, a standard measure for </w:t>
      </w:r>
      <m:oMath>
        <m:r>
          <w:rPr>
            <w:rFonts w:ascii="Cambria Math" w:eastAsiaTheme="minorEastAsia" w:hAnsi="Cambria Math" w:cs="Helvetica"/>
          </w:rPr>
          <m:t>r</m:t>
        </m:r>
        <m:r>
          <w:rPr>
            <w:rFonts w:ascii="Cambria Math" w:eastAsiaTheme="minorEastAsia" w:hAnsi="Cambria Math" w:cs="Cambria Math"/>
          </w:rPr>
          <m:t>ₛ</m:t>
        </m:r>
        <m:r>
          <w:rPr>
            <w:rFonts w:ascii="Roboto" w:eastAsiaTheme="minorEastAsia" w:hAnsi="Roboto" w:cs="Roboto"/>
          </w:rPr>
          <m:t>꜀</m:t>
        </m:r>
      </m:oMath>
      <w:r w:rsidRPr="00A5060B">
        <w:rPr>
          <w:rFonts w:ascii="Helvetica" w:eastAsiaTheme="minorEastAsia" w:hAnsi="Helvetica" w:cs="Helvetica"/>
        </w:rPr>
        <w:t xml:space="preserve"> (i.e., spike</w:t>
      </w:r>
      <w:r w:rsidRPr="00A5060B">
        <w:rPr>
          <w:rFonts w:ascii="Helvetica" w:eastAsiaTheme="minorEastAsia" w:hAnsi="Helvetica" w:cs="Helvetica"/>
        </w:rPr>
        <w:noBreakHyphen/>
        <w:t xml:space="preserve">count correlation). Neuron positions were mapped to azimuth on a 0–180° ring; pairwise separation was the minimal circular distance </w:t>
      </w:r>
      <m:oMath>
        <m:r>
          <w:rPr>
            <w:rFonts w:ascii="Cambria Math" w:eastAsiaTheme="minorEastAsia" w:hAnsi="Cambria Math" w:cs="Helvetica"/>
          </w:rPr>
          <m:t>d=min(</m:t>
        </m:r>
        <m:r>
          <w:rPr>
            <w:rFonts w:ascii="Cambria Math" w:eastAsiaTheme="minorEastAsia" w:hAnsi="Cambria Math" w:cs="Cambria Math"/>
          </w:rPr>
          <m:t>∣</m:t>
        </m:r>
        <m:r>
          <w:rPr>
            <w:rFonts w:ascii="Cambria Math" w:eastAsiaTheme="minorEastAsia" w:hAnsi="Cambria Math" w:cs="Helvetica"/>
          </w:rPr>
          <m:t>Δ</m:t>
        </m:r>
        <m:r>
          <w:rPr>
            <w:rFonts w:ascii="Cambria Math" w:eastAsiaTheme="minorEastAsia" w:hAnsi="Cambria Math" w:cs="Cambria Math"/>
          </w:rPr>
          <m:t>∣</m:t>
        </m:r>
        <m:r>
          <w:rPr>
            <w:rFonts w:ascii="Cambria Math" w:eastAsiaTheme="minorEastAsia" w:hAnsi="Cambria Math" w:cs="Helvetica"/>
          </w:rPr>
          <m:t>,180-</m:t>
        </m:r>
        <m:r>
          <w:rPr>
            <w:rFonts w:ascii="Cambria Math" w:eastAsiaTheme="minorEastAsia" w:hAnsi="Cambria Math" w:cs="Cambria Math"/>
          </w:rPr>
          <m:t>∣</m:t>
        </m:r>
        <m:r>
          <w:rPr>
            <w:rFonts w:ascii="Cambria Math" w:eastAsiaTheme="minorEastAsia" w:hAnsi="Cambria Math" w:cs="Helvetica"/>
          </w:rPr>
          <m:t>Δ</m:t>
        </m:r>
        <m:r>
          <w:rPr>
            <w:rFonts w:ascii="Cambria Math" w:eastAsiaTheme="minorEastAsia" w:hAnsi="Cambria Math" w:cs="Cambria Math"/>
          </w:rPr>
          <m:t>∣</m:t>
        </m:r>
        <m:r>
          <w:rPr>
            <w:rFonts w:ascii="Cambria Math" w:eastAsiaTheme="minorEastAsia" w:hAnsi="Cambria Math" w:cs="Helvetica"/>
          </w:rPr>
          <m:t>)</m:t>
        </m:r>
      </m:oMath>
      <w:r w:rsidRPr="00A5060B">
        <w:rPr>
          <w:rFonts w:ascii="Helvetica" w:eastAsiaTheme="minorEastAsia" w:hAnsi="Helvetica" w:cs="Helvetica"/>
        </w:rPr>
        <w:t xml:space="preserve"> restricted to unique distances </w:t>
      </w:r>
      <m:oMath>
        <m:r>
          <w:rPr>
            <w:rFonts w:ascii="Cambria Math" w:eastAsiaTheme="minorEastAsia" w:hAnsi="Cambria Math" w:cs="Helvetica"/>
          </w:rPr>
          <m:t>d</m:t>
        </m:r>
        <m:r>
          <w:rPr>
            <w:rFonts w:ascii="Cambria Math" w:eastAsiaTheme="minorEastAsia" w:hAnsi="Cambria Math" w:cs="Cambria Math"/>
          </w:rPr>
          <m:t>∈</m:t>
        </m:r>
        <m:r>
          <w:rPr>
            <w:rFonts w:ascii="Cambria Math" w:eastAsiaTheme="minorEastAsia" w:hAnsi="Cambria Math" w:cs="Helvetica"/>
          </w:rPr>
          <m:t>[0,90</m:t>
        </m:r>
        <m:r>
          <w:rPr>
            <w:rFonts w:ascii="Cambria Math" w:eastAsiaTheme="minorEastAsia" w:hAnsi="Cambria Math" w:cs="Cambria Math"/>
            <w:vertAlign w:val="superscript"/>
          </w:rPr>
          <m:t>°</m:t>
        </m:r>
        <m:r>
          <w:rPr>
            <w:rFonts w:ascii="Cambria Math" w:eastAsiaTheme="minorEastAsia" w:hAnsi="Cambria Math" w:cs="Helvetica"/>
          </w:rPr>
          <m:t>]</m:t>
        </m:r>
      </m:oMath>
      <w:r>
        <w:rPr>
          <w:rFonts w:ascii="Helvetica" w:eastAsiaTheme="minorEastAsia" w:hAnsi="Helvetica" w:cs="Helvetica"/>
        </w:rPr>
        <w:t>.</w:t>
      </w:r>
    </w:p>
    <w:p w14:paraId="6639325D" w14:textId="77777777" w:rsidR="00B063EB" w:rsidRPr="00803AC2" w:rsidRDefault="00B063EB" w:rsidP="00B063EB">
      <w:pPr>
        <w:spacing w:after="0" w:line="360" w:lineRule="auto"/>
        <w:jc w:val="both"/>
        <w:rPr>
          <w:rFonts w:ascii="Helvetica" w:eastAsiaTheme="minorEastAsia" w:hAnsi="Helvetica" w:cs="Helvetica"/>
        </w:rPr>
      </w:pPr>
      <w:r>
        <w:rPr>
          <w:rFonts w:ascii="Helvetica" w:eastAsiaTheme="minorEastAsia" w:hAnsi="Helvetica" w:cs="Helvetica"/>
        </w:rPr>
        <w:tab/>
      </w:r>
      <w:r w:rsidRPr="002B643E">
        <w:rPr>
          <w:rFonts w:ascii="Helvetica" w:eastAsiaTheme="minorEastAsia" w:hAnsi="Helvetica" w:cs="Helvetica"/>
        </w:rPr>
        <w:t>To prevent inflation of the near</w:t>
      </w:r>
      <w:r w:rsidRPr="002B643E">
        <w:rPr>
          <w:rFonts w:ascii="Helvetica" w:eastAsiaTheme="minorEastAsia" w:hAnsi="Helvetica" w:cs="Helvetica"/>
        </w:rPr>
        <w:noBreakHyphen/>
        <w:t>zero bin by self</w:t>
      </w:r>
      <w:r w:rsidRPr="002B643E">
        <w:rPr>
          <w:rFonts w:ascii="Helvetica" w:eastAsiaTheme="minorEastAsia" w:hAnsi="Helvetica" w:cs="Helvetica"/>
        </w:rPr>
        <w:noBreakHyphen/>
        <w:t>pairs and clone</w:t>
      </w:r>
      <w:r w:rsidRPr="002B643E">
        <w:rPr>
          <w:rFonts w:ascii="Helvetica" w:eastAsiaTheme="minorEastAsia" w:hAnsi="Helvetica" w:cs="Helvetica"/>
        </w:rPr>
        <w:noBreakHyphen/>
        <w:t xml:space="preserve">like receptive fields, we excluded all pairs with </w:t>
      </w:r>
      <m:oMath>
        <m:r>
          <w:rPr>
            <w:rFonts w:ascii="Cambria Math" w:eastAsiaTheme="minorEastAsia" w:hAnsi="Cambria Math" w:cs="Helvetica"/>
          </w:rPr>
          <m:t>d</m:t>
        </m:r>
      </m:oMath>
      <w:r>
        <w:rPr>
          <w:rFonts w:ascii="Helvetica" w:eastAsiaTheme="minorEastAsia" w:hAnsi="Helvetica" w:cs="Helvetica"/>
        </w:rPr>
        <w:t xml:space="preserve"> lesser than</w:t>
      </w:r>
      <w:r w:rsidRPr="002B643E">
        <w:rPr>
          <w:rFonts w:ascii="Helvetica" w:eastAsiaTheme="minorEastAsia" w:hAnsi="Helvetica" w:cs="Helvetica"/>
        </w:rPr>
        <w:t xml:space="preserve"> one neuron pitch (degrees per neuron). Remaining pairs were grouped into 1</w:t>
      </w:r>
      <w:r w:rsidRPr="002B643E">
        <w:rPr>
          <w:rFonts w:ascii="Helvetica" w:eastAsiaTheme="minorEastAsia" w:hAnsi="Helvetica" w:cs="Helvetica"/>
        </w:rPr>
        <w:noBreakHyphen/>
        <w:t>pitch bins using half</w:t>
      </w:r>
      <w:r w:rsidRPr="002B643E">
        <w:rPr>
          <w:rFonts w:ascii="Helvetica" w:eastAsiaTheme="minorEastAsia" w:hAnsi="Helvetica" w:cs="Helvetica"/>
        </w:rPr>
        <w:noBreakHyphen/>
        <w:t xml:space="preserve">open edges </w:t>
      </w:r>
      <m:oMath>
        <m:r>
          <w:rPr>
            <w:rFonts w:ascii="Cambria Math" w:eastAsiaTheme="minorEastAsia" w:hAnsi="Cambria Math" w:cs="Helvetica"/>
          </w:rPr>
          <m:t>(a,b]</m:t>
        </m:r>
      </m:oMath>
      <w:r w:rsidRPr="002B643E">
        <w:rPr>
          <w:rFonts w:ascii="Helvetica" w:eastAsiaTheme="minorEastAsia" w:hAnsi="Helvetica" w:cs="Helvetica"/>
        </w:rPr>
        <w:t>, beginning at 1×pitch, and we computed the mean correlation within each bin. This produced a per</w:t>
      </w:r>
      <w:r w:rsidRPr="002B643E">
        <w:rPr>
          <w:rFonts w:ascii="Helvetica" w:eastAsiaTheme="minorEastAsia" w:hAnsi="Helvetica" w:cs="Helvetica"/>
        </w:rPr>
        <w:noBreakHyphen/>
        <w:t xml:space="preserve">model curve that was then aggregated across </w:t>
      </w:r>
      <m:oMath>
        <m:r>
          <w:rPr>
            <w:rFonts w:ascii="Cambria Math" w:eastAsiaTheme="minorEastAsia" w:hAnsi="Cambria Math" w:cs="Helvetica"/>
          </w:rPr>
          <m:t>n=10</m:t>
        </m:r>
      </m:oMath>
      <w:r w:rsidRPr="002B643E">
        <w:rPr>
          <w:rFonts w:ascii="Helvetica" w:eastAsiaTheme="minorEastAsia" w:hAnsi="Helvetica" w:cs="Helvetica"/>
        </w:rPr>
        <w:t xml:space="preserve"> independently trained networks to obtain the pooled mean ± SEM at each distance; for visualization only, the pooled trace was lightly smoothed with a Gaussian kernel (σ = 1.2 bins) using reflect boundaries to avoid edge artifacts.</w:t>
      </w:r>
    </w:p>
    <w:p w14:paraId="3B4DF56C" w14:textId="77777777" w:rsidR="00B063EB" w:rsidRPr="00EC4CBC" w:rsidRDefault="00B063EB" w:rsidP="00B063EB">
      <w:pPr>
        <w:spacing w:before="120" w:after="0" w:line="360" w:lineRule="auto"/>
        <w:jc w:val="both"/>
        <w:rPr>
          <w:rFonts w:ascii="Helvetica" w:eastAsiaTheme="minorEastAsia" w:hAnsi="Helvetica" w:cs="Helvetica"/>
        </w:rPr>
      </w:pPr>
      <w:r w:rsidRPr="00752AEF">
        <w:rPr>
          <w:rFonts w:ascii="Helvetica" w:eastAsiaTheme="minorEastAsia" w:hAnsi="Helvetica" w:cs="Helvetica"/>
          <w:b/>
          <w:bCs/>
          <w:i/>
          <w:iCs/>
        </w:rPr>
        <w:t>Response latency analysis.</w:t>
      </w:r>
      <w:r>
        <w:rPr>
          <w:rFonts w:ascii="Helvetica" w:eastAsiaTheme="minorEastAsia" w:hAnsi="Helvetica" w:cs="Helvetica"/>
        </w:rPr>
        <w:t xml:space="preserve"> </w:t>
      </w:r>
      <w:r w:rsidRPr="00EC4CBC">
        <w:rPr>
          <w:rFonts w:ascii="Helvetica" w:eastAsiaTheme="minorEastAsia" w:hAnsi="Helvetica" w:cs="Helvetica"/>
        </w:rPr>
        <w:t>Multisensory integration in the SC not only enhances response magnitude but also accelerates reaction times</w:t>
      </w:r>
      <w:r>
        <w:rPr>
          <w:rFonts w:ascii="Helvetica" w:eastAsiaTheme="minorEastAsia" w:hAnsi="Helvetica" w:cs="Helvetica"/>
        </w:rPr>
        <w:t xml:space="preserve">, </w:t>
      </w:r>
      <w:r w:rsidRPr="00EC4CBC">
        <w:rPr>
          <w:rFonts w:ascii="Helvetica" w:eastAsiaTheme="minorEastAsia" w:hAnsi="Helvetica" w:cs="Helvetica"/>
        </w:rPr>
        <w:t>a phenomenon critical for rapid orienting behaviours. We measured first-spike latencies by presenting 10-frame stimulus pulses under audio-only, visual-only, and bimodal conditions, then detecting the first multisensory spike that exceeded baseline activity. The network was run for 40 frames total to ensure capture of delayed responses, with latency recorded as the time from stimulus onset to first spike in milliseconds.</w:t>
      </w:r>
    </w:p>
    <w:p w14:paraId="38CD0FB2" w14:textId="77777777" w:rsidR="00B063EB" w:rsidRDefault="00B063EB" w:rsidP="00B063EB">
      <w:pPr>
        <w:spacing w:after="0" w:line="360" w:lineRule="auto"/>
        <w:ind w:firstLine="720"/>
        <w:jc w:val="both"/>
        <w:rPr>
          <w:rFonts w:ascii="Helvetica" w:eastAsiaTheme="minorEastAsia" w:hAnsi="Helvetica" w:cs="Helvetica"/>
        </w:rPr>
      </w:pPr>
      <w:r w:rsidRPr="00EC4CBC">
        <w:rPr>
          <w:rFonts w:ascii="Helvetica" w:eastAsiaTheme="minorEastAsia" w:hAnsi="Helvetica" w:cs="Helvetica"/>
        </w:rPr>
        <w:t xml:space="preserve">For each network, we computed the mean unisensory latency (averaging audio and visual conditions) and compared it to the </w:t>
      </w:r>
      <w:r>
        <w:rPr>
          <w:rFonts w:ascii="Helvetica" w:eastAsiaTheme="minorEastAsia" w:hAnsi="Helvetica" w:cs="Helvetica"/>
        </w:rPr>
        <w:t>multisensory</w:t>
      </w:r>
      <w:r w:rsidRPr="00EC4CBC">
        <w:rPr>
          <w:rFonts w:ascii="Helvetica" w:eastAsiaTheme="minorEastAsia" w:hAnsi="Helvetica" w:cs="Helvetica"/>
        </w:rPr>
        <w:t xml:space="preserve"> latency. The latency reduction</w:t>
      </w:r>
    </w:p>
    <w:p w14:paraId="2DDFE2E0" w14:textId="77777777" w:rsidR="00B063EB" w:rsidRPr="006048EA" w:rsidRDefault="00B063EB" w:rsidP="00B063EB">
      <w:pPr>
        <w:spacing w:after="0" w:line="360" w:lineRule="auto"/>
        <w:jc w:val="both"/>
        <w:rPr>
          <w:rFonts w:ascii="Helvetica" w:eastAsiaTheme="minorEastAsia" w:hAnsi="Helvetica" w:cs="Helvetica"/>
        </w:rPr>
      </w:pPr>
      <m:oMathPara>
        <m:oMath>
          <m:r>
            <m:rPr>
              <m:sty m:val="p"/>
            </m:rPr>
            <w:rPr>
              <w:rFonts w:ascii="Cambria Math" w:eastAsiaTheme="minorEastAsia" w:hAnsi="Cambria Math" w:cs="Helvetica"/>
            </w:rPr>
            <m:t>Δ</m:t>
          </m:r>
          <m:r>
            <m:rPr>
              <m:nor/>
            </m:rPr>
            <w:rPr>
              <w:rFonts w:ascii="Cambria Math" w:eastAsiaTheme="minorEastAsia" w:hAnsi="Cambria Math" w:cs="Helvetica"/>
            </w:rPr>
            <m:t>latency</m:t>
          </m:r>
          <m:r>
            <w:rPr>
              <w:rFonts w:ascii="Cambria Math" w:eastAsiaTheme="minorEastAsia" w:hAnsi="Cambria Math" w:cs="Helvetica"/>
            </w:rPr>
            <m:t>=</m:t>
          </m:r>
          <m:f>
            <m:fPr>
              <m:ctrlPr>
                <w:rPr>
                  <w:rFonts w:ascii="Cambria Math" w:eastAsiaTheme="minorEastAsia" w:hAnsi="Cambria Math" w:cs="Helvetica"/>
                </w:rPr>
              </m:ctrlPr>
            </m:fPr>
            <m:num>
              <m:sSub>
                <m:sSubPr>
                  <m:ctrlPr>
                    <w:rPr>
                      <w:rFonts w:ascii="Cambria Math" w:eastAsiaTheme="minorEastAsia" w:hAnsi="Cambria Math" w:cs="Helvetica"/>
                      <w:i/>
                    </w:rPr>
                  </m:ctrlPr>
                </m:sSubPr>
                <m:e>
                  <m:r>
                    <w:rPr>
                      <w:rFonts w:ascii="Cambria Math" w:eastAsiaTheme="minorEastAsia" w:hAnsi="Cambria Math" w:cs="Helvetica"/>
                    </w:rPr>
                    <m:t>L</m:t>
                  </m:r>
                </m:e>
                <m:sub>
                  <m:r>
                    <w:rPr>
                      <w:rFonts w:ascii="Cambria Math" w:eastAsiaTheme="minorEastAsia" w:hAnsi="Cambria Math" w:cs="Helvetica"/>
                    </w:rPr>
                    <m:t>A</m:t>
                  </m:r>
                </m:sub>
              </m:sSub>
              <m:r>
                <w:rPr>
                  <w:rFonts w:ascii="Cambria Math" w:eastAsiaTheme="minorEastAsia" w:hAnsi="Cambria Math" w:cs="Helvetica"/>
                </w:rPr>
                <m:t>+</m:t>
              </m:r>
              <m:sSub>
                <m:sSubPr>
                  <m:ctrlPr>
                    <w:rPr>
                      <w:rFonts w:ascii="Cambria Math" w:eastAsiaTheme="minorEastAsia" w:hAnsi="Cambria Math" w:cs="Helvetica"/>
                      <w:i/>
                    </w:rPr>
                  </m:ctrlPr>
                </m:sSubPr>
                <m:e>
                  <m:r>
                    <w:rPr>
                      <w:rFonts w:ascii="Cambria Math" w:eastAsiaTheme="minorEastAsia" w:hAnsi="Cambria Math" w:cs="Helvetica"/>
                    </w:rPr>
                    <m:t>L</m:t>
                  </m:r>
                </m:e>
                <m:sub>
                  <m:r>
                    <w:rPr>
                      <w:rFonts w:ascii="Cambria Math" w:eastAsiaTheme="minorEastAsia" w:hAnsi="Cambria Math" w:cs="Helvetica"/>
                    </w:rPr>
                    <m:t>V</m:t>
                  </m:r>
                </m:sub>
              </m:sSub>
              <m:ctrlPr>
                <w:rPr>
                  <w:rFonts w:ascii="Cambria Math" w:eastAsiaTheme="minorEastAsia" w:hAnsi="Cambria Math" w:cs="Helvetica"/>
                  <w:i/>
                </w:rPr>
              </m:ctrlPr>
            </m:num>
            <m:den>
              <m:r>
                <w:rPr>
                  <w:rFonts w:ascii="Cambria Math" w:eastAsiaTheme="minorEastAsia" w:hAnsi="Cambria Math" w:cs="Helvetica"/>
                </w:rPr>
                <m:t>2</m:t>
              </m:r>
              <m:ctrlPr>
                <w:rPr>
                  <w:rFonts w:ascii="Cambria Math" w:eastAsiaTheme="minorEastAsia" w:hAnsi="Cambria Math" w:cs="Helvetica"/>
                  <w:i/>
                </w:rPr>
              </m:ctrlPr>
            </m:den>
          </m:f>
          <m:r>
            <w:rPr>
              <w:rFonts w:ascii="Cambria Math" w:eastAsiaTheme="minorEastAsia" w:hAnsi="Cambria Math" w:cs="Helvetica"/>
            </w:rPr>
            <m:t>-</m:t>
          </m:r>
          <m:sSub>
            <m:sSubPr>
              <m:ctrlPr>
                <w:rPr>
                  <w:rFonts w:ascii="Cambria Math" w:eastAsiaTheme="minorEastAsia" w:hAnsi="Cambria Math" w:cs="Helvetica"/>
                  <w:i/>
                </w:rPr>
              </m:ctrlPr>
            </m:sSubPr>
            <m:e>
              <m:r>
                <w:rPr>
                  <w:rFonts w:ascii="Cambria Math" w:eastAsiaTheme="minorEastAsia" w:hAnsi="Cambria Math" w:cs="Helvetica"/>
                </w:rPr>
                <m:t>L</m:t>
              </m:r>
            </m:e>
            <m:sub>
              <m:r>
                <w:rPr>
                  <w:rFonts w:ascii="Cambria Math" w:eastAsiaTheme="minorEastAsia" w:hAnsi="Cambria Math" w:cs="Helvetica"/>
                </w:rPr>
                <m:t>B</m:t>
              </m:r>
            </m:sub>
          </m:sSub>
        </m:oMath>
      </m:oMathPara>
    </w:p>
    <w:p w14:paraId="010F8298" w14:textId="3F1CC257" w:rsidR="00B063EB" w:rsidRDefault="00B063EB" w:rsidP="00B063EB">
      <w:pPr>
        <w:spacing w:after="0" w:line="360" w:lineRule="auto"/>
        <w:jc w:val="both"/>
        <w:rPr>
          <w:rFonts w:ascii="Helvetica" w:eastAsiaTheme="minorEastAsia" w:hAnsi="Helvetica" w:cs="Helvetica"/>
        </w:rPr>
      </w:pPr>
      <w:r w:rsidRPr="00EC4CBC">
        <w:rPr>
          <w:rFonts w:ascii="Helvetica" w:eastAsiaTheme="minorEastAsia" w:hAnsi="Helvetica" w:cs="Helvetica"/>
        </w:rPr>
        <w:t xml:space="preserve">quantified the temporal advantage conferred by multisensory integration. This measure </w:t>
      </w:r>
      <w:r>
        <w:rPr>
          <w:rFonts w:ascii="Helvetica" w:eastAsiaTheme="minorEastAsia" w:hAnsi="Helvetica" w:cs="Helvetica"/>
        </w:rPr>
        <w:t xml:space="preserve">allowed us to compare our latency measurements </w:t>
      </w:r>
      <w:r w:rsidRPr="00EC4CBC">
        <w:rPr>
          <w:rFonts w:ascii="Helvetica" w:eastAsiaTheme="minorEastAsia" w:hAnsi="Helvetica" w:cs="Helvetica"/>
        </w:rPr>
        <w:t xml:space="preserve">to behavioural studies showing reduced </w:t>
      </w:r>
      <w:r>
        <w:rPr>
          <w:rFonts w:ascii="Helvetica" w:eastAsiaTheme="minorEastAsia" w:hAnsi="Helvetica" w:cs="Helvetica"/>
        </w:rPr>
        <w:t>multisensory</w:t>
      </w:r>
      <w:r w:rsidRPr="00EC4CBC">
        <w:rPr>
          <w:rFonts w:ascii="Helvetica" w:eastAsiaTheme="minorEastAsia" w:hAnsi="Helvetica" w:cs="Helvetica"/>
        </w:rPr>
        <w:t xml:space="preserve"> facilitation of reaction times in individuals with ASD, potentially reflecting weakened temporal summation mechanisms.</w:t>
      </w:r>
    </w:p>
    <w:p w14:paraId="7C47A22D" w14:textId="136B0488" w:rsidR="004D4D71" w:rsidRPr="004D4D71" w:rsidRDefault="004D4D71" w:rsidP="004D4D71">
      <w:pPr>
        <w:spacing w:before="120" w:after="0" w:line="360" w:lineRule="auto"/>
        <w:jc w:val="both"/>
        <w:rPr>
          <w:rFonts w:ascii="Helvetica" w:eastAsiaTheme="minorEastAsia" w:hAnsi="Helvetica" w:cs="Helvetica"/>
        </w:rPr>
      </w:pPr>
      <w:r>
        <w:rPr>
          <w:rFonts w:ascii="Helvetica" w:eastAsiaTheme="minorEastAsia" w:hAnsi="Helvetica" w:cs="Helvetica"/>
          <w:b/>
          <w:bCs/>
          <w:i/>
          <w:iCs/>
        </w:rPr>
        <w:lastRenderedPageBreak/>
        <w:t>Data and code availability</w:t>
      </w:r>
      <w:r w:rsidRPr="00752AEF">
        <w:rPr>
          <w:rFonts w:ascii="Helvetica" w:eastAsiaTheme="minorEastAsia" w:hAnsi="Helvetica" w:cs="Helvetica"/>
          <w:b/>
          <w:bCs/>
          <w:i/>
          <w:iCs/>
        </w:rPr>
        <w:t>.</w:t>
      </w:r>
      <w:r>
        <w:rPr>
          <w:rFonts w:ascii="Helvetica" w:eastAsiaTheme="minorEastAsia" w:hAnsi="Helvetica" w:cs="Helvetica"/>
        </w:rPr>
        <w:t xml:space="preserve"> </w:t>
      </w:r>
      <w:r w:rsidR="008D4D3C">
        <w:rPr>
          <w:rFonts w:ascii="Helvetica" w:eastAsiaTheme="minorEastAsia" w:hAnsi="Helvetica" w:cs="Helvetica"/>
        </w:rPr>
        <w:t>The d</w:t>
      </w:r>
      <w:r>
        <w:rPr>
          <w:rFonts w:ascii="Helvetica" w:eastAsiaTheme="minorEastAsia" w:hAnsi="Helvetica" w:cs="Helvetica"/>
        </w:rPr>
        <w:t>ata and code</w:t>
      </w:r>
      <w:r w:rsidR="008D4D3C">
        <w:rPr>
          <w:rFonts w:ascii="Helvetica" w:eastAsiaTheme="minorEastAsia" w:hAnsi="Helvetica" w:cs="Helvetica"/>
        </w:rPr>
        <w:t xml:space="preserve"> used in the current study</w:t>
      </w:r>
      <w:r>
        <w:rPr>
          <w:rFonts w:ascii="Helvetica" w:eastAsiaTheme="minorEastAsia" w:hAnsi="Helvetica" w:cs="Helvetica"/>
        </w:rPr>
        <w:t xml:space="preserve"> </w:t>
      </w:r>
      <w:r w:rsidR="00D95FD9">
        <w:rPr>
          <w:rFonts w:ascii="Helvetica" w:eastAsiaTheme="minorEastAsia" w:hAnsi="Helvetica" w:cs="Helvetica"/>
        </w:rPr>
        <w:t xml:space="preserve">are available </w:t>
      </w:r>
      <w:hyperlink r:id="rId12" w:history="1">
        <w:r w:rsidR="008D4D3C" w:rsidRPr="008D4D3C">
          <w:rPr>
            <w:rStyle w:val="Hyperlink"/>
            <w:rFonts w:ascii="Helvetica" w:eastAsiaTheme="minorEastAsia" w:hAnsi="Helvetica" w:cs="Helvetica"/>
          </w:rPr>
          <w:t>here</w:t>
        </w:r>
      </w:hyperlink>
      <w:r w:rsidR="008D4D3C">
        <w:rPr>
          <w:rFonts w:ascii="Helvetica" w:eastAsiaTheme="minorEastAsia" w:hAnsi="Helvetica" w:cs="Helvetica"/>
        </w:rPr>
        <w:t>.</w:t>
      </w:r>
    </w:p>
    <w:p w14:paraId="03C645E4" w14:textId="66EEF198" w:rsidR="00B063EB" w:rsidRPr="00E135EB" w:rsidRDefault="00B063EB" w:rsidP="00E135EB">
      <w:pPr>
        <w:rPr>
          <w:rFonts w:ascii="Helvetica" w:eastAsiaTheme="minorEastAsia" w:hAnsi="Helvetica" w:cs="Helvetica"/>
        </w:rPr>
      </w:pPr>
      <w:r>
        <w:rPr>
          <w:rFonts w:ascii="Helvetica" w:eastAsiaTheme="minorEastAsia" w:hAnsi="Helvetica" w:cs="Helvetica"/>
        </w:rPr>
        <w:br w:type="page"/>
      </w:r>
      <w:r w:rsidRPr="005331E3">
        <w:rPr>
          <w:rFonts w:ascii="Helvetica" w:hAnsi="Helvetica" w:cs="Helvetica"/>
          <w:b/>
          <w:bCs/>
          <w:sz w:val="28"/>
          <w:szCs w:val="28"/>
        </w:rPr>
        <w:lastRenderedPageBreak/>
        <w:t>RESULTS</w:t>
      </w:r>
    </w:p>
    <w:p w14:paraId="6873E20A" w14:textId="39E6B869" w:rsidR="00B063EB" w:rsidRDefault="00B063EB" w:rsidP="00B063EB">
      <w:pPr>
        <w:spacing w:before="120" w:after="0" w:line="360" w:lineRule="auto"/>
        <w:jc w:val="both"/>
        <w:rPr>
          <w:rFonts w:ascii="Helvetica" w:eastAsiaTheme="minorEastAsia" w:hAnsi="Helvetica" w:cs="Helvetica"/>
        </w:rPr>
      </w:pPr>
      <w:r w:rsidRPr="00BA6CDD">
        <w:rPr>
          <w:rFonts w:ascii="Helvetica" w:hAnsi="Helvetica" w:cs="Helvetica"/>
          <w:b/>
          <w:i/>
        </w:rPr>
        <w:t>Model validation and characterisation</w:t>
      </w:r>
      <w:r>
        <w:rPr>
          <w:rFonts w:ascii="Helvetica" w:hAnsi="Helvetica" w:cs="Helvetica"/>
          <w:b/>
          <w:bCs/>
        </w:rPr>
        <w:t>.</w:t>
      </w:r>
      <w:r>
        <w:rPr>
          <w:rFonts w:ascii="Helvetica" w:eastAsiaTheme="minorEastAsia" w:hAnsi="Helvetica" w:cs="Helvetica"/>
          <w:b/>
          <w:i/>
        </w:rPr>
        <w:t xml:space="preserve"> </w:t>
      </w:r>
      <w:r w:rsidRPr="009F2D0E">
        <w:rPr>
          <w:rFonts w:ascii="Helvetica" w:eastAsiaTheme="minorEastAsia" w:hAnsi="Helvetica" w:cs="Helvetica"/>
        </w:rPr>
        <w:t xml:space="preserve">We developed a </w:t>
      </w:r>
      <w:r>
        <w:rPr>
          <w:rFonts w:ascii="Helvetica" w:eastAsiaTheme="minorEastAsia" w:hAnsi="Helvetica" w:cs="Helvetica"/>
        </w:rPr>
        <w:t>two-layer</w:t>
      </w:r>
      <w:r w:rsidRPr="009F2D0E">
        <w:rPr>
          <w:rFonts w:ascii="Helvetica" w:eastAsiaTheme="minorEastAsia" w:hAnsi="Helvetica" w:cs="Helvetica"/>
        </w:rPr>
        <w:t xml:space="preserve"> </w:t>
      </w:r>
      <w:r>
        <w:rPr>
          <w:rFonts w:ascii="Helvetica" w:eastAsiaTheme="minorEastAsia" w:hAnsi="Helvetica" w:cs="Helvetica"/>
        </w:rPr>
        <w:t>SNN</w:t>
      </w:r>
      <w:r w:rsidRPr="009F2D0E">
        <w:rPr>
          <w:rFonts w:ascii="Helvetica" w:eastAsiaTheme="minorEastAsia" w:hAnsi="Helvetica" w:cs="Helvetica"/>
        </w:rPr>
        <w:t xml:space="preserve"> to investigate how synaptic alterations affect multisensory processing in the</w:t>
      </w:r>
      <w:r>
        <w:rPr>
          <w:rFonts w:ascii="Helvetica" w:eastAsiaTheme="minorEastAsia" w:hAnsi="Helvetica" w:cs="Helvetica"/>
        </w:rPr>
        <w:t xml:space="preserve"> </w:t>
      </w:r>
      <w:r w:rsidRPr="009F2D0E">
        <w:rPr>
          <w:rFonts w:ascii="Helvetica" w:eastAsiaTheme="minorEastAsia" w:hAnsi="Helvetica" w:cs="Helvetica"/>
        </w:rPr>
        <w:t>SC. The architecture incorporated separate auditory and visual input layers that projected to a multisensory integration layer through both excitatory and inhibitory pathways (</w:t>
      </w:r>
      <w:r w:rsidRPr="00752AEF">
        <w:rPr>
          <w:rFonts w:ascii="Helvetica" w:eastAsiaTheme="minorEastAsia" w:hAnsi="Helvetica" w:cs="Helvetica"/>
          <w:b/>
          <w:bCs/>
        </w:rPr>
        <w:t>Fig</w:t>
      </w:r>
      <w:r>
        <w:rPr>
          <w:rFonts w:ascii="Helvetica" w:eastAsiaTheme="minorEastAsia" w:hAnsi="Helvetica" w:cs="Helvetica"/>
          <w:b/>
          <w:bCs/>
        </w:rPr>
        <w:t>.</w:t>
      </w:r>
      <w:r w:rsidRPr="00752AEF">
        <w:rPr>
          <w:rFonts w:ascii="Helvetica" w:eastAsiaTheme="minorEastAsia" w:hAnsi="Helvetica" w:cs="Helvetica"/>
          <w:b/>
        </w:rPr>
        <w:t xml:space="preserve"> 1a</w:t>
      </w:r>
      <w:r w:rsidRPr="009F2D0E">
        <w:rPr>
          <w:rFonts w:ascii="Helvetica" w:eastAsiaTheme="minorEastAsia" w:hAnsi="Helvetica" w:cs="Helvetica"/>
        </w:rPr>
        <w:t xml:space="preserve">). Following 80 epochs of unsupervised training with </w:t>
      </w:r>
      <w:r>
        <w:rPr>
          <w:rFonts w:ascii="Helvetica" w:eastAsiaTheme="minorEastAsia" w:hAnsi="Helvetica" w:cs="Helvetica"/>
        </w:rPr>
        <w:t>pre-set</w:t>
      </w:r>
      <w:r w:rsidRPr="009F2D0E">
        <w:rPr>
          <w:rFonts w:ascii="Helvetica" w:eastAsiaTheme="minorEastAsia" w:hAnsi="Helvetica" w:cs="Helvetica"/>
        </w:rPr>
        <w:t xml:space="preserve"> stimulus statistics (60% bimodal, 20% audio-only, 20% visual-only events), we measured the ratio of inhibitory to excitatory currents in response to centered bimodal stimuli. The network maintained an E</w:t>
      </w:r>
      <w:r>
        <w:rPr>
          <w:rFonts w:ascii="Helvetica" w:eastAsiaTheme="minorEastAsia" w:hAnsi="Helvetica" w:cs="Helvetica"/>
        </w:rPr>
        <w:t>/I</w:t>
      </w:r>
      <w:r w:rsidRPr="009F2D0E">
        <w:rPr>
          <w:rFonts w:ascii="Helvetica" w:eastAsiaTheme="minorEastAsia" w:hAnsi="Helvetica" w:cs="Helvetica"/>
        </w:rPr>
        <w:t xml:space="preserve"> ratio of </w:t>
      </w:r>
      <w:r w:rsidR="00823F7F">
        <w:rPr>
          <w:rFonts w:ascii="Helvetica" w:eastAsiaTheme="minorEastAsia" w:hAnsi="Helvetica" w:cs="Helvetica"/>
        </w:rPr>
        <w:t>1.04</w:t>
      </w:r>
      <w:r w:rsidRPr="009F2D0E">
        <w:rPr>
          <w:rFonts w:ascii="Helvetica" w:eastAsiaTheme="minorEastAsia" w:hAnsi="Helvetica" w:cs="Helvetica"/>
        </w:rPr>
        <w:t xml:space="preserve"> ± 0.04 across </w:t>
      </w:r>
      <w:r>
        <w:rPr>
          <w:rFonts w:ascii="Helvetica" w:eastAsiaTheme="minorEastAsia" w:hAnsi="Helvetica" w:cs="Helvetica"/>
        </w:rPr>
        <w:t>ten</w:t>
      </w:r>
      <w:r w:rsidRPr="009F2D0E">
        <w:rPr>
          <w:rFonts w:ascii="Helvetica" w:eastAsiaTheme="minorEastAsia" w:hAnsi="Helvetica" w:cs="Helvetica"/>
        </w:rPr>
        <w:t xml:space="preserve"> independent instantiations (</w:t>
      </w:r>
      <w:r w:rsidRPr="00752AEF">
        <w:rPr>
          <w:rFonts w:ascii="Helvetica" w:eastAsiaTheme="minorEastAsia" w:hAnsi="Helvetica" w:cs="Helvetica"/>
          <w:b/>
        </w:rPr>
        <w:t>Fig</w:t>
      </w:r>
      <w:r w:rsidRPr="00752AEF">
        <w:rPr>
          <w:rFonts w:ascii="Helvetica" w:eastAsiaTheme="minorEastAsia" w:hAnsi="Helvetica" w:cs="Helvetica"/>
          <w:b/>
          <w:bCs/>
        </w:rPr>
        <w:t>.</w:t>
      </w:r>
      <w:r w:rsidRPr="00752AEF">
        <w:rPr>
          <w:rFonts w:ascii="Helvetica" w:eastAsiaTheme="minorEastAsia" w:hAnsi="Helvetica" w:cs="Helvetica"/>
          <w:b/>
        </w:rPr>
        <w:t xml:space="preserve"> 1b</w:t>
      </w:r>
      <w:r w:rsidRPr="009F2D0E">
        <w:rPr>
          <w:rFonts w:ascii="Helvetica" w:eastAsiaTheme="minorEastAsia" w:hAnsi="Helvetica" w:cs="Helvetica"/>
        </w:rPr>
        <w:t xml:space="preserve">), consistent with the approximately 1:1 balance documented in cortical and subcortical circuits. This balance emerged despite implementing a 30% proportion of inhibitory neurons and three distinct inhibitory mechanisms (feedforward, recurrent, and lateral), suggesting that </w:t>
      </w:r>
      <w:r>
        <w:rPr>
          <w:rFonts w:ascii="Helvetica" w:eastAsiaTheme="minorEastAsia" w:hAnsi="Helvetica" w:cs="Helvetica"/>
        </w:rPr>
        <w:t xml:space="preserve">STDP mechanisms </w:t>
      </w:r>
      <w:r w:rsidRPr="009F2D0E">
        <w:rPr>
          <w:rFonts w:ascii="Helvetica" w:eastAsiaTheme="minorEastAsia" w:hAnsi="Helvetica" w:cs="Helvetica"/>
        </w:rPr>
        <w:t>successfully regulated synaptic weights to prevent unstable dynamics.</w:t>
      </w:r>
    </w:p>
    <w:p w14:paraId="40B38BE6" w14:textId="358AEE3B" w:rsidR="00B063EB" w:rsidRPr="009F2D0E" w:rsidRDefault="00235157" w:rsidP="00B063EB">
      <w:pPr>
        <w:spacing w:after="0" w:line="240" w:lineRule="auto"/>
        <w:jc w:val="both"/>
        <w:rPr>
          <w:rFonts w:ascii="Helvetica" w:eastAsiaTheme="minorEastAsia" w:hAnsi="Helvetica" w:cs="Helvetica"/>
        </w:rPr>
      </w:pPr>
      <w:r>
        <w:rPr>
          <w:rFonts w:ascii="Helvetica" w:eastAsiaTheme="minorEastAsia" w:hAnsi="Helvetica" w:cs="Helvetica"/>
          <w:noProof/>
        </w:rPr>
        <w:drawing>
          <wp:inline distT="0" distB="0" distL="0" distR="0" wp14:anchorId="2DE21DD5" wp14:editId="6E7D2B64">
            <wp:extent cx="5919417" cy="3142246"/>
            <wp:effectExtent l="0" t="0" r="5715" b="1270"/>
            <wp:docPr id="26521714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17144" name="Graphic 2"/>
                    <pic:cNvPicPr/>
                  </pic:nvPicPr>
                  <pic:blipFill>
                    <a:blip r:embed="rId13">
                      <a:extLst>
                        <a:ext uri="{96DAC541-7B7A-43D3-8B79-37D633B846F1}">
                          <asvg:svgBlip xmlns:asvg="http://schemas.microsoft.com/office/drawing/2016/SVG/main" r:embed="rId14"/>
                        </a:ext>
                      </a:extLst>
                    </a:blip>
                    <a:stretch>
                      <a:fillRect/>
                    </a:stretch>
                  </pic:blipFill>
                  <pic:spPr>
                    <a:xfrm>
                      <a:off x="0" y="0"/>
                      <a:ext cx="5919417" cy="3142246"/>
                    </a:xfrm>
                    <a:prstGeom prst="rect">
                      <a:avLst/>
                    </a:prstGeom>
                  </pic:spPr>
                </pic:pic>
              </a:graphicData>
            </a:graphic>
          </wp:inline>
        </w:drawing>
      </w:r>
    </w:p>
    <w:p w14:paraId="430AD078" w14:textId="461A4D61" w:rsidR="00B063EB" w:rsidRPr="006B4622" w:rsidRDefault="00B063EB" w:rsidP="00D476F1">
      <w:pPr>
        <w:spacing w:line="240" w:lineRule="auto"/>
        <w:rPr>
          <w:rFonts w:ascii="Helvetica" w:eastAsiaTheme="minorEastAsia" w:hAnsi="Helvetica" w:cs="Helvetica"/>
          <w:sz w:val="20"/>
          <w:szCs w:val="20"/>
        </w:rPr>
      </w:pPr>
      <w:r w:rsidRPr="006B4622">
        <w:rPr>
          <w:rFonts w:ascii="Helvetica" w:eastAsiaTheme="minorEastAsia" w:hAnsi="Helvetica" w:cs="Helvetica"/>
          <w:b/>
          <w:bCs/>
          <w:sz w:val="20"/>
          <w:szCs w:val="20"/>
        </w:rPr>
        <w:t>Figure 1. Network architecture and validation of key physiological properties. a</w:t>
      </w:r>
      <w:r w:rsidRPr="004E5182">
        <w:rPr>
          <w:rFonts w:ascii="Helvetica" w:eastAsiaTheme="minorEastAsia" w:hAnsi="Helvetica" w:cs="Helvetica"/>
          <w:sz w:val="20"/>
          <w:szCs w:val="20"/>
        </w:rPr>
        <w:t>)</w:t>
      </w:r>
      <w:r w:rsidRPr="006B4622">
        <w:rPr>
          <w:rFonts w:ascii="Helvetica" w:eastAsiaTheme="minorEastAsia" w:hAnsi="Helvetica" w:cs="Helvetica"/>
          <w:sz w:val="20"/>
          <w:szCs w:val="20"/>
        </w:rPr>
        <w:t xml:space="preserve"> </w:t>
      </w:r>
      <w:r>
        <w:rPr>
          <w:rFonts w:ascii="Helvetica" w:eastAsiaTheme="minorEastAsia" w:hAnsi="Helvetica" w:cs="Helvetica"/>
          <w:sz w:val="20"/>
          <w:szCs w:val="20"/>
        </w:rPr>
        <w:t>Two</w:t>
      </w:r>
      <w:r w:rsidRPr="006B4622">
        <w:rPr>
          <w:rFonts w:ascii="Helvetica" w:eastAsiaTheme="minorEastAsia" w:hAnsi="Helvetica" w:cs="Helvetica"/>
          <w:sz w:val="20"/>
          <w:szCs w:val="20"/>
        </w:rPr>
        <w:t>-layer spiking neural network with auditory and visual input layers projecting to multisensory (MS</w:t>
      </w:r>
      <w:r w:rsidR="00C020CB">
        <w:rPr>
          <w:rFonts w:ascii="Helvetica" w:eastAsiaTheme="minorEastAsia" w:hAnsi="Helvetica" w:cs="Helvetica"/>
          <w:sz w:val="20"/>
          <w:szCs w:val="20"/>
        </w:rPr>
        <w:t>I</w:t>
      </w:r>
      <w:r w:rsidRPr="006B4622">
        <w:rPr>
          <w:rFonts w:ascii="Helvetica" w:eastAsiaTheme="minorEastAsia" w:hAnsi="Helvetica" w:cs="Helvetica"/>
          <w:sz w:val="20"/>
          <w:szCs w:val="20"/>
        </w:rPr>
        <w:t>) layers through excitatory (</w:t>
      </w:r>
      <w:r w:rsidR="00B347DB">
        <w:rPr>
          <w:rFonts w:ascii="Helvetica" w:eastAsiaTheme="minorEastAsia" w:hAnsi="Helvetica" w:cs="Helvetica"/>
          <w:sz w:val="20"/>
          <w:szCs w:val="20"/>
        </w:rPr>
        <w:t>green</w:t>
      </w:r>
      <w:r w:rsidRPr="006B4622">
        <w:rPr>
          <w:rFonts w:ascii="Helvetica" w:eastAsiaTheme="minorEastAsia" w:hAnsi="Helvetica" w:cs="Helvetica"/>
          <w:sz w:val="20"/>
          <w:szCs w:val="20"/>
        </w:rPr>
        <w:t>) and inhibitory (red) connections.</w:t>
      </w:r>
      <w:r w:rsidRPr="006B4622">
        <w:rPr>
          <w:rFonts w:ascii="Helvetica" w:eastAsiaTheme="minorEastAsia" w:hAnsi="Helvetica" w:cs="Helvetica"/>
          <w:b/>
          <w:bCs/>
          <w:sz w:val="20"/>
          <w:szCs w:val="20"/>
        </w:rPr>
        <w:t xml:space="preserve"> </w:t>
      </w:r>
      <w:ins w:id="18" w:author="Vishnu Mohan" w:date="2026-04-02T15:13:00Z" w16du:dateUtc="2026-04-02T04:13:00Z">
        <w:r w:rsidR="00F64DAA" w:rsidRPr="006B4622">
          <w:rPr>
            <w:rFonts w:ascii="Helvetica" w:eastAsiaTheme="minorEastAsia" w:hAnsi="Helvetica" w:cs="Helvetica"/>
            <w:b/>
            <w:bCs/>
            <w:sz w:val="20"/>
            <w:szCs w:val="20"/>
          </w:rPr>
          <w:t>b</w:t>
        </w:r>
        <w:r w:rsidR="00F64DAA" w:rsidRPr="004E5182">
          <w:rPr>
            <w:rFonts w:ascii="Helvetica" w:eastAsiaTheme="minorEastAsia" w:hAnsi="Helvetica" w:cs="Helvetica"/>
            <w:sz w:val="20"/>
            <w:szCs w:val="20"/>
          </w:rPr>
          <w:t>)</w:t>
        </w:r>
        <w:r w:rsidR="00F64DAA" w:rsidRPr="006B4622">
          <w:rPr>
            <w:rFonts w:ascii="Helvetica" w:eastAsiaTheme="minorEastAsia" w:hAnsi="Helvetica" w:cs="Helvetica"/>
            <w:sz w:val="20"/>
            <w:szCs w:val="20"/>
          </w:rPr>
          <w:t xml:space="preserve"> </w:t>
        </w:r>
        <w:r w:rsidR="00F64DAA" w:rsidRPr="00D61B9C">
          <w:rPr>
            <w:rFonts w:ascii="Helvetica" w:eastAsiaTheme="minorEastAsia" w:hAnsi="Helvetica" w:cs="Helvetica"/>
            <w:sz w:val="20"/>
            <w:szCs w:val="20"/>
          </w:rPr>
          <w:t>Evoked excitatory and inhibitory synaptic charge in the model, computed by separately integrating AMPA+NMDA excitation and feedforward, recurrent, and lateral inhibitory currents over the 125-ms response window to a synchronous central audiovisual stimulus (</w:t>
        </w:r>
        <w:proofErr w:type="spellStart"/>
        <w:r w:rsidR="00F64DAA" w:rsidRPr="00D61B9C">
          <w:rPr>
            <w:rFonts w:ascii="Helvetica" w:eastAsiaTheme="minorEastAsia" w:hAnsi="Helvetica" w:cs="Helvetica"/>
            <w:sz w:val="20"/>
            <w:szCs w:val="20"/>
          </w:rPr>
          <w:t>a.u</w:t>
        </w:r>
        <w:proofErr w:type="spellEnd"/>
        <w:r w:rsidR="00F64DAA" w:rsidRPr="00D61B9C">
          <w:rPr>
            <w:rFonts w:ascii="Helvetica" w:eastAsiaTheme="minorEastAsia" w:hAnsi="Helvetica" w:cs="Helvetica"/>
            <w:sz w:val="20"/>
            <w:szCs w:val="20"/>
          </w:rPr>
          <w:t xml:space="preserve">., arbitrary model units); </w:t>
        </w:r>
        <w:r w:rsidR="00F64DAA">
          <w:rPr>
            <w:rFonts w:ascii="Helvetica" w:eastAsiaTheme="minorEastAsia" w:hAnsi="Helvetica" w:cs="Helvetica"/>
            <w:sz w:val="20"/>
            <w:szCs w:val="20"/>
          </w:rPr>
          <w:t>grey</w:t>
        </w:r>
        <w:r w:rsidR="00F64DAA" w:rsidRPr="00D61B9C">
          <w:rPr>
            <w:rFonts w:ascii="Helvetica" w:eastAsiaTheme="minorEastAsia" w:hAnsi="Helvetica" w:cs="Helvetica"/>
            <w:sz w:val="20"/>
            <w:szCs w:val="20"/>
          </w:rPr>
          <w:t xml:space="preserve"> points show individual network instantiations (n = 10), the magenta point shows the mean E/I ratio, and selected published reference values are shown for qualitative </w:t>
        </w:r>
        <w:proofErr w:type="spellStart"/>
        <w:r w:rsidR="00F64DAA" w:rsidRPr="00D61B9C">
          <w:rPr>
            <w:rFonts w:ascii="Helvetica" w:eastAsiaTheme="minorEastAsia" w:hAnsi="Helvetica" w:cs="Helvetica"/>
            <w:sz w:val="20"/>
            <w:szCs w:val="20"/>
          </w:rPr>
          <w:t>context.</w:t>
        </w:r>
      </w:ins>
      <w:r w:rsidRPr="006B4622">
        <w:rPr>
          <w:rFonts w:ascii="Helvetica" w:eastAsiaTheme="minorEastAsia" w:hAnsi="Helvetica" w:cs="Helvetica"/>
          <w:b/>
          <w:bCs/>
          <w:sz w:val="20"/>
          <w:szCs w:val="20"/>
        </w:rPr>
        <w:t>c</w:t>
      </w:r>
      <w:proofErr w:type="spellEnd"/>
      <w:r w:rsidRPr="004E5182">
        <w:rPr>
          <w:rFonts w:ascii="Helvetica" w:eastAsiaTheme="minorEastAsia" w:hAnsi="Helvetica" w:cs="Helvetica"/>
          <w:sz w:val="20"/>
          <w:szCs w:val="20"/>
        </w:rPr>
        <w:t>)</w:t>
      </w:r>
      <w:r w:rsidRPr="006B4622">
        <w:rPr>
          <w:rFonts w:ascii="Helvetica" w:eastAsiaTheme="minorEastAsia" w:hAnsi="Helvetica" w:cs="Helvetica"/>
          <w:sz w:val="20"/>
          <w:szCs w:val="20"/>
        </w:rPr>
        <w:t xml:space="preserve"> Spike-count noise correlation as a function of azimuthal distance between neuron pairs in the </w:t>
      </w:r>
      <w:r>
        <w:rPr>
          <w:rFonts w:ascii="Helvetica" w:eastAsiaTheme="minorEastAsia" w:hAnsi="Helvetica" w:cs="Helvetica"/>
          <w:sz w:val="20"/>
          <w:szCs w:val="20"/>
        </w:rPr>
        <w:t>multisensory</w:t>
      </w:r>
      <w:r w:rsidRPr="006B4622">
        <w:rPr>
          <w:rFonts w:ascii="Helvetica" w:eastAsiaTheme="minorEastAsia" w:hAnsi="Helvetica" w:cs="Helvetica"/>
          <w:sz w:val="20"/>
          <w:szCs w:val="20"/>
        </w:rPr>
        <w:t xml:space="preserve"> layer.</w:t>
      </w:r>
      <w:r w:rsidR="00350D89">
        <w:rPr>
          <w:rFonts w:ascii="Helvetica" w:eastAsiaTheme="minorEastAsia" w:hAnsi="Helvetica" w:cs="Helvetica"/>
          <w:sz w:val="20"/>
          <w:szCs w:val="20"/>
        </w:rPr>
        <w:t xml:space="preserve"> The coloured lines represent noise correlation of separate network instances. The black line represents mean across instances.</w:t>
      </w:r>
      <w:r w:rsidRPr="006B4622">
        <w:rPr>
          <w:rFonts w:ascii="Helvetica" w:eastAsiaTheme="minorEastAsia" w:hAnsi="Helvetica" w:cs="Helvetica"/>
          <w:sz w:val="20"/>
          <w:szCs w:val="20"/>
        </w:rPr>
        <w:t xml:space="preserve"> </w:t>
      </w:r>
      <w:r w:rsidRPr="006B4622">
        <w:rPr>
          <w:rFonts w:ascii="Helvetica" w:eastAsiaTheme="minorEastAsia" w:hAnsi="Helvetica" w:cs="Helvetica"/>
          <w:b/>
          <w:bCs/>
          <w:sz w:val="20"/>
          <w:szCs w:val="20"/>
        </w:rPr>
        <w:t>d</w:t>
      </w:r>
      <w:r w:rsidRPr="004E5182">
        <w:rPr>
          <w:rFonts w:ascii="Helvetica" w:eastAsiaTheme="minorEastAsia" w:hAnsi="Helvetica" w:cs="Helvetica"/>
          <w:sz w:val="20"/>
          <w:szCs w:val="20"/>
        </w:rPr>
        <w:t>)</w:t>
      </w:r>
      <w:r w:rsidRPr="006B4622">
        <w:rPr>
          <w:rFonts w:ascii="Helvetica" w:eastAsiaTheme="minorEastAsia" w:hAnsi="Helvetica" w:cs="Helvetica"/>
          <w:sz w:val="20"/>
          <w:szCs w:val="20"/>
        </w:rPr>
        <w:t xml:space="preserve"> Fano factor dynamics showing spike count variability (top) and </w:t>
      </w:r>
      <w:proofErr w:type="spellStart"/>
      <w:r>
        <w:rPr>
          <w:rFonts w:ascii="Helvetica" w:eastAsiaTheme="minorEastAsia" w:hAnsi="Helvetica" w:cs="Helvetica"/>
          <w:sz w:val="20"/>
          <w:szCs w:val="20"/>
        </w:rPr>
        <w:t>fano</w:t>
      </w:r>
      <w:proofErr w:type="spellEnd"/>
      <w:r>
        <w:rPr>
          <w:rFonts w:ascii="Helvetica" w:eastAsiaTheme="minorEastAsia" w:hAnsi="Helvetica" w:cs="Helvetica"/>
          <w:sz w:val="20"/>
          <w:szCs w:val="20"/>
        </w:rPr>
        <w:t xml:space="preserve"> factor</w:t>
      </w:r>
      <w:r w:rsidRPr="006B4622">
        <w:rPr>
          <w:rFonts w:ascii="Helvetica" w:eastAsiaTheme="minorEastAsia" w:hAnsi="Helvetica" w:cs="Helvetica"/>
          <w:sz w:val="20"/>
          <w:szCs w:val="20"/>
        </w:rPr>
        <w:t xml:space="preserve"> (bottom) following stimulus </w:t>
      </w:r>
      <w:r w:rsidRPr="006B4622">
        <w:rPr>
          <w:rFonts w:ascii="Helvetica" w:eastAsiaTheme="minorEastAsia" w:hAnsi="Helvetica" w:cs="Helvetica"/>
          <w:sz w:val="20"/>
          <w:szCs w:val="20"/>
        </w:rPr>
        <w:lastRenderedPageBreak/>
        <w:t>onset; black line shows</w:t>
      </w:r>
      <w:r w:rsidR="00E1092E">
        <w:rPr>
          <w:rFonts w:ascii="Helvetica" w:eastAsiaTheme="minorEastAsia" w:hAnsi="Helvetica" w:cs="Helvetica"/>
          <w:sz w:val="20"/>
          <w:szCs w:val="20"/>
        </w:rPr>
        <w:t xml:space="preserve"> the</w:t>
      </w:r>
      <w:r w:rsidRPr="006B4622">
        <w:rPr>
          <w:rFonts w:ascii="Helvetica" w:eastAsiaTheme="minorEastAsia" w:hAnsi="Helvetica" w:cs="Helvetica"/>
          <w:sz w:val="20"/>
          <w:szCs w:val="20"/>
        </w:rPr>
        <w:t xml:space="preserve"> model</w:t>
      </w:r>
      <w:r w:rsidR="00E1092E">
        <w:rPr>
          <w:rFonts w:ascii="Helvetica" w:eastAsiaTheme="minorEastAsia" w:hAnsi="Helvetica" w:cs="Helvetica"/>
          <w:sz w:val="20"/>
          <w:szCs w:val="20"/>
        </w:rPr>
        <w:t xml:space="preserve"> results</w:t>
      </w:r>
      <w:r w:rsidRPr="006B4622">
        <w:rPr>
          <w:rFonts w:ascii="Helvetica" w:eastAsiaTheme="minorEastAsia" w:hAnsi="Helvetica" w:cs="Helvetica"/>
          <w:sz w:val="20"/>
          <w:szCs w:val="20"/>
        </w:rPr>
        <w:t xml:space="preserve">, </w:t>
      </w:r>
      <w:proofErr w:type="spellStart"/>
      <w:r w:rsidRPr="006B4622">
        <w:rPr>
          <w:rFonts w:ascii="Helvetica" w:eastAsiaTheme="minorEastAsia" w:hAnsi="Helvetica" w:cs="Helvetica"/>
          <w:sz w:val="20"/>
          <w:szCs w:val="20"/>
        </w:rPr>
        <w:t>gray</w:t>
      </w:r>
      <w:proofErr w:type="spellEnd"/>
      <w:r w:rsidRPr="006B4622">
        <w:rPr>
          <w:rFonts w:ascii="Helvetica" w:eastAsiaTheme="minorEastAsia" w:hAnsi="Helvetica" w:cs="Helvetica"/>
          <w:sz w:val="20"/>
          <w:szCs w:val="20"/>
        </w:rPr>
        <w:t xml:space="preserve"> dashed line shows biological reference data from Churchland et al. </w:t>
      </w:r>
      <w:r>
        <w:rPr>
          <w:rFonts w:ascii="Helvetica" w:eastAsiaTheme="minorEastAsia" w:hAnsi="Helvetica" w:cs="Helvetica"/>
          <w:sz w:val="20"/>
          <w:szCs w:val="20"/>
        </w:rPr>
        <w:t>(</w:t>
      </w:r>
      <w:r w:rsidRPr="006B4622">
        <w:rPr>
          <w:rFonts w:ascii="Helvetica" w:eastAsiaTheme="minorEastAsia" w:hAnsi="Helvetica" w:cs="Helvetica"/>
          <w:sz w:val="20"/>
          <w:szCs w:val="20"/>
        </w:rPr>
        <w:t>2010</w:t>
      </w:r>
      <w:r>
        <w:rPr>
          <w:rFonts w:ascii="Helvetica" w:eastAsiaTheme="minorEastAsia" w:hAnsi="Helvetica" w:cs="Helvetica"/>
          <w:sz w:val="20"/>
          <w:szCs w:val="20"/>
        </w:rPr>
        <w:t>)</w:t>
      </w:r>
      <w:r w:rsidRPr="006B4622">
        <w:rPr>
          <w:rFonts w:ascii="Helvetica" w:eastAsiaTheme="minorEastAsia" w:hAnsi="Helvetica" w:cs="Helvetica"/>
          <w:sz w:val="20"/>
          <w:szCs w:val="20"/>
        </w:rPr>
        <w:t xml:space="preserve">. </w:t>
      </w:r>
    </w:p>
    <w:p w14:paraId="10EC643D" w14:textId="355A0265" w:rsidR="00B063EB" w:rsidRDefault="00B063EB" w:rsidP="00224406">
      <w:pPr>
        <w:spacing w:after="0" w:line="360" w:lineRule="auto"/>
        <w:ind w:firstLine="720"/>
        <w:jc w:val="both"/>
        <w:rPr>
          <w:rFonts w:ascii="Helvetica" w:eastAsiaTheme="minorEastAsia" w:hAnsi="Helvetica" w:cs="Helvetica"/>
        </w:rPr>
      </w:pPr>
      <w:r w:rsidRPr="00EE37D8">
        <w:rPr>
          <w:rFonts w:ascii="Helvetica" w:eastAsiaTheme="minorEastAsia" w:hAnsi="Helvetica" w:cs="Helvetica"/>
        </w:rPr>
        <w:t xml:space="preserve">To validate the mesoscale coupling in </w:t>
      </w:r>
      <w:r w:rsidR="00EF3E5C" w:rsidRPr="00EE37D8">
        <w:rPr>
          <w:rFonts w:ascii="Helvetica" w:eastAsiaTheme="minorEastAsia" w:hAnsi="Helvetica" w:cs="Helvetica"/>
        </w:rPr>
        <w:t xml:space="preserve">the </w:t>
      </w:r>
      <w:r w:rsidR="00EF3E5C" w:rsidRPr="008C44A2">
        <w:rPr>
          <w:rFonts w:ascii="Helvetica" w:eastAsiaTheme="minorEastAsia" w:hAnsi="Helvetica" w:cs="Helvetica"/>
        </w:rPr>
        <w:t>multisensory</w:t>
      </w:r>
      <w:r>
        <w:rPr>
          <w:rFonts w:ascii="Helvetica" w:eastAsiaTheme="minorEastAsia" w:hAnsi="Helvetica" w:cs="Helvetica"/>
        </w:rPr>
        <w:t xml:space="preserve"> </w:t>
      </w:r>
      <w:r w:rsidRPr="00EE37D8">
        <w:rPr>
          <w:rFonts w:ascii="Helvetica" w:eastAsiaTheme="minorEastAsia" w:hAnsi="Helvetica" w:cs="Helvetica"/>
        </w:rPr>
        <w:t>layer, we quantified spike</w:t>
      </w:r>
      <w:r w:rsidRPr="00EE37D8">
        <w:rPr>
          <w:rFonts w:ascii="Helvetica" w:eastAsiaTheme="minorEastAsia" w:hAnsi="Helvetica" w:cs="Helvetica"/>
        </w:rPr>
        <w:noBreakHyphen/>
        <w:t>count “noise” correlations (</w:t>
      </w:r>
      <m:oMath>
        <m:sSub>
          <m:sSubPr>
            <m:ctrlPr>
              <w:rPr>
                <w:rFonts w:ascii="Cambria Math" w:eastAsiaTheme="minorEastAsia" w:hAnsi="Cambria Math" w:cs="Cambria Math"/>
                <w:i/>
              </w:rPr>
            </m:ctrlPr>
          </m:sSubPr>
          <m:e>
            <m:r>
              <w:rPr>
                <w:rFonts w:ascii="Cambria Math" w:eastAsiaTheme="minorEastAsia" w:hAnsi="Cambria Math" w:cs="Helvetica"/>
              </w:rPr>
              <m:t>r</m:t>
            </m:r>
          </m:e>
          <m:sub>
            <m:r>
              <w:rPr>
                <w:rFonts w:ascii="Cambria Math" w:eastAsiaTheme="minorEastAsia" w:hAnsi="Cambria Math" w:cs="Cambria Math"/>
              </w:rPr>
              <m:t>sc</m:t>
            </m:r>
          </m:sub>
        </m:sSub>
      </m:oMath>
      <w:r w:rsidRPr="00EE37D8">
        <w:rPr>
          <w:rFonts w:ascii="Helvetica" w:eastAsiaTheme="minorEastAsia" w:hAnsi="Helvetica" w:cs="Helvetica"/>
        </w:rPr>
        <w:t>) across repeated presentations of identical stimuli and binned neuron pairs by their separation on the azimuth map (0–80°). Correlations were strongest for nearby pairs and declined monotonically with azimuthal distance, approaching near</w:t>
      </w:r>
      <w:r w:rsidRPr="00EE37D8">
        <w:rPr>
          <w:rFonts w:ascii="Helvetica" w:eastAsiaTheme="minorEastAsia" w:hAnsi="Helvetica" w:cs="Helvetica"/>
        </w:rPr>
        <w:noBreakHyphen/>
        <w:t>zero at large separations (</w:t>
      </w:r>
      <w:r w:rsidRPr="00DD5010">
        <w:rPr>
          <w:rFonts w:ascii="Helvetica" w:eastAsiaTheme="minorEastAsia" w:hAnsi="Helvetica" w:cs="Helvetica"/>
          <w:b/>
          <w:bCs/>
        </w:rPr>
        <w:t>Fig. 1c</w:t>
      </w:r>
      <w:r w:rsidRPr="00EE37D8">
        <w:rPr>
          <w:rFonts w:ascii="Helvetica" w:eastAsiaTheme="minorEastAsia" w:hAnsi="Helvetica" w:cs="Helvetica"/>
        </w:rPr>
        <w:t>). This spatial fall</w:t>
      </w:r>
      <w:r w:rsidRPr="00EE37D8">
        <w:rPr>
          <w:rFonts w:ascii="Helvetica" w:eastAsiaTheme="minorEastAsia" w:hAnsi="Helvetica" w:cs="Helvetica"/>
        </w:rPr>
        <w:noBreakHyphen/>
        <w:t xml:space="preserve">off is the expected footprint of local shared input in sensory populations and mirrors </w:t>
      </w:r>
      <w:r w:rsidR="00F46518">
        <w:rPr>
          <w:rFonts w:ascii="Helvetica" w:eastAsiaTheme="minorEastAsia" w:hAnsi="Helvetica" w:cs="Helvetica"/>
        </w:rPr>
        <w:t xml:space="preserve">the </w:t>
      </w:r>
      <w:r w:rsidRPr="00EE37D8">
        <w:rPr>
          <w:rFonts w:ascii="Helvetica" w:eastAsiaTheme="minorEastAsia" w:hAnsi="Helvetica" w:cs="Helvetica"/>
        </w:rPr>
        <w:t>well</w:t>
      </w:r>
      <w:r w:rsidRPr="00EE37D8">
        <w:rPr>
          <w:rFonts w:ascii="Helvetica" w:eastAsiaTheme="minorEastAsia" w:hAnsi="Helvetica" w:cs="Helvetica"/>
        </w:rPr>
        <w:noBreakHyphen/>
        <w:t>established distance</w:t>
      </w:r>
      <w:r w:rsidRPr="00EE37D8">
        <w:rPr>
          <w:rFonts w:ascii="Helvetica" w:eastAsiaTheme="minorEastAsia" w:hAnsi="Helvetica" w:cs="Helvetica"/>
        </w:rPr>
        <w:noBreakHyphen/>
        <w:t>dependence of correlated variability in primate cortex and, specifically for SC, the observation that</w:t>
      </w:r>
      <w:r>
        <w:rPr>
          <w:rFonts w:ascii="Helvetica" w:eastAsiaTheme="minorEastAsia" w:hAnsi="Helvetica" w:cs="Helvetica"/>
        </w:rPr>
        <w:t xml:space="preserve"> </w:t>
      </w:r>
      <m:oMath>
        <m:sSub>
          <m:sSubPr>
            <m:ctrlPr>
              <w:rPr>
                <w:rFonts w:ascii="Cambria Math" w:eastAsiaTheme="minorEastAsia" w:hAnsi="Cambria Math" w:cs="Cambria Math"/>
                <w:i/>
              </w:rPr>
            </m:ctrlPr>
          </m:sSubPr>
          <m:e>
            <m:r>
              <w:rPr>
                <w:rFonts w:ascii="Cambria Math" w:eastAsiaTheme="minorEastAsia" w:hAnsi="Cambria Math" w:cs="Helvetica"/>
              </w:rPr>
              <m:t>r</m:t>
            </m:r>
          </m:e>
          <m:sub>
            <m:r>
              <w:rPr>
                <w:rFonts w:ascii="Cambria Math" w:eastAsiaTheme="minorEastAsia" w:hAnsi="Cambria Math" w:cs="Cambria Math"/>
              </w:rPr>
              <m:t>sc</m:t>
            </m:r>
          </m:sub>
        </m:sSub>
      </m:oMath>
      <w:r w:rsidRPr="00EE37D8">
        <w:rPr>
          <w:rFonts w:ascii="Helvetica" w:eastAsiaTheme="minorEastAsia" w:hAnsi="Helvetica" w:cs="Helvetica"/>
        </w:rPr>
        <w:t xml:space="preserve"> depends on pairwise proximity and functional class. Together with the near</w:t>
      </w:r>
      <w:r w:rsidRPr="00EE37D8">
        <w:rPr>
          <w:rFonts w:ascii="Helvetica" w:eastAsiaTheme="minorEastAsia" w:hAnsi="Helvetica" w:cs="Helvetica"/>
        </w:rPr>
        <w:noBreakHyphen/>
        <w:t>balanced E/I ratio, this shows the trained network learns realistic local coupling without imposing spurious long</w:t>
      </w:r>
      <w:r w:rsidRPr="00EE37D8">
        <w:rPr>
          <w:rFonts w:ascii="Helvetica" w:eastAsiaTheme="minorEastAsia" w:hAnsi="Helvetica" w:cs="Helvetica"/>
        </w:rPr>
        <w:noBreakHyphen/>
        <w:t>range common noise</w:t>
      </w:r>
      <w:r>
        <w:rPr>
          <w:rFonts w:ascii="Helvetica" w:eastAsiaTheme="minorEastAsia" w:hAnsi="Helvetica" w:cs="Helvetica"/>
        </w:rPr>
        <w:t>.</w:t>
      </w:r>
    </w:p>
    <w:p w14:paraId="57CE2710" w14:textId="02E299CD" w:rsidR="00B063EB" w:rsidRDefault="00B063EB" w:rsidP="00B063EB">
      <w:pPr>
        <w:spacing w:after="0" w:line="360" w:lineRule="auto"/>
        <w:ind w:firstLine="720"/>
        <w:jc w:val="both"/>
        <w:rPr>
          <w:rFonts w:ascii="Helvetica" w:eastAsiaTheme="minorEastAsia" w:hAnsi="Helvetica" w:cs="Helvetica"/>
        </w:rPr>
      </w:pPr>
      <w:r w:rsidRPr="009F2D0E">
        <w:rPr>
          <w:rFonts w:ascii="Helvetica" w:eastAsiaTheme="minorEastAsia" w:hAnsi="Helvetica" w:cs="Helvetica"/>
        </w:rPr>
        <w:t xml:space="preserve">We examined trial-to-trial variability by computing the Fano factor (variance/mean) of spike counts in 10 ms bins. </w:t>
      </w:r>
      <w:ins w:id="19" w:author="Vishnu Mohan" w:date="2026-04-02T15:10:00Z" w16du:dateUtc="2026-04-02T04:10:00Z">
        <w:r w:rsidR="00961299" w:rsidRPr="00517733">
          <w:rPr>
            <w:rFonts w:ascii="Helvetica" w:eastAsiaTheme="minorEastAsia" w:hAnsi="Helvetica" w:cs="Helvetica"/>
          </w:rPr>
          <w:t>Under the weak</w:t>
        </w:r>
        <w:r w:rsidR="00961299">
          <w:rPr>
            <w:rFonts w:ascii="Helvetica" w:eastAsiaTheme="minorEastAsia" w:hAnsi="Helvetica" w:cs="Helvetica"/>
          </w:rPr>
          <w:t xml:space="preserve"> </w:t>
        </w:r>
        <w:r w:rsidR="00961299" w:rsidRPr="00517733">
          <w:rPr>
            <w:rFonts w:ascii="Helvetica" w:eastAsiaTheme="minorEastAsia" w:hAnsi="Helvetica" w:cs="Helvetica"/>
          </w:rPr>
          <w:t>background validation regime</w:t>
        </w:r>
        <w:r w:rsidR="00961299" w:rsidRPr="009F2D0E">
          <w:rPr>
            <w:rFonts w:ascii="Helvetica" w:eastAsiaTheme="minorEastAsia" w:hAnsi="Helvetica" w:cs="Helvetica"/>
          </w:rPr>
          <w:t>, the network exhibited a Fano factor of 0.73 ± 0.05, which decreased to 0.21 ± 0.03 within 100 ms following stimulus presentation (</w:t>
        </w:r>
        <w:r w:rsidR="00961299" w:rsidRPr="00752AEF">
          <w:rPr>
            <w:rFonts w:ascii="Helvetica" w:eastAsiaTheme="minorEastAsia" w:hAnsi="Helvetica" w:cs="Helvetica"/>
            <w:b/>
          </w:rPr>
          <w:t>Fig</w:t>
        </w:r>
        <w:r w:rsidR="00961299" w:rsidRPr="00752AEF">
          <w:rPr>
            <w:rFonts w:ascii="Helvetica" w:eastAsiaTheme="minorEastAsia" w:hAnsi="Helvetica" w:cs="Helvetica"/>
            <w:b/>
            <w:bCs/>
          </w:rPr>
          <w:t>.</w:t>
        </w:r>
        <w:r w:rsidR="00961299" w:rsidRPr="00752AEF">
          <w:rPr>
            <w:rFonts w:ascii="Helvetica" w:eastAsiaTheme="minorEastAsia" w:hAnsi="Helvetica" w:cs="Helvetica"/>
            <w:b/>
          </w:rPr>
          <w:t xml:space="preserve"> 1d</w:t>
        </w:r>
        <w:r w:rsidR="00961299" w:rsidRPr="009F2D0E">
          <w:rPr>
            <w:rFonts w:ascii="Helvetica" w:eastAsiaTheme="minorEastAsia" w:hAnsi="Helvetica" w:cs="Helvetica"/>
          </w:rPr>
          <w:t>).</w:t>
        </w:r>
        <w:r w:rsidR="00961299">
          <w:rPr>
            <w:rFonts w:ascii="Helvetica" w:eastAsiaTheme="minorEastAsia" w:hAnsi="Helvetica" w:cs="Helvetica"/>
          </w:rPr>
          <w:t xml:space="preserve"> </w:t>
        </w:r>
      </w:ins>
      <w:r w:rsidRPr="009F2D0E">
        <w:rPr>
          <w:rFonts w:ascii="Helvetica" w:eastAsiaTheme="minorEastAsia" w:hAnsi="Helvetica" w:cs="Helvetica"/>
        </w:rPr>
        <w:t xml:space="preserve">This reduction occurred concurrently with an increase in mean firing rate from 0.4 to 1.6 spikes per bin. The temporal dynamics and </w:t>
      </w:r>
      <w:r>
        <w:rPr>
          <w:rFonts w:ascii="Helvetica" w:eastAsiaTheme="minorEastAsia" w:hAnsi="Helvetica" w:cs="Helvetica"/>
        </w:rPr>
        <w:t>trend</w:t>
      </w:r>
      <w:r w:rsidRPr="009F2D0E">
        <w:rPr>
          <w:rFonts w:ascii="Helvetica" w:eastAsiaTheme="minorEastAsia" w:hAnsi="Helvetica" w:cs="Helvetica"/>
        </w:rPr>
        <w:t xml:space="preserve"> of this variability reduction paralleled recordings from macaque </w:t>
      </w:r>
      <w:r>
        <w:rPr>
          <w:rFonts w:ascii="Helvetica" w:eastAsiaTheme="minorEastAsia" w:hAnsi="Helvetica" w:cs="Helvetica"/>
        </w:rPr>
        <w:t>middle temporal (</w:t>
      </w:r>
      <w:r w:rsidRPr="009F2D0E">
        <w:rPr>
          <w:rFonts w:ascii="Helvetica" w:eastAsiaTheme="minorEastAsia" w:hAnsi="Helvetica" w:cs="Helvetica"/>
        </w:rPr>
        <w:t>MT</w:t>
      </w:r>
      <w:r>
        <w:rPr>
          <w:rFonts w:ascii="Helvetica" w:eastAsiaTheme="minorEastAsia" w:hAnsi="Helvetica" w:cs="Helvetica"/>
        </w:rPr>
        <w:t>)</w:t>
      </w:r>
      <w:r w:rsidRPr="009F2D0E">
        <w:rPr>
          <w:rFonts w:ascii="Helvetica" w:eastAsiaTheme="minorEastAsia" w:hAnsi="Helvetica" w:cs="Helvetica"/>
        </w:rPr>
        <w:t xml:space="preserve"> cortex, where Fano factors decrease from ~1.5 to ~0.7 following motion stimulus onset. </w:t>
      </w:r>
      <w:ins w:id="20" w:author="Vishnu Mohan" w:date="2026-04-02T15:13:00Z" w16du:dateUtc="2026-04-02T04:13:00Z">
        <w:r w:rsidR="00FE30D7" w:rsidRPr="00021C96">
          <w:rPr>
            <w:rFonts w:ascii="Helvetica" w:eastAsiaTheme="minorEastAsia" w:hAnsi="Helvetica" w:cs="Helvetica"/>
          </w:rPr>
          <w:t xml:space="preserve">Because </w:t>
        </w:r>
        <w:proofErr w:type="spellStart"/>
        <w:r w:rsidR="00FE30D7" w:rsidRPr="00021C96">
          <w:rPr>
            <w:rFonts w:ascii="Helvetica" w:eastAsiaTheme="minorEastAsia" w:hAnsi="Helvetica" w:cs="Helvetica"/>
          </w:rPr>
          <w:t>prestimulus</w:t>
        </w:r>
        <w:proofErr w:type="spellEnd"/>
        <w:r w:rsidR="00FE30D7" w:rsidRPr="00021C96">
          <w:rPr>
            <w:rFonts w:ascii="Helvetica" w:eastAsiaTheme="minorEastAsia" w:hAnsi="Helvetica" w:cs="Helvetica"/>
          </w:rPr>
          <w:t xml:space="preserve"> input varied independently across trials whereas the stimulus drive was shared, stimulus onset itself quenched trial-to-trial variability; comparable FF suppression persisted after removal of inhibitory pathways in control simulations, indicating that inhibition may contribute to recurrent stabilization but is not necessary for the effect</w:t>
        </w:r>
        <w:r w:rsidR="00FE30D7">
          <w:rPr>
            <w:rFonts w:ascii="Helvetica" w:eastAsiaTheme="minorEastAsia" w:hAnsi="Helvetica" w:cs="Helvetica"/>
          </w:rPr>
          <w:t>, in this model.</w:t>
        </w:r>
      </w:ins>
    </w:p>
    <w:p w14:paraId="1ABD85C7" w14:textId="27D1422E" w:rsidR="00B063EB" w:rsidRDefault="00B063EB" w:rsidP="00B063EB">
      <w:pPr>
        <w:spacing w:before="120" w:after="0" w:line="360" w:lineRule="auto"/>
        <w:jc w:val="both"/>
        <w:rPr>
          <w:rFonts w:ascii="Times New Roman" w:eastAsia="Times New Roman" w:hAnsi="Times New Roman" w:cs="Times New Roman"/>
          <w:b/>
          <w:bCs/>
          <w:kern w:val="0"/>
          <w:lang w:eastAsia="en-AU"/>
          <w14:ligatures w14:val="none"/>
        </w:rPr>
      </w:pPr>
      <w:r>
        <w:rPr>
          <w:rFonts w:ascii="Helvetica" w:eastAsiaTheme="minorEastAsia" w:hAnsi="Helvetica" w:cs="Helvetica"/>
          <w:b/>
          <w:i/>
        </w:rPr>
        <w:t>Emergent m</w:t>
      </w:r>
      <w:r w:rsidRPr="00F743C0">
        <w:rPr>
          <w:rFonts w:ascii="Helvetica" w:eastAsiaTheme="minorEastAsia" w:hAnsi="Helvetica" w:cs="Helvetica"/>
          <w:b/>
          <w:i/>
        </w:rPr>
        <w:t>ultisensory integration properties.</w:t>
      </w:r>
      <w:r>
        <w:rPr>
          <w:rFonts w:ascii="Helvetica" w:eastAsiaTheme="minorEastAsia" w:hAnsi="Helvetica" w:cs="Helvetica"/>
          <w:b/>
          <w:bCs/>
        </w:rPr>
        <w:t xml:space="preserve"> </w:t>
      </w:r>
      <w:r w:rsidRPr="00A652A5">
        <w:rPr>
          <w:rFonts w:ascii="Helvetica" w:eastAsiaTheme="minorEastAsia" w:hAnsi="Helvetica" w:cs="Helvetica"/>
        </w:rPr>
        <w:t xml:space="preserve">Having established that the network maintained balanced </w:t>
      </w:r>
      <w:r>
        <w:rPr>
          <w:rFonts w:ascii="Helvetica" w:eastAsiaTheme="minorEastAsia" w:hAnsi="Helvetica" w:cs="Helvetica"/>
        </w:rPr>
        <w:t>E/I</w:t>
      </w:r>
      <w:r w:rsidRPr="00A652A5">
        <w:rPr>
          <w:rFonts w:ascii="Helvetica" w:eastAsiaTheme="minorEastAsia" w:hAnsi="Helvetica" w:cs="Helvetica"/>
        </w:rPr>
        <w:t xml:space="preserve"> and </w:t>
      </w:r>
      <w:r>
        <w:rPr>
          <w:rFonts w:ascii="Helvetica" w:eastAsiaTheme="minorEastAsia" w:hAnsi="Helvetica" w:cs="Helvetica"/>
        </w:rPr>
        <w:t>correlated noise activity</w:t>
      </w:r>
      <w:r w:rsidRPr="00A652A5">
        <w:rPr>
          <w:rFonts w:ascii="Helvetica" w:eastAsiaTheme="minorEastAsia" w:hAnsi="Helvetica" w:cs="Helvetica"/>
        </w:rPr>
        <w:t xml:space="preserve">, we next examined whether it reproduced characteristic signatures of multisensory integration observed in SC neurons and psychophysical studies. </w:t>
      </w:r>
      <w:ins w:id="21" w:author="Vishnu Mohan" w:date="2026-04-02T15:16:00Z" w16du:dateUtc="2026-04-02T04:16:00Z">
        <w:r w:rsidR="00424EC2" w:rsidRPr="006A32DA">
          <w:rPr>
            <w:rFonts w:ascii="Helvetica" w:eastAsiaTheme="minorEastAsia" w:hAnsi="Helvetica" w:cs="Helvetica"/>
          </w:rPr>
          <w:t>Consistent with this, freshly instantiated</w:t>
        </w:r>
        <w:r w:rsidR="00424EC2">
          <w:rPr>
            <w:rFonts w:ascii="Helvetica" w:eastAsiaTheme="minorEastAsia" w:hAnsi="Helvetica" w:cs="Helvetica"/>
          </w:rPr>
          <w:t xml:space="preserve"> networks</w:t>
        </w:r>
        <w:r w:rsidR="00424EC2" w:rsidRPr="006A32DA">
          <w:rPr>
            <w:rFonts w:ascii="Helvetica" w:eastAsiaTheme="minorEastAsia" w:hAnsi="Helvetica" w:cs="Helvetica"/>
          </w:rPr>
          <w:t xml:space="preserve"> failed to develop aligned receptive fields and did not reproduce the selective temporal or spatial binding profiles observed after training</w:t>
        </w:r>
        <w:r w:rsidR="00424EC2">
          <w:rPr>
            <w:rFonts w:ascii="Helvetica" w:eastAsiaTheme="minorEastAsia" w:hAnsi="Helvetica" w:cs="Helvetica"/>
          </w:rPr>
          <w:t xml:space="preserve">. </w:t>
        </w:r>
      </w:ins>
      <w:r w:rsidRPr="00A652A5">
        <w:rPr>
          <w:rFonts w:ascii="Helvetica" w:eastAsiaTheme="minorEastAsia" w:hAnsi="Helvetica" w:cs="Helvetica"/>
        </w:rPr>
        <w:t>We evaluated five fundamental properties: enhanced localization sensitivity, spati</w:t>
      </w:r>
      <w:r w:rsidR="008D2421">
        <w:rPr>
          <w:rFonts w:ascii="Helvetica" w:eastAsiaTheme="minorEastAsia" w:hAnsi="Helvetica" w:cs="Helvetica"/>
        </w:rPr>
        <w:t>o</w:t>
      </w:r>
      <w:r w:rsidRPr="00A652A5">
        <w:rPr>
          <w:rFonts w:ascii="Helvetica" w:eastAsiaTheme="minorEastAsia" w:hAnsi="Helvetica" w:cs="Helvetica"/>
        </w:rPr>
        <w:t xml:space="preserve">temporal binding </w:t>
      </w:r>
      <w:r w:rsidRPr="00A652A5">
        <w:rPr>
          <w:rFonts w:ascii="Helvetica" w:eastAsiaTheme="minorEastAsia" w:hAnsi="Helvetica" w:cs="Helvetica"/>
        </w:rPr>
        <w:lastRenderedPageBreak/>
        <w:t xml:space="preserve">windows, </w:t>
      </w:r>
      <w:r>
        <w:rPr>
          <w:rFonts w:ascii="Helvetica" w:eastAsiaTheme="minorEastAsia" w:hAnsi="Helvetica" w:cs="Helvetica"/>
        </w:rPr>
        <w:t xml:space="preserve">optimal cue weighting, </w:t>
      </w:r>
      <w:r w:rsidRPr="00A652A5">
        <w:rPr>
          <w:rFonts w:ascii="Helvetica" w:eastAsiaTheme="minorEastAsia" w:hAnsi="Helvetica" w:cs="Helvetica"/>
        </w:rPr>
        <w:t xml:space="preserve">accelerated response latencies, and inverse </w:t>
      </w:r>
      <w:r w:rsidR="00240A07">
        <w:rPr>
          <w:rFonts w:ascii="Helvetica" w:eastAsiaTheme="minorEastAsia" w:hAnsi="Helvetica" w:cs="Helvetica"/>
          <w:noProof/>
        </w:rPr>
        <w:drawing>
          <wp:anchor distT="0" distB="0" distL="114300" distR="114300" simplePos="0" relativeHeight="251658240" behindDoc="0" locked="0" layoutInCell="1" allowOverlap="1" wp14:anchorId="595F9F64" wp14:editId="7081F313">
            <wp:simplePos x="0" y="0"/>
            <wp:positionH relativeFrom="margin">
              <wp:posOffset>721</wp:posOffset>
            </wp:positionH>
            <wp:positionV relativeFrom="margin">
              <wp:posOffset>613848</wp:posOffset>
            </wp:positionV>
            <wp:extent cx="5699125" cy="3376295"/>
            <wp:effectExtent l="0" t="0" r="0" b="0"/>
            <wp:wrapTopAndBottom/>
            <wp:docPr id="95844664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46645" name="Graphic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9125" cy="3376295"/>
                    </a:xfrm>
                    <a:prstGeom prst="rect">
                      <a:avLst/>
                    </a:prstGeom>
                  </pic:spPr>
                </pic:pic>
              </a:graphicData>
            </a:graphic>
            <wp14:sizeRelH relativeFrom="page">
              <wp14:pctWidth>0</wp14:pctWidth>
            </wp14:sizeRelH>
            <wp14:sizeRelV relativeFrom="page">
              <wp14:pctHeight>0</wp14:pctHeight>
            </wp14:sizeRelV>
          </wp:anchor>
        </w:drawing>
      </w:r>
      <w:r w:rsidRPr="00A652A5">
        <w:rPr>
          <w:rFonts w:ascii="Helvetica" w:eastAsiaTheme="minorEastAsia" w:hAnsi="Helvetica" w:cs="Helvetica"/>
        </w:rPr>
        <w:t>effectiveness</w:t>
      </w:r>
      <w:r w:rsidR="008D2421">
        <w:rPr>
          <w:rFonts w:ascii="Times New Roman" w:eastAsia="Times New Roman" w:hAnsi="Times New Roman" w:cs="Times New Roman"/>
          <w:b/>
          <w:bCs/>
          <w:kern w:val="0"/>
          <w:lang w:eastAsia="en-AU"/>
          <w14:ligatures w14:val="none"/>
        </w:rPr>
        <w:t>.</w:t>
      </w:r>
    </w:p>
    <w:p w14:paraId="73C1EB85" w14:textId="78BA8D72" w:rsidR="00B063EB" w:rsidRPr="00045DB1" w:rsidRDefault="00B063EB" w:rsidP="00B063EB">
      <w:pPr>
        <w:spacing w:before="120" w:after="120" w:line="240" w:lineRule="auto"/>
        <w:rPr>
          <w:rFonts w:ascii="Helvetica" w:eastAsiaTheme="minorEastAsia" w:hAnsi="Helvetica" w:cs="Helvetica"/>
          <w:b/>
          <w:bCs/>
          <w:sz w:val="20"/>
          <w:szCs w:val="20"/>
        </w:rPr>
      </w:pPr>
      <w:r>
        <w:rPr>
          <w:rFonts w:ascii="Helvetica" w:eastAsiaTheme="minorEastAsia" w:hAnsi="Helvetica" w:cs="Helvetica"/>
          <w:b/>
          <w:bCs/>
          <w:sz w:val="20"/>
          <w:szCs w:val="20"/>
        </w:rPr>
        <w:t xml:space="preserve">Figure </w:t>
      </w:r>
      <w:r w:rsidRPr="006F3AD2">
        <w:rPr>
          <w:rFonts w:ascii="Helvetica" w:eastAsiaTheme="minorEastAsia" w:hAnsi="Helvetica" w:cs="Helvetica"/>
          <w:b/>
          <w:bCs/>
          <w:sz w:val="20"/>
          <w:szCs w:val="20"/>
        </w:rPr>
        <w:t>2. Multisensory integration properties in the trained network.</w:t>
      </w:r>
      <w:r w:rsidRPr="00C9211D">
        <w:rPr>
          <w:rFonts w:ascii="Helvetica" w:eastAsiaTheme="minorEastAsia" w:hAnsi="Helvetica" w:cs="Helvetica"/>
          <w:b/>
          <w:bCs/>
          <w:sz w:val="20"/>
          <w:szCs w:val="20"/>
        </w:rPr>
        <w:t xml:space="preserve"> a</w:t>
      </w:r>
      <w:r w:rsidRPr="004E5182">
        <w:rPr>
          <w:rFonts w:ascii="Helvetica" w:eastAsiaTheme="minorEastAsia" w:hAnsi="Helvetica" w:cs="Helvetica"/>
          <w:sz w:val="20"/>
          <w:szCs w:val="20"/>
        </w:rPr>
        <w:t>)</w:t>
      </w:r>
      <w:r w:rsidRPr="00C9211D">
        <w:rPr>
          <w:rFonts w:ascii="Helvetica" w:eastAsiaTheme="minorEastAsia" w:hAnsi="Helvetica" w:cs="Helvetica"/>
          <w:sz w:val="20"/>
          <w:szCs w:val="20"/>
        </w:rPr>
        <w:t xml:space="preserve"> Frequency distributions of signed localization errors for auditory (σ=8.47°), visual (σ=9.59°), and bimodal (σ=7.08°) stimulus conditions (left histograms) with corresponding mean precision values (1/σ) averaged across ten network instantiations (right bar plot). </w:t>
      </w:r>
      <w:r w:rsidRPr="00C9211D">
        <w:rPr>
          <w:rFonts w:ascii="Helvetica" w:eastAsiaTheme="minorEastAsia" w:hAnsi="Helvetica" w:cs="Helvetica"/>
          <w:b/>
          <w:bCs/>
          <w:sz w:val="20"/>
          <w:szCs w:val="20"/>
        </w:rPr>
        <w:t>b</w:t>
      </w:r>
      <w:r w:rsidRPr="004E5182">
        <w:rPr>
          <w:rFonts w:ascii="Helvetica" w:eastAsiaTheme="minorEastAsia" w:hAnsi="Helvetica" w:cs="Helvetica"/>
          <w:sz w:val="20"/>
          <w:szCs w:val="20"/>
        </w:rPr>
        <w:t>)</w:t>
      </w:r>
      <w:r w:rsidRPr="00C9211D">
        <w:rPr>
          <w:rFonts w:ascii="Helvetica" w:eastAsiaTheme="minorEastAsia" w:hAnsi="Helvetica" w:cs="Helvetica"/>
          <w:sz w:val="20"/>
          <w:szCs w:val="20"/>
        </w:rPr>
        <w:t xml:space="preserve"> Spatial binding window analysis. Upper panel: </w:t>
      </w:r>
      <w:r>
        <w:rPr>
          <w:rFonts w:ascii="Helvetica" w:eastAsiaTheme="minorEastAsia" w:hAnsi="Helvetica" w:cs="Helvetica"/>
          <w:sz w:val="20"/>
          <w:szCs w:val="20"/>
        </w:rPr>
        <w:t>e</w:t>
      </w:r>
      <w:r w:rsidRPr="00C9211D">
        <w:rPr>
          <w:rFonts w:ascii="Helvetica" w:eastAsiaTheme="minorEastAsia" w:hAnsi="Helvetica" w:cs="Helvetica"/>
          <w:sz w:val="20"/>
          <w:szCs w:val="20"/>
        </w:rPr>
        <w:t xml:space="preserve">xample </w:t>
      </w:r>
      <w:r>
        <w:rPr>
          <w:rFonts w:ascii="Helvetica" w:eastAsiaTheme="minorEastAsia" w:hAnsi="Helvetica" w:cs="Helvetica"/>
          <w:sz w:val="20"/>
          <w:szCs w:val="20"/>
        </w:rPr>
        <w:t>multisensory</w:t>
      </w:r>
      <w:r w:rsidRPr="00C9211D">
        <w:rPr>
          <w:rFonts w:ascii="Helvetica" w:eastAsiaTheme="minorEastAsia" w:hAnsi="Helvetica" w:cs="Helvetica"/>
          <w:sz w:val="20"/>
          <w:szCs w:val="20"/>
        </w:rPr>
        <w:t xml:space="preserve"> population spike activity across azimuthal positions (0-180°) showing fused </w:t>
      </w:r>
      <w:r>
        <w:rPr>
          <w:rFonts w:ascii="Helvetica" w:eastAsiaTheme="minorEastAsia" w:hAnsi="Helvetica" w:cs="Helvetica"/>
          <w:sz w:val="20"/>
          <w:szCs w:val="20"/>
        </w:rPr>
        <w:t>and</w:t>
      </w:r>
      <w:r w:rsidRPr="00C9211D">
        <w:rPr>
          <w:rFonts w:ascii="Helvetica" w:eastAsiaTheme="minorEastAsia" w:hAnsi="Helvetica" w:cs="Helvetica"/>
          <w:sz w:val="20"/>
          <w:szCs w:val="20"/>
        </w:rPr>
        <w:t xml:space="preserve"> segregated responses at different audiovisual spatial disparities. Lower panel: Fusion probability as a function of spatial disparity between audiovisual stimuli, with</w:t>
      </w:r>
      <w:r w:rsidR="009B23D0">
        <w:rPr>
          <w:rFonts w:ascii="Helvetica" w:eastAsiaTheme="minorEastAsia" w:hAnsi="Helvetica" w:cs="Helvetica"/>
          <w:sz w:val="20"/>
          <w:szCs w:val="20"/>
        </w:rPr>
        <w:t xml:space="preserve"> magenta</w:t>
      </w:r>
      <w:r w:rsidRPr="00C9211D">
        <w:rPr>
          <w:rFonts w:ascii="Helvetica" w:eastAsiaTheme="minorEastAsia" w:hAnsi="Helvetica" w:cs="Helvetica"/>
          <w:sz w:val="20"/>
          <w:szCs w:val="20"/>
        </w:rPr>
        <w:t xml:space="preserve"> shaded region indicating the binding window where fusion exceeds 50%. </w:t>
      </w:r>
      <w:r w:rsidRPr="00C9211D">
        <w:rPr>
          <w:rFonts w:ascii="Helvetica" w:eastAsiaTheme="minorEastAsia" w:hAnsi="Helvetica" w:cs="Helvetica"/>
          <w:b/>
          <w:bCs/>
          <w:sz w:val="20"/>
          <w:szCs w:val="20"/>
        </w:rPr>
        <w:t>c</w:t>
      </w:r>
      <w:r w:rsidRPr="004E5182">
        <w:rPr>
          <w:rFonts w:ascii="Helvetica" w:eastAsiaTheme="minorEastAsia" w:hAnsi="Helvetica" w:cs="Helvetica"/>
          <w:sz w:val="20"/>
          <w:szCs w:val="20"/>
        </w:rPr>
        <w:t>)</w:t>
      </w:r>
      <w:r w:rsidRPr="00C9211D">
        <w:rPr>
          <w:rFonts w:ascii="Helvetica" w:eastAsiaTheme="minorEastAsia" w:hAnsi="Helvetica" w:cs="Helvetica"/>
          <w:b/>
          <w:bCs/>
          <w:sz w:val="20"/>
          <w:szCs w:val="20"/>
        </w:rPr>
        <w:t xml:space="preserve"> </w:t>
      </w:r>
      <w:r w:rsidRPr="00C9211D">
        <w:rPr>
          <w:rFonts w:ascii="Helvetica" w:eastAsiaTheme="minorEastAsia" w:hAnsi="Helvetica" w:cs="Helvetica"/>
          <w:sz w:val="20"/>
          <w:szCs w:val="20"/>
        </w:rPr>
        <w:t xml:space="preserve">Temporal binding window analysis. Upper panel: </w:t>
      </w:r>
      <w:r>
        <w:rPr>
          <w:rFonts w:ascii="Helvetica" w:eastAsiaTheme="minorEastAsia" w:hAnsi="Helvetica" w:cs="Helvetica"/>
          <w:sz w:val="20"/>
          <w:szCs w:val="20"/>
        </w:rPr>
        <w:t>multisensory</w:t>
      </w:r>
      <w:r w:rsidRPr="00C9211D">
        <w:rPr>
          <w:rFonts w:ascii="Helvetica" w:eastAsiaTheme="minorEastAsia" w:hAnsi="Helvetica" w:cs="Helvetica"/>
          <w:sz w:val="20"/>
          <w:szCs w:val="20"/>
        </w:rPr>
        <w:t xml:space="preserve"> population spike activity over time showing responses to temporally aligned </w:t>
      </w:r>
      <w:r>
        <w:rPr>
          <w:rFonts w:ascii="Helvetica" w:eastAsiaTheme="minorEastAsia" w:hAnsi="Helvetica" w:cs="Helvetica"/>
          <w:sz w:val="20"/>
          <w:szCs w:val="20"/>
        </w:rPr>
        <w:t>and</w:t>
      </w:r>
      <w:r w:rsidRPr="00C9211D">
        <w:rPr>
          <w:rFonts w:ascii="Helvetica" w:eastAsiaTheme="minorEastAsia" w:hAnsi="Helvetica" w:cs="Helvetica"/>
          <w:sz w:val="20"/>
          <w:szCs w:val="20"/>
        </w:rPr>
        <w:t xml:space="preserve"> asynchronous audiovisual stimuli. Lower panel: Fusion probability as a function of audiovisual onset asynchrony (negative values: visual-leading, positive: auditory-leading), with shaded region marking the temporal binding window. </w:t>
      </w:r>
      <w:r w:rsidRPr="00C9211D">
        <w:rPr>
          <w:rFonts w:ascii="Helvetica" w:eastAsiaTheme="minorEastAsia" w:hAnsi="Helvetica" w:cs="Helvetica"/>
          <w:b/>
          <w:bCs/>
          <w:sz w:val="20"/>
          <w:szCs w:val="20"/>
        </w:rPr>
        <w:t>d</w:t>
      </w:r>
      <w:r w:rsidRPr="004E5182">
        <w:rPr>
          <w:rFonts w:ascii="Helvetica" w:eastAsiaTheme="minorEastAsia" w:hAnsi="Helvetica" w:cs="Helvetica"/>
          <w:sz w:val="20"/>
          <w:szCs w:val="20"/>
        </w:rPr>
        <w:t>)</w:t>
      </w:r>
      <w:r w:rsidRPr="00C9211D">
        <w:rPr>
          <w:rFonts w:ascii="Helvetica" w:eastAsiaTheme="minorEastAsia" w:hAnsi="Helvetica" w:cs="Helvetica"/>
          <w:sz w:val="20"/>
          <w:szCs w:val="20"/>
        </w:rPr>
        <w:t xml:space="preserve"> Heat map displaying visual weight (</w:t>
      </w:r>
      <w:proofErr w:type="spellStart"/>
      <w:r w:rsidRPr="00C9211D">
        <w:rPr>
          <w:rFonts w:ascii="Helvetica" w:eastAsiaTheme="minorEastAsia" w:hAnsi="Helvetica" w:cs="Helvetica"/>
          <w:sz w:val="20"/>
          <w:szCs w:val="20"/>
        </w:rPr>
        <w:t>wV</w:t>
      </w:r>
      <w:proofErr w:type="spellEnd"/>
      <w:r w:rsidRPr="00C9211D">
        <w:rPr>
          <w:rFonts w:ascii="Helvetica" w:eastAsiaTheme="minorEastAsia" w:hAnsi="Helvetica" w:cs="Helvetica"/>
          <w:sz w:val="20"/>
          <w:szCs w:val="20"/>
        </w:rPr>
        <w:t>) in multisensory localization as a function of auditory (</w:t>
      </w:r>
      <w:proofErr w:type="spellStart"/>
      <w:r w:rsidRPr="00C9211D">
        <w:rPr>
          <w:rFonts w:ascii="Helvetica" w:eastAsiaTheme="minorEastAsia" w:hAnsi="Helvetica" w:cs="Helvetica"/>
          <w:sz w:val="20"/>
          <w:szCs w:val="20"/>
        </w:rPr>
        <w:t>σA</w:t>
      </w:r>
      <w:proofErr w:type="spellEnd"/>
      <w:r w:rsidRPr="00C9211D">
        <w:rPr>
          <w:rFonts w:ascii="Helvetica" w:eastAsiaTheme="minorEastAsia" w:hAnsi="Helvetica" w:cs="Helvetica"/>
          <w:sz w:val="20"/>
          <w:szCs w:val="20"/>
        </w:rPr>
        <w:t>) and visual (</w:t>
      </w:r>
      <w:proofErr w:type="spellStart"/>
      <w:r w:rsidRPr="00C9211D">
        <w:rPr>
          <w:rFonts w:ascii="Helvetica" w:eastAsiaTheme="minorEastAsia" w:hAnsi="Helvetica" w:cs="Helvetica"/>
          <w:sz w:val="20"/>
          <w:szCs w:val="20"/>
        </w:rPr>
        <w:t>σV</w:t>
      </w:r>
      <w:proofErr w:type="spellEnd"/>
      <w:r w:rsidRPr="00C9211D">
        <w:rPr>
          <w:rFonts w:ascii="Helvetica" w:eastAsiaTheme="minorEastAsia" w:hAnsi="Helvetica" w:cs="Helvetica"/>
          <w:sz w:val="20"/>
          <w:szCs w:val="20"/>
        </w:rPr>
        <w:t xml:space="preserve">) stimulus reliability, where larger σ values represent less reliable spatial information. </w:t>
      </w:r>
      <w:r w:rsidRPr="00C9211D">
        <w:rPr>
          <w:rFonts w:ascii="Helvetica" w:eastAsiaTheme="minorEastAsia" w:hAnsi="Helvetica" w:cs="Helvetica"/>
          <w:b/>
          <w:bCs/>
          <w:sz w:val="20"/>
          <w:szCs w:val="20"/>
        </w:rPr>
        <w:t>e</w:t>
      </w:r>
      <w:r w:rsidRPr="004E5182">
        <w:rPr>
          <w:rFonts w:ascii="Helvetica" w:eastAsiaTheme="minorEastAsia" w:hAnsi="Helvetica" w:cs="Helvetica"/>
          <w:sz w:val="20"/>
          <w:szCs w:val="20"/>
        </w:rPr>
        <w:t>)</w:t>
      </w:r>
      <w:r w:rsidRPr="00C9211D">
        <w:rPr>
          <w:rFonts w:ascii="Helvetica" w:eastAsiaTheme="minorEastAsia" w:hAnsi="Helvetica" w:cs="Helvetica"/>
          <w:sz w:val="20"/>
          <w:szCs w:val="20"/>
        </w:rPr>
        <w:t xml:space="preserve"> Mean first-spike latencies for auditory, visual, and bimodal stimulus conditions.</w:t>
      </w:r>
      <w:r w:rsidRPr="00C9211D">
        <w:rPr>
          <w:rFonts w:ascii="Helvetica" w:eastAsiaTheme="minorEastAsia" w:hAnsi="Helvetica" w:cs="Helvetica"/>
          <w:b/>
          <w:bCs/>
          <w:sz w:val="20"/>
          <w:szCs w:val="20"/>
        </w:rPr>
        <w:t xml:space="preserve"> f</w:t>
      </w:r>
      <w:r w:rsidRPr="004E5182">
        <w:rPr>
          <w:rFonts w:ascii="Helvetica" w:eastAsiaTheme="minorEastAsia" w:hAnsi="Helvetica" w:cs="Helvetica"/>
          <w:sz w:val="20"/>
          <w:szCs w:val="20"/>
        </w:rPr>
        <w:t>)</w:t>
      </w:r>
      <w:r w:rsidRPr="00C9211D">
        <w:rPr>
          <w:rFonts w:ascii="Helvetica" w:eastAsiaTheme="minorEastAsia" w:hAnsi="Helvetica" w:cs="Helvetica"/>
          <w:sz w:val="20"/>
          <w:szCs w:val="20"/>
        </w:rPr>
        <w:t xml:space="preserve"> </w:t>
      </w:r>
      <w:r w:rsidRPr="006F3AD2">
        <w:rPr>
          <w:rFonts w:ascii="Helvetica" w:eastAsiaTheme="minorEastAsia" w:hAnsi="Helvetica" w:cs="Helvetica"/>
          <w:sz w:val="20"/>
          <w:szCs w:val="20"/>
        </w:rPr>
        <w:t xml:space="preserve">Multisensory enhancement index (MEI) </w:t>
      </w:r>
      <w:r w:rsidRPr="00C9211D">
        <w:rPr>
          <w:rFonts w:ascii="Helvetica" w:eastAsiaTheme="minorEastAsia" w:hAnsi="Helvetica" w:cs="Helvetica"/>
          <w:sz w:val="20"/>
          <w:szCs w:val="20"/>
        </w:rPr>
        <w:t>plotted against</w:t>
      </w:r>
      <w:r w:rsidRPr="006F3AD2">
        <w:rPr>
          <w:rFonts w:ascii="Helvetica" w:eastAsiaTheme="minorEastAsia" w:hAnsi="Helvetica" w:cs="Helvetica"/>
          <w:sz w:val="20"/>
          <w:szCs w:val="20"/>
        </w:rPr>
        <w:t xml:space="preserve"> stimulus intensity</w:t>
      </w:r>
      <w:r w:rsidRPr="00C9211D">
        <w:rPr>
          <w:rFonts w:ascii="Helvetica" w:eastAsiaTheme="minorEastAsia" w:hAnsi="Helvetica" w:cs="Helvetica"/>
          <w:sz w:val="20"/>
          <w:szCs w:val="20"/>
        </w:rPr>
        <w:t xml:space="preserve"> on a logarithmic scale</w:t>
      </w:r>
      <w:r>
        <w:rPr>
          <w:rFonts w:ascii="Helvetica" w:eastAsiaTheme="minorEastAsia" w:hAnsi="Helvetica" w:cs="Helvetica"/>
          <w:sz w:val="20"/>
          <w:szCs w:val="20"/>
        </w:rPr>
        <w:t xml:space="preserve">. </w:t>
      </w:r>
      <w:r w:rsidRPr="00C9211D">
        <w:rPr>
          <w:rFonts w:ascii="Helvetica" w:eastAsiaTheme="minorEastAsia" w:hAnsi="Helvetica" w:cs="Helvetica"/>
          <w:sz w:val="20"/>
          <w:szCs w:val="20"/>
        </w:rPr>
        <w:t xml:space="preserve">Error bars indicate ±SEM across ten independent network instantiations. Gray dots in panels b and c represent </w:t>
      </w:r>
      <w:r>
        <w:rPr>
          <w:rFonts w:ascii="Helvetica" w:eastAsiaTheme="minorEastAsia" w:hAnsi="Helvetica" w:cs="Helvetica"/>
          <w:sz w:val="20"/>
          <w:szCs w:val="20"/>
        </w:rPr>
        <w:t>mean</w:t>
      </w:r>
      <w:r w:rsidRPr="00C9211D">
        <w:rPr>
          <w:rFonts w:ascii="Helvetica" w:eastAsiaTheme="minorEastAsia" w:hAnsi="Helvetica" w:cs="Helvetica"/>
          <w:sz w:val="20"/>
          <w:szCs w:val="20"/>
        </w:rPr>
        <w:t xml:space="preserve"> trial measurements</w:t>
      </w:r>
      <w:r>
        <w:rPr>
          <w:rFonts w:ascii="Helvetica" w:eastAsiaTheme="minorEastAsia" w:hAnsi="Helvetica" w:cs="Helvetica"/>
          <w:sz w:val="20"/>
          <w:szCs w:val="20"/>
        </w:rPr>
        <w:t xml:space="preserve"> across </w:t>
      </w:r>
      <w:r w:rsidRPr="00C9211D">
        <w:rPr>
          <w:rFonts w:ascii="Helvetica" w:eastAsiaTheme="minorEastAsia" w:hAnsi="Helvetica" w:cs="Helvetica"/>
          <w:sz w:val="20"/>
          <w:szCs w:val="20"/>
        </w:rPr>
        <w:t>ten independent network instantiations; solid lines show fitted curves</w:t>
      </w:r>
      <w:r w:rsidRPr="006F3AD2">
        <w:rPr>
          <w:rFonts w:ascii="Helvetica" w:eastAsiaTheme="minorEastAsia" w:hAnsi="Helvetica" w:cs="Helvetica"/>
          <w:sz w:val="20"/>
          <w:szCs w:val="20"/>
        </w:rPr>
        <w:t>.</w:t>
      </w:r>
    </w:p>
    <w:p w14:paraId="7175516A" w14:textId="5D1B80DD" w:rsidR="00B063EB" w:rsidRDefault="00B063EB" w:rsidP="00B063EB">
      <w:pPr>
        <w:spacing w:after="0" w:line="360" w:lineRule="auto"/>
        <w:ind w:firstLine="720"/>
        <w:jc w:val="both"/>
        <w:rPr>
          <w:rFonts w:ascii="Helvetica" w:eastAsiaTheme="minorEastAsia" w:hAnsi="Helvetica" w:cs="Helvetica"/>
        </w:rPr>
      </w:pPr>
      <w:r w:rsidRPr="007B0E7A">
        <w:rPr>
          <w:rFonts w:ascii="Helvetica" w:eastAsiaTheme="minorEastAsia" w:hAnsi="Helvetica" w:cs="Helvetica"/>
        </w:rPr>
        <w:t>The network demonstrated enhanced spatial localization when both sensory modalities were present compared to either alone (</w:t>
      </w:r>
      <w:r w:rsidRPr="00DD5010">
        <w:rPr>
          <w:rFonts w:ascii="Helvetica" w:eastAsiaTheme="minorEastAsia" w:hAnsi="Helvetica" w:cs="Helvetica"/>
          <w:b/>
          <w:bCs/>
        </w:rPr>
        <w:t>Fig. 2a</w:t>
      </w:r>
      <w:r w:rsidRPr="007B0E7A">
        <w:rPr>
          <w:rFonts w:ascii="Helvetica" w:eastAsiaTheme="minorEastAsia" w:hAnsi="Helvetica" w:cs="Helvetica"/>
        </w:rPr>
        <w:t xml:space="preserve">). Analysis of signed localization errors revealed that auditory-only trials produced a broad error distribution (σ = </w:t>
      </w:r>
      <w:r>
        <w:rPr>
          <w:rFonts w:ascii="Helvetica" w:eastAsiaTheme="minorEastAsia" w:hAnsi="Helvetica" w:cs="Helvetica"/>
        </w:rPr>
        <w:t>8</w:t>
      </w:r>
      <w:r w:rsidRPr="007B0E7A">
        <w:rPr>
          <w:rFonts w:ascii="Helvetica" w:eastAsiaTheme="minorEastAsia" w:hAnsi="Helvetica" w:cs="Helvetica"/>
        </w:rPr>
        <w:t>.47°), while visual-only trials showed comparable</w:t>
      </w:r>
      <w:r>
        <w:rPr>
          <w:rFonts w:ascii="Helvetica" w:eastAsiaTheme="minorEastAsia" w:hAnsi="Helvetica" w:cs="Helvetica"/>
        </w:rPr>
        <w:t xml:space="preserve"> but slightly lower</w:t>
      </w:r>
      <w:r w:rsidRPr="007B0E7A">
        <w:rPr>
          <w:rFonts w:ascii="Helvetica" w:eastAsiaTheme="minorEastAsia" w:hAnsi="Helvetica" w:cs="Helvetica"/>
        </w:rPr>
        <w:t xml:space="preserve"> precision (σ = </w:t>
      </w:r>
      <w:r>
        <w:rPr>
          <w:rFonts w:ascii="Helvetica" w:eastAsiaTheme="minorEastAsia" w:hAnsi="Helvetica" w:cs="Helvetica"/>
        </w:rPr>
        <w:t>9</w:t>
      </w:r>
      <w:r w:rsidRPr="007B0E7A">
        <w:rPr>
          <w:rFonts w:ascii="Helvetica" w:eastAsiaTheme="minorEastAsia" w:hAnsi="Helvetica" w:cs="Helvetica"/>
        </w:rPr>
        <w:t>.5</w:t>
      </w:r>
      <w:r>
        <w:rPr>
          <w:rFonts w:ascii="Helvetica" w:eastAsiaTheme="minorEastAsia" w:hAnsi="Helvetica" w:cs="Helvetica"/>
        </w:rPr>
        <w:t>9</w:t>
      </w:r>
      <w:r w:rsidRPr="007B0E7A">
        <w:rPr>
          <w:rFonts w:ascii="Helvetica" w:eastAsiaTheme="minorEastAsia" w:hAnsi="Helvetica" w:cs="Helvetica"/>
        </w:rPr>
        <w:t xml:space="preserve">°). Bimodal stimulation yielded the highest localization sensitivity (σ = </w:t>
      </w:r>
      <w:r>
        <w:rPr>
          <w:rFonts w:ascii="Helvetica" w:eastAsiaTheme="minorEastAsia" w:hAnsi="Helvetica" w:cs="Helvetica"/>
        </w:rPr>
        <w:t>7</w:t>
      </w:r>
      <w:r w:rsidRPr="007B0E7A">
        <w:rPr>
          <w:rFonts w:ascii="Helvetica" w:eastAsiaTheme="minorEastAsia" w:hAnsi="Helvetica" w:cs="Helvetica"/>
        </w:rPr>
        <w:t>.</w:t>
      </w:r>
      <w:r>
        <w:rPr>
          <w:rFonts w:ascii="Helvetica" w:eastAsiaTheme="minorEastAsia" w:hAnsi="Helvetica" w:cs="Helvetica"/>
        </w:rPr>
        <w:t>08</w:t>
      </w:r>
      <w:r w:rsidRPr="007B0E7A">
        <w:rPr>
          <w:rFonts w:ascii="Helvetica" w:eastAsiaTheme="minorEastAsia" w:hAnsi="Helvetica" w:cs="Helvetica"/>
        </w:rPr>
        <w:t xml:space="preserve">°), corresponding to a </w:t>
      </w:r>
      <w:r>
        <w:rPr>
          <w:rFonts w:ascii="Helvetica" w:eastAsiaTheme="minorEastAsia" w:hAnsi="Helvetica" w:cs="Helvetica"/>
        </w:rPr>
        <w:t>19</w:t>
      </w:r>
      <w:r w:rsidRPr="007B0E7A">
        <w:rPr>
          <w:rFonts w:ascii="Helvetica" w:eastAsiaTheme="minorEastAsia" w:hAnsi="Helvetica" w:cs="Helvetica"/>
        </w:rPr>
        <w:t xml:space="preserve">% improvement over the better unisensory condition. </w:t>
      </w:r>
      <w:r w:rsidRPr="00777582">
        <w:rPr>
          <w:rFonts w:ascii="Helvetica" w:eastAsiaTheme="minorEastAsia" w:hAnsi="Helvetica" w:cs="Helvetica"/>
        </w:rPr>
        <w:t xml:space="preserve">This enhancement pattern mirrors the multisensory integration effects observed in SC </w:t>
      </w:r>
      <w:r w:rsidRPr="00777582">
        <w:rPr>
          <w:rFonts w:ascii="Helvetica" w:eastAsiaTheme="minorEastAsia" w:hAnsi="Helvetica" w:cs="Helvetica"/>
        </w:rPr>
        <w:lastRenderedPageBreak/>
        <w:t>neurons of behaving animals, where responses</w:t>
      </w:r>
      <w:r>
        <w:rPr>
          <w:rFonts w:ascii="Helvetica" w:eastAsiaTheme="minorEastAsia" w:hAnsi="Helvetica" w:cs="Helvetica"/>
        </w:rPr>
        <w:t xml:space="preserve"> to bimodal stimulation</w:t>
      </w:r>
      <w:r w:rsidRPr="00777582">
        <w:rPr>
          <w:rFonts w:ascii="Helvetica" w:eastAsiaTheme="minorEastAsia" w:hAnsi="Helvetica" w:cs="Helvetica"/>
        </w:rPr>
        <w:t xml:space="preserve"> </w:t>
      </w:r>
      <w:r>
        <w:rPr>
          <w:rFonts w:ascii="Helvetica" w:eastAsiaTheme="minorEastAsia" w:hAnsi="Helvetica" w:cs="Helvetica"/>
        </w:rPr>
        <w:t>typically</w:t>
      </w:r>
      <w:r w:rsidRPr="00777582">
        <w:rPr>
          <w:rFonts w:ascii="Helvetica" w:eastAsiaTheme="minorEastAsia" w:hAnsi="Helvetica" w:cs="Helvetica"/>
        </w:rPr>
        <w:t xml:space="preserve"> outperform unimodal spatial discrimination</w:t>
      </w:r>
      <w:r>
        <w:rPr>
          <w:rFonts w:ascii="Helvetica" w:eastAsiaTheme="minorEastAsia" w:hAnsi="Helvetica" w:cs="Helvetica"/>
        </w:rPr>
        <w:t xml:space="preserve"> under optimal stimulus conditions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{"citationID":"C0GkRmBZ","properties":{"formattedCitation":"(Stanford et al., 2005)","plainCitation":"(Stanford et al., 2005)","noteIndex":0},"citationItems":[{"id":724,"uris":["http://zotero.org/users/17556725/items/3HCRBQI6"],"itemData":{"id":724,"type":"article-journal","abstract":"It is well established that superior colliculus (SC) multisensory neurons integrate cues from different senses; however, the mechanisms responsible for producing multisensory responses are poorly understood. Previous studies have shown that spatially congruent cues from different modalities (e.g., auditory and visual) yield enhanced responses and that the greatest relative enhancements occur for combinations of the least effective modality-specific stimuli. Although these phenomena are well documented, little is known about the mechanisms that underlie them, because no study has systematically examined the operation that multisensory neurons perform on their modality-specific inputs. The goal of this study was to evaluate the computations that multisensory neurons perform in combining the influences of stimuli from two modalities. The extracellular activities of single neurons in the SC of the cat were recorded in response to visual, auditory, and bimodal visual-auditory stimulation. Each neuron was tested across a range of stimulus intensities and multisensory responses evaluated against the null hypothesis of simple summation of unisensory influences. We found that the multisensory response could be superadditive, additive, or subadditive but that the computation was strongly dictated by the efficacies of the modality-specific stimulus components. Superadditivity was most common within a restricted range of near-threshold stimulus efficacies, whereas for the majority of stimuli, response magnitudes were consistent with the linear summation of modality-specific influences. In addition to providing a constraint for developing models of multisensory integration, the relationship between response mode and stimulus efficacy emphasizes the importance of considering stimulus parameters when inducing or interpreting multisensory phenomena.","container-title":"Journal of Neuroscience","DOI":"10.1523/JNEUROSCI.5095-04.2005","ISSN":"0270-6474, 1529-2401","issue":"28","journalAbbreviation":"J. Neurosci.","language":"en","license":"Copyright © 2005 Society for Neuroscience 0270-6474/05/256499-10.00/0","note":"publisher: Society for Neuroscience\nsection: Behavioral/Systems/Cognitive\nPMID: 16014711","page":"6499-6508","source":"www.jneurosci.org","title":"Evaluating the Operations Underlying Multisensory Integration in the Cat Superior Colliculus","volume":"25","author":[{"family":"Stanford","given":"Terrence R."},{"family":"Quessy","given":"Stephan"},{"family":"Stein","given":"Barry E."}],"issued":{"date-parts":[["2005",7,13]]}}}],"schema":"https://github.com/citation-style-language/schema/raw/master/csl-citation.json"} </w:instrText>
      </w:r>
      <w:r>
        <w:rPr>
          <w:rFonts w:ascii="Helvetica" w:eastAsiaTheme="minorEastAsia" w:hAnsi="Helvetica" w:cs="Helvetica"/>
        </w:rPr>
        <w:fldChar w:fldCharType="separate"/>
      </w:r>
      <w:r w:rsidRPr="000A724D">
        <w:rPr>
          <w:rFonts w:ascii="Helvetica" w:hAnsi="Helvetica" w:cs="Helvetica"/>
        </w:rPr>
        <w:t>(Stanford et al., 2005)</w:t>
      </w:r>
      <w:r>
        <w:rPr>
          <w:rFonts w:ascii="Helvetica" w:eastAsiaTheme="minorEastAsia" w:hAnsi="Helvetica" w:cs="Helvetica"/>
        </w:rPr>
        <w:fldChar w:fldCharType="end"/>
      </w:r>
      <w:r w:rsidRPr="00777582">
        <w:rPr>
          <w:rFonts w:ascii="Helvetica" w:eastAsiaTheme="minorEastAsia" w:hAnsi="Helvetica" w:cs="Helvetica"/>
        </w:rPr>
        <w:t>.</w:t>
      </w:r>
      <w:r w:rsidRPr="007B0E7A">
        <w:rPr>
          <w:rFonts w:ascii="Helvetica" w:eastAsiaTheme="minorEastAsia" w:hAnsi="Helvetica" w:cs="Helvetica"/>
        </w:rPr>
        <w:t xml:space="preserve"> </w:t>
      </w:r>
      <w:r>
        <w:rPr>
          <w:rFonts w:ascii="Helvetica" w:eastAsiaTheme="minorEastAsia" w:hAnsi="Helvetica" w:cs="Helvetica"/>
        </w:rPr>
        <w:t>Such multisensory</w:t>
      </w:r>
      <w:r w:rsidDel="00595CE2">
        <w:rPr>
          <w:rFonts w:ascii="Helvetica" w:eastAsiaTheme="minorEastAsia" w:hAnsi="Helvetica" w:cs="Helvetica"/>
        </w:rPr>
        <w:t xml:space="preserve"> </w:t>
      </w:r>
      <w:r>
        <w:rPr>
          <w:rFonts w:ascii="Helvetica" w:eastAsiaTheme="minorEastAsia" w:hAnsi="Helvetica" w:cs="Helvetica"/>
        </w:rPr>
        <w:t>enhancement is also observed across human behavioural responses</w:t>
      </w:r>
      <w:r w:rsidRPr="007B0E7A">
        <w:rPr>
          <w:rFonts w:ascii="Helvetica" w:eastAsiaTheme="minorEastAsia" w:hAnsi="Helvetica" w:cs="Helvetica"/>
        </w:rPr>
        <w:t xml:space="preserve"> </w:t>
      </w:r>
      <w:r>
        <w:rPr>
          <w:rFonts w:ascii="Helvetica" w:eastAsiaTheme="minorEastAsia" w:hAnsi="Helvetica" w:cs="Helvetica"/>
        </w:rPr>
        <w:t xml:space="preserve">to spatial discrimination tasks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{"citationID":"rlO5ivli","properties":{"formattedCitation":"(Alais &amp; Burr, 2004; Battaglia et al., 2003; Binda et al., 2007)","plainCitation":"(Alais &amp; Burr, 2004; Battaglia et al., 2003; Binda et al., 2007)","noteIndex":0},"citationItems":[{"id":1077,"uris":["http://zotero.org/users/17556725/items/U88HP63F"],"itemData":{"id":1077,"type":"article-journal","abstract":"Ventriloquism is the ancient art of making one's voice appear to come from elsewhere, an art exploited by the Greek and Roman oracles, and possibly earlier [1]. We regularly experience the effect when watching television and movies, where the voices seem to emanate from the actors' lips rather than from the actual sound source. Originally, ventriloquism was explained by performers projecting sound to their puppets by special techniques [1], but more recently it is assumed that ventriloquism results from vision “capturing” sound 2., 3., 4., 5.. In this study we investigate spatial localization of audio-visual stimuli. When visual localization is good, vision does indeed dominate and capture sound. However, for severely blurred visual stimuli (that are poorly localized), the reverse holds: sound captures vision. For less blurred stimuli, neither sense dominates and perception follows the mean position. Precision of bimodal localization is usually better than either the visual or the auditory unimodal presentation. All the results are well explained not by one sense capturing the other, but by a simple model of optimal combination of visual and auditory information.","container-title":"Current Biology","DOI":"10.1016/j.cub.2004.01.029","ISSN":"0960-9822","issue":"3","journalAbbreviation":"Current Biology","page":"257-262","source":"ScienceDirect","title":"The Ventriloquist Effect Results from Near-Optimal Bimodal Integration","volume":"14","author":[{"family":"Alais","given":"David"},{"family":"Burr","given":"David"}],"issued":{"date-parts":[["2004",2,3]]}}},{"id":1080,"uris":["http://zotero.org/users/17556725/items/STVJVLHQ"],"itemData":{"id":1080,"type":"article-journal","abstract":"Human observers localize events in the world by using sensory signals from multiple modalities. We evaluated two theories of spatial localization that predict how visual and auditory information are weighted when these signals specify different locations in space. According to one theory (visual capture), the signal that is typically most reliable dominates in a winner-take-all competition, whereas the other theory (maximum-likelihood estimation) proposes that perceptual judgments are based on a weighted average of the sensory signals in proportion to each signal's relative reliability. Our results indicate that both theories are partially correct, in that relative signal reliability significantly altered judgments of spatial location, but these judgments were also characterized by an overall bias to rely on visual over auditory information. These results have important implications for the development of cue integration and for neural plasticity in the adult brain that enables humans to optimally integrate multimodal information.","container-title":"Journal of the Optical Society of America. A, Optics, Image Science, and Vision","DOI":"10.1364/josaa.20.001391","ISSN":"1084-7529","issue":"7","journalAbbreviation":"J Opt Soc Am A Opt Image Sci Vis","language":"eng","note":"PMID: 12868643","page":"1391-1397","source":"PubMed","title":"Bayesian integration of visual and auditory signals for spatial localization","volume":"20","author":[{"family":"Battaglia","given":"Peter W."},{"family":"Jacobs","given":"Robert A."},{"family":"Aslin","given":"Richard N."}],"issued":{"date-parts":[["2003",7]]}}},{"id":1082,"uris":["http://zotero.org/users/17556725/items/DBIHC9DH"],"itemData":{"id":1082,"type":"article-journal","abstract":"Brief stimuli presented near the onset of saccades are grossly mislocalized in space. In this study, we investigated whether the Bayesian hypothesis of optimal sensory fusion could account for the mislocalization. We required subjects to localize visual, auditory, and audiovisual stimuli at the time of saccades (compared with an earlier presented target). During fixation, vision dominates and spatially “captures” the auditory stimulus (the ventriloquist effect). But for perisaccadic presentations, auditory localization becomes more important, so the mislocalized visual stimulus is seen closer to its veridical position. The precision of the bimodal localization (as measured by localization thresholds or just-noticeable difference) was better than either the visual or acoustic stimulus presented in isolation. Both the perceived position of the bimodal stimuli and the improved precision were well predicted by assuming statistically optimal Bayesian-like combination of visual and auditory signals. Furthermore, the time course of localization was well predicted by the Bayesian approach. We present a detailed model that simulates the time-course data, assuming that perceived position is given by the sum of retinal position and a sluggish noisy eye-position signal, obtained by integrating optimally the output of two populations of neural activity: one centered at the current point of gaze, the other centered at the future point of gaze.","container-title":"Journal of Neuroscience","DOI":"10.1523/JNEUROSCI.0737-07.2007","ISSN":"0270-6474, 1529-2401","issue":"32","journalAbbreviation":"J. Neurosci.","language":"en","license":"Copyright © 2007 Society for Neuroscience 0270-6474/07/278525-08$15.00/0","note":"publisher: Society for Neuroscience\nsection: Articles\nPMID: 17687030","page":"8525-8532","source":"www.jneurosci.org","title":"Fusion of Visual and Auditory Stimuli during Saccades: A Bayesian Explanation for Perisaccadic Distortions","title-short":"Fusion of Visual and Auditory Stimuli during Saccades","volume":"27","author":[{"family":"Binda","given":"Paola"},{"family":"Bruno","given":"Aurelio"},{"family":"Burr","given":"David C."},{"family":"Morrone","given":"Maria C."}],"issued":{"date-parts":[["2007",8,8]]}}}],"schema":"https://github.com/citation-style-language/schema/raw/master/csl-citation.json"} </w:instrText>
      </w:r>
      <w:r>
        <w:rPr>
          <w:rFonts w:ascii="Helvetica" w:eastAsiaTheme="minorEastAsia" w:hAnsi="Helvetica" w:cs="Helvetica"/>
        </w:rPr>
        <w:fldChar w:fldCharType="separate"/>
      </w:r>
      <w:r w:rsidRPr="00DB3DDC">
        <w:rPr>
          <w:rFonts w:ascii="Helvetica" w:hAnsi="Helvetica" w:cs="Helvetica"/>
        </w:rPr>
        <w:t>(Alais &amp; Burr, 2004; Battaglia et al., 2003; Binda et al., 2007)</w:t>
      </w:r>
      <w:r>
        <w:rPr>
          <w:rFonts w:ascii="Helvetica" w:eastAsiaTheme="minorEastAsia" w:hAnsi="Helvetica" w:cs="Helvetica"/>
        </w:rPr>
        <w:fldChar w:fldCharType="end"/>
      </w:r>
      <w:r>
        <w:rPr>
          <w:rFonts w:ascii="Helvetica" w:eastAsiaTheme="minorEastAsia" w:hAnsi="Helvetica" w:cs="Helvetica"/>
        </w:rPr>
        <w:t xml:space="preserve">. </w:t>
      </w:r>
      <w:r w:rsidRPr="007B0E7A">
        <w:rPr>
          <w:rFonts w:ascii="Helvetica" w:eastAsiaTheme="minorEastAsia" w:hAnsi="Helvetica" w:cs="Helvetica"/>
        </w:rPr>
        <w:t xml:space="preserve">The error distributions for all three conditions approximated Gaussian profiles </w:t>
      </w:r>
      <w:r w:rsidR="00392607" w:rsidRPr="007B0E7A">
        <w:rPr>
          <w:rFonts w:ascii="Helvetica" w:eastAsiaTheme="minorEastAsia" w:hAnsi="Helvetica" w:cs="Helvetica"/>
        </w:rPr>
        <w:t>centred</w:t>
      </w:r>
      <w:r w:rsidRPr="007B0E7A">
        <w:rPr>
          <w:rFonts w:ascii="Helvetica" w:eastAsiaTheme="minorEastAsia" w:hAnsi="Helvetica" w:cs="Helvetica"/>
        </w:rPr>
        <w:t xml:space="preserve"> </w:t>
      </w:r>
      <w:r>
        <w:rPr>
          <w:rFonts w:ascii="Helvetica" w:eastAsiaTheme="minorEastAsia" w:hAnsi="Helvetica" w:cs="Helvetica"/>
        </w:rPr>
        <w:t>around</w:t>
      </w:r>
      <w:r w:rsidRPr="007B0E7A">
        <w:rPr>
          <w:rFonts w:ascii="Helvetica" w:eastAsiaTheme="minorEastAsia" w:hAnsi="Helvetica" w:cs="Helvetica"/>
        </w:rPr>
        <w:t xml:space="preserve"> zero, indicating unbiased spatial representations</w:t>
      </w:r>
      <w:r>
        <w:rPr>
          <w:rFonts w:ascii="Helvetica" w:eastAsiaTheme="minorEastAsia" w:hAnsi="Helvetica" w:cs="Helvetica"/>
        </w:rPr>
        <w:t>.</w:t>
      </w:r>
    </w:p>
    <w:p w14:paraId="3CC13257" w14:textId="5C4EFAF0" w:rsidR="00B063EB" w:rsidRDefault="00B063EB" w:rsidP="00316714">
      <w:pPr>
        <w:spacing w:after="0" w:line="360" w:lineRule="auto"/>
        <w:ind w:firstLine="720"/>
        <w:jc w:val="both"/>
        <w:rPr>
          <w:rFonts w:ascii="Helvetica" w:eastAsiaTheme="minorEastAsia" w:hAnsi="Helvetica" w:cs="Helvetica"/>
        </w:rPr>
      </w:pPr>
      <w:r w:rsidRPr="00157B64">
        <w:rPr>
          <w:rFonts w:ascii="Helvetica" w:eastAsiaTheme="minorEastAsia" w:hAnsi="Helvetica" w:cs="Helvetica"/>
        </w:rPr>
        <w:t>The spatial window over which the network integrated multisensory information revealed distance</w:t>
      </w:r>
      <w:r>
        <w:rPr>
          <w:rFonts w:ascii="Helvetica" w:eastAsiaTheme="minorEastAsia" w:hAnsi="Helvetica" w:cs="Helvetica"/>
        </w:rPr>
        <w:t xml:space="preserve"> </w:t>
      </w:r>
      <w:r w:rsidRPr="00157B64">
        <w:rPr>
          <w:rFonts w:ascii="Helvetica" w:eastAsiaTheme="minorEastAsia" w:hAnsi="Helvetica" w:cs="Helvetica"/>
        </w:rPr>
        <w:t>dependent constraints on binding (</w:t>
      </w:r>
      <w:r w:rsidRPr="00DD5010">
        <w:rPr>
          <w:rFonts w:ascii="Helvetica" w:eastAsiaTheme="minorEastAsia" w:hAnsi="Helvetica" w:cs="Helvetica"/>
          <w:b/>
          <w:bCs/>
        </w:rPr>
        <w:t>Fig.</w:t>
      </w:r>
      <w:r>
        <w:rPr>
          <w:rFonts w:ascii="Helvetica" w:eastAsiaTheme="minorEastAsia" w:hAnsi="Helvetica" w:cs="Helvetica"/>
          <w:b/>
          <w:bCs/>
        </w:rPr>
        <w:t xml:space="preserve"> </w:t>
      </w:r>
      <w:r w:rsidRPr="00DD5010">
        <w:rPr>
          <w:rFonts w:ascii="Helvetica" w:eastAsiaTheme="minorEastAsia" w:hAnsi="Helvetica" w:cs="Helvetica"/>
          <w:b/>
          <w:bCs/>
        </w:rPr>
        <w:t>2b</w:t>
      </w:r>
      <w:r w:rsidRPr="00157B64">
        <w:rPr>
          <w:rFonts w:ascii="Helvetica" w:eastAsiaTheme="minorEastAsia" w:hAnsi="Helvetica" w:cs="Helvetica"/>
        </w:rPr>
        <w:t xml:space="preserve">). We presented simultaneous audiovisual stimuli with varying angular disparities and measured the probability of observing a unified </w:t>
      </w:r>
      <w:r>
        <w:rPr>
          <w:rFonts w:ascii="Helvetica" w:eastAsiaTheme="minorEastAsia" w:hAnsi="Helvetica" w:cs="Helvetica"/>
        </w:rPr>
        <w:t>or</w:t>
      </w:r>
      <w:r w:rsidRPr="00157B64">
        <w:rPr>
          <w:rFonts w:ascii="Helvetica" w:eastAsiaTheme="minorEastAsia" w:hAnsi="Helvetica" w:cs="Helvetica"/>
        </w:rPr>
        <w:t xml:space="preserve"> segregated population response</w:t>
      </w:r>
      <w:r>
        <w:rPr>
          <w:rFonts w:ascii="Helvetica" w:eastAsiaTheme="minorEastAsia" w:hAnsi="Helvetica" w:cs="Helvetica"/>
        </w:rPr>
        <w:t xml:space="preserve"> </w:t>
      </w:r>
      <w:r w:rsidRPr="006E48A0">
        <w:rPr>
          <w:rFonts w:ascii="Helvetica" w:eastAsiaTheme="minorEastAsia" w:hAnsi="Helvetica" w:cs="Helvetica"/>
        </w:rPr>
        <w:t>(i.e., either one or two distinct peaks in activity in the multisensory layer</w:t>
      </w:r>
      <w:r>
        <w:rPr>
          <w:rFonts w:ascii="Helvetica" w:eastAsiaTheme="minorEastAsia" w:hAnsi="Helvetica" w:cs="Helvetica"/>
        </w:rPr>
        <w:t xml:space="preserve"> as shown in the upper panel of</w:t>
      </w:r>
      <w:r w:rsidRPr="00D602F9">
        <w:rPr>
          <w:rFonts w:ascii="Helvetica" w:eastAsiaTheme="minorEastAsia" w:hAnsi="Helvetica" w:cs="Helvetica"/>
          <w:b/>
          <w:bCs/>
        </w:rPr>
        <w:t xml:space="preserve"> Fig. 2b</w:t>
      </w:r>
      <w:r w:rsidRPr="006E48A0">
        <w:rPr>
          <w:rFonts w:ascii="Helvetica" w:eastAsiaTheme="minorEastAsia" w:hAnsi="Helvetica" w:cs="Helvetica"/>
        </w:rPr>
        <w:t>)</w:t>
      </w:r>
      <w:r w:rsidRPr="00157B64">
        <w:rPr>
          <w:rFonts w:ascii="Helvetica" w:eastAsiaTheme="minorEastAsia" w:hAnsi="Helvetica" w:cs="Helvetica"/>
        </w:rPr>
        <w:t xml:space="preserve">. </w:t>
      </w:r>
      <w:ins w:id="22" w:author="Vishnu Mohan" w:date="2026-04-02T15:19:00Z" w16du:dateUtc="2026-04-02T04:19:00Z">
        <w:r w:rsidR="004C6A88" w:rsidRPr="00157B64">
          <w:rPr>
            <w:rFonts w:ascii="Helvetica" w:eastAsiaTheme="minorEastAsia" w:hAnsi="Helvetica" w:cs="Helvetica"/>
          </w:rPr>
          <w:t>The network maintained fusion probability above 50% for disparities up to ±</w:t>
        </w:r>
        <w:r w:rsidR="004C6A88">
          <w:rPr>
            <w:rFonts w:ascii="Helvetica" w:eastAsiaTheme="minorEastAsia" w:hAnsi="Helvetica" w:cs="Helvetica"/>
          </w:rPr>
          <w:t>24</w:t>
        </w:r>
        <w:r w:rsidR="004C6A88" w:rsidRPr="00157B64">
          <w:rPr>
            <w:rFonts w:ascii="Helvetica" w:eastAsiaTheme="minorEastAsia" w:hAnsi="Helvetica" w:cs="Helvetica"/>
          </w:rPr>
          <w:t>°, beyond which fusion declined to baseline levels by ±</w:t>
        </w:r>
        <w:r w:rsidR="004C6A88">
          <w:rPr>
            <w:rFonts w:ascii="Helvetica" w:eastAsiaTheme="minorEastAsia" w:hAnsi="Helvetica" w:cs="Helvetica"/>
          </w:rPr>
          <w:t>4</w:t>
        </w:r>
        <w:r w:rsidR="004C6A88" w:rsidRPr="00157B64">
          <w:rPr>
            <w:rFonts w:ascii="Helvetica" w:eastAsiaTheme="minorEastAsia" w:hAnsi="Helvetica" w:cs="Helvetica"/>
          </w:rPr>
          <w:t>0°.</w:t>
        </w:r>
        <w:r w:rsidR="004C6A88">
          <w:rPr>
            <w:rFonts w:ascii="Helvetica" w:eastAsiaTheme="minorEastAsia" w:hAnsi="Helvetica" w:cs="Helvetica"/>
          </w:rPr>
          <w:t xml:space="preserve"> </w:t>
        </w:r>
      </w:ins>
      <w:r w:rsidRPr="00157B64">
        <w:rPr>
          <w:rFonts w:ascii="Helvetica" w:eastAsiaTheme="minorEastAsia" w:hAnsi="Helvetica" w:cs="Helvetica"/>
        </w:rPr>
        <w:t xml:space="preserve">This spatial binding window corresponds to the receptive field overlap required for multisensory enhancement in SC neurons. </w:t>
      </w:r>
      <w:r w:rsidR="00527B82">
        <w:rPr>
          <w:rFonts w:ascii="Helvetica" w:eastAsiaTheme="minorEastAsia" w:hAnsi="Helvetica" w:cs="Helvetica"/>
        </w:rPr>
        <w:t>By contrast</w:t>
      </w:r>
      <w:r>
        <w:rPr>
          <w:rFonts w:ascii="Helvetica" w:eastAsiaTheme="minorEastAsia" w:hAnsi="Helvetica" w:cs="Helvetica"/>
        </w:rPr>
        <w:t>, t</w:t>
      </w:r>
      <w:r w:rsidRPr="00157B64">
        <w:rPr>
          <w:rFonts w:ascii="Helvetica" w:eastAsiaTheme="minorEastAsia" w:hAnsi="Helvetica" w:cs="Helvetica"/>
        </w:rPr>
        <w:t xml:space="preserve">he temporal binding window, assessed by varying audiovisual onset asynchronies, exhibited marked asymmetry in integration capacity </w:t>
      </w:r>
      <w:r w:rsidRPr="005331E3">
        <w:rPr>
          <w:rFonts w:ascii="Helvetica" w:eastAsiaTheme="minorEastAsia" w:hAnsi="Helvetica" w:cs="Helvetica"/>
        </w:rPr>
        <w:t>(</w:t>
      </w:r>
      <w:r w:rsidRPr="00DD5010">
        <w:rPr>
          <w:rFonts w:ascii="Helvetica" w:eastAsiaTheme="minorEastAsia" w:hAnsi="Helvetica" w:cs="Helvetica"/>
          <w:b/>
          <w:bCs/>
        </w:rPr>
        <w:t>Fig. 2c</w:t>
      </w:r>
      <w:r w:rsidRPr="00157B64">
        <w:rPr>
          <w:rFonts w:ascii="Helvetica" w:eastAsiaTheme="minorEastAsia" w:hAnsi="Helvetica" w:cs="Helvetica"/>
        </w:rPr>
        <w:t xml:space="preserve">). </w:t>
      </w:r>
      <w:ins w:id="23" w:author="Vishnu Mohan" w:date="2026-04-02T15:19:00Z" w16du:dateUtc="2026-04-02T04:19:00Z">
        <w:r w:rsidR="004C6A88" w:rsidRPr="00157B64">
          <w:rPr>
            <w:rFonts w:ascii="Helvetica" w:eastAsiaTheme="minorEastAsia" w:hAnsi="Helvetica" w:cs="Helvetica"/>
          </w:rPr>
          <w:t>Fusion probability remained above 50% for asynchronies ranging from -</w:t>
        </w:r>
        <w:r w:rsidR="004C6A88">
          <w:rPr>
            <w:rFonts w:ascii="Helvetica" w:eastAsiaTheme="minorEastAsia" w:hAnsi="Helvetica" w:cs="Helvetica"/>
          </w:rPr>
          <w:t>121</w:t>
        </w:r>
        <w:r w:rsidR="004C6A88" w:rsidRPr="00157B64">
          <w:rPr>
            <w:rFonts w:ascii="Helvetica" w:eastAsiaTheme="minorEastAsia" w:hAnsi="Helvetica" w:cs="Helvetica"/>
          </w:rPr>
          <w:t xml:space="preserve"> ms (visual leading) to +</w:t>
        </w:r>
        <w:r w:rsidR="004C6A88">
          <w:rPr>
            <w:rFonts w:ascii="Helvetica" w:eastAsiaTheme="minorEastAsia" w:hAnsi="Helvetica" w:cs="Helvetica"/>
          </w:rPr>
          <w:t>93</w:t>
        </w:r>
        <w:r w:rsidR="004C6A88" w:rsidRPr="00157B64">
          <w:rPr>
            <w:rFonts w:ascii="Helvetica" w:eastAsiaTheme="minorEastAsia" w:hAnsi="Helvetica" w:cs="Helvetica"/>
          </w:rPr>
          <w:t xml:space="preserve"> ms (auditory leading), with peak integration at slight visual-lead offsets.</w:t>
        </w:r>
        <w:r w:rsidR="004C6A88">
          <w:rPr>
            <w:rFonts w:ascii="Helvetica" w:eastAsiaTheme="minorEastAsia" w:hAnsi="Helvetica" w:cs="Helvetica"/>
          </w:rPr>
          <w:t xml:space="preserve"> </w:t>
        </w:r>
      </w:ins>
      <w:r w:rsidRPr="00157B64">
        <w:rPr>
          <w:rFonts w:ascii="Helvetica" w:eastAsiaTheme="minorEastAsia" w:hAnsi="Helvetica" w:cs="Helvetica"/>
        </w:rPr>
        <w:t xml:space="preserve">This asymmetry aligns with the differential conduction delays in the network architecture: visual signals required 26 ms to reach </w:t>
      </w:r>
      <w:r>
        <w:rPr>
          <w:rFonts w:ascii="Helvetica" w:eastAsiaTheme="minorEastAsia" w:hAnsi="Helvetica" w:cs="Helvetica"/>
        </w:rPr>
        <w:t>multisensory</w:t>
      </w:r>
      <w:r w:rsidRPr="00157B64">
        <w:rPr>
          <w:rFonts w:ascii="Helvetica" w:eastAsiaTheme="minorEastAsia" w:hAnsi="Helvetica" w:cs="Helvetica"/>
        </w:rPr>
        <w:t xml:space="preserve"> neurons while auditory signals required only 10 ms, creating a natural bias toward visual-preceding-auditory sequences that </w:t>
      </w:r>
      <w:r>
        <w:rPr>
          <w:rFonts w:ascii="Helvetica" w:eastAsiaTheme="minorEastAsia" w:hAnsi="Helvetica" w:cs="Helvetica"/>
        </w:rPr>
        <w:t xml:space="preserve">may </w:t>
      </w:r>
      <w:r w:rsidRPr="00157B64">
        <w:rPr>
          <w:rFonts w:ascii="Helvetica" w:eastAsiaTheme="minorEastAsia" w:hAnsi="Helvetica" w:cs="Helvetica"/>
        </w:rPr>
        <w:t>compensate for faster auditory processing in natural environments.</w:t>
      </w:r>
      <w:r w:rsidR="00404C73">
        <w:rPr>
          <w:rFonts w:ascii="Helvetica" w:eastAsiaTheme="minorEastAsia" w:hAnsi="Helvetica" w:cs="Helvetica"/>
        </w:rPr>
        <w:t xml:space="preserve"> </w:t>
      </w:r>
      <w:ins w:id="24" w:author="Vishnu Mohan" w:date="2026-04-02T15:11:00Z" w16du:dateUtc="2026-04-02T04:11:00Z">
        <w:r w:rsidR="00316714" w:rsidRPr="00B92B00">
          <w:rPr>
            <w:rFonts w:ascii="Helvetica" w:eastAsiaTheme="minorEastAsia" w:hAnsi="Helvetica" w:cs="Helvetica"/>
          </w:rPr>
          <w:t xml:space="preserve">A step-size sensitivity analysis on a representative trained checkpoint, halving the internal step size to dt = 0.05 ms while doubling the number of </w:t>
        </w:r>
        <w:proofErr w:type="spellStart"/>
        <w:r w:rsidR="00316714" w:rsidRPr="00B92B00">
          <w:rPr>
            <w:rFonts w:ascii="Helvetica" w:eastAsiaTheme="minorEastAsia" w:hAnsi="Helvetica" w:cs="Helvetica"/>
          </w:rPr>
          <w:t>substeps</w:t>
        </w:r>
        <w:proofErr w:type="spellEnd"/>
        <w:r w:rsidR="00316714" w:rsidRPr="00B92B00">
          <w:rPr>
            <w:rFonts w:ascii="Helvetica" w:eastAsiaTheme="minorEastAsia" w:hAnsi="Helvetica" w:cs="Helvetica"/>
          </w:rPr>
          <w:t xml:space="preserve"> to preserve the 10 ms frame duration, yielded a qualitatively similar TBW profile (normalized curve correlation r=0.94, normalized RMSE = 0.10; </w:t>
        </w:r>
        <w:r w:rsidR="00316714" w:rsidRPr="0012757A">
          <w:rPr>
            <w:rFonts w:ascii="Helvetica" w:eastAsiaTheme="minorEastAsia" w:hAnsi="Helvetica" w:cs="Helvetica"/>
            <w:b/>
            <w:bCs/>
          </w:rPr>
          <w:t>Supplementary Fig. 1</w:t>
        </w:r>
        <w:r w:rsidR="00316714" w:rsidRPr="00B92B00">
          <w:rPr>
            <w:rFonts w:ascii="Helvetica" w:eastAsiaTheme="minorEastAsia" w:hAnsi="Helvetica" w:cs="Helvetica"/>
          </w:rPr>
          <w:t>)</w:t>
        </w:r>
      </w:ins>
    </w:p>
    <w:p w14:paraId="5AB4FD8F" w14:textId="73B2824A" w:rsidR="00B063EB" w:rsidRPr="009F2D0E" w:rsidRDefault="00B063EB" w:rsidP="00B063EB">
      <w:pPr>
        <w:spacing w:after="0" w:line="360" w:lineRule="auto"/>
        <w:ind w:firstLine="720"/>
        <w:jc w:val="both"/>
        <w:rPr>
          <w:rFonts w:ascii="Helvetica" w:eastAsiaTheme="minorEastAsia" w:hAnsi="Helvetica" w:cs="Helvetica"/>
        </w:rPr>
      </w:pPr>
      <w:r w:rsidRPr="009F2D0E">
        <w:rPr>
          <w:rFonts w:ascii="Helvetica" w:eastAsiaTheme="minorEastAsia" w:hAnsi="Helvetica" w:cs="Helvetica"/>
        </w:rPr>
        <w:t>To assess whether the network learned appropriate cue combination strategies, we manipulated the spatial reliability of auditory and visual inputs by varying their spatial spread from σ = 2° to 20°. When both modalities had equal reliability, the network assigned similar weights to each input (</w:t>
      </w:r>
      <w:proofErr w:type="spellStart"/>
      <w:r w:rsidRPr="009F2D0E">
        <w:rPr>
          <w:rFonts w:ascii="Helvetica" w:eastAsiaTheme="minorEastAsia" w:hAnsi="Helvetica" w:cs="Helvetica"/>
        </w:rPr>
        <w:t>wV</w:t>
      </w:r>
      <w:proofErr w:type="spellEnd"/>
      <w:r w:rsidRPr="009F2D0E">
        <w:rPr>
          <w:rFonts w:ascii="Helvetica" w:eastAsiaTheme="minorEastAsia" w:hAnsi="Helvetica" w:cs="Helvetica"/>
        </w:rPr>
        <w:t xml:space="preserve"> = 0.51 ± 0.03). As we decreased </w:t>
      </w:r>
      <w:r w:rsidRPr="009F2D0E">
        <w:rPr>
          <w:rFonts w:ascii="Helvetica" w:eastAsiaTheme="minorEastAsia" w:hAnsi="Helvetica" w:cs="Helvetica"/>
        </w:rPr>
        <w:lastRenderedPageBreak/>
        <w:t>visual reliability relative to auditory, visual weight decreased systematically to 0.</w:t>
      </w:r>
      <w:r>
        <w:rPr>
          <w:rFonts w:ascii="Helvetica" w:eastAsiaTheme="minorEastAsia" w:hAnsi="Helvetica" w:cs="Helvetica"/>
        </w:rPr>
        <w:t>04</w:t>
      </w:r>
      <w:r w:rsidRPr="009F2D0E">
        <w:rPr>
          <w:rFonts w:ascii="Helvetica" w:eastAsiaTheme="minorEastAsia" w:hAnsi="Helvetica" w:cs="Helvetica"/>
        </w:rPr>
        <w:t xml:space="preserve"> ± 0.04 when </w:t>
      </w:r>
      <w:proofErr w:type="spellStart"/>
      <w:r w:rsidRPr="009F2D0E">
        <w:rPr>
          <w:rFonts w:ascii="Helvetica" w:eastAsiaTheme="minorEastAsia" w:hAnsi="Helvetica" w:cs="Helvetica"/>
        </w:rPr>
        <w:t>σV</w:t>
      </w:r>
      <w:proofErr w:type="spellEnd"/>
      <w:r w:rsidRPr="009F2D0E">
        <w:rPr>
          <w:rFonts w:ascii="Helvetica" w:eastAsiaTheme="minorEastAsia" w:hAnsi="Helvetica" w:cs="Helvetica"/>
        </w:rPr>
        <w:t xml:space="preserve"> = 20° and </w:t>
      </w:r>
      <w:proofErr w:type="spellStart"/>
      <w:r w:rsidRPr="009F2D0E">
        <w:rPr>
          <w:rFonts w:ascii="Helvetica" w:eastAsiaTheme="minorEastAsia" w:hAnsi="Helvetica" w:cs="Helvetica"/>
        </w:rPr>
        <w:t>σA</w:t>
      </w:r>
      <w:proofErr w:type="spellEnd"/>
      <w:r w:rsidRPr="009F2D0E">
        <w:rPr>
          <w:rFonts w:ascii="Helvetica" w:eastAsiaTheme="minorEastAsia" w:hAnsi="Helvetica" w:cs="Helvetica"/>
        </w:rPr>
        <w:t xml:space="preserve"> = 2° (</w:t>
      </w:r>
      <w:r w:rsidRPr="00752AEF">
        <w:rPr>
          <w:rFonts w:ascii="Helvetica" w:eastAsiaTheme="minorEastAsia" w:hAnsi="Helvetica" w:cs="Helvetica"/>
          <w:b/>
          <w:bCs/>
        </w:rPr>
        <w:t>Fig</w:t>
      </w:r>
      <w:r>
        <w:rPr>
          <w:rFonts w:ascii="Helvetica" w:eastAsiaTheme="minorEastAsia" w:hAnsi="Helvetica" w:cs="Helvetica"/>
          <w:b/>
          <w:bCs/>
        </w:rPr>
        <w:t>.</w:t>
      </w:r>
      <w:r w:rsidRPr="00752AEF">
        <w:rPr>
          <w:rFonts w:ascii="Helvetica" w:eastAsiaTheme="minorEastAsia" w:hAnsi="Helvetica" w:cs="Helvetica"/>
          <w:b/>
          <w:bCs/>
        </w:rPr>
        <w:t xml:space="preserve"> </w:t>
      </w:r>
      <w:r>
        <w:rPr>
          <w:rFonts w:ascii="Helvetica" w:eastAsiaTheme="minorEastAsia" w:hAnsi="Helvetica" w:cs="Helvetica"/>
          <w:b/>
        </w:rPr>
        <w:t>2d</w:t>
      </w:r>
      <w:r w:rsidRPr="009F2D0E">
        <w:rPr>
          <w:rFonts w:ascii="Helvetica" w:eastAsiaTheme="minorEastAsia" w:hAnsi="Helvetica" w:cs="Helvetica"/>
        </w:rPr>
        <w:t xml:space="preserve">). </w:t>
      </w:r>
      <w:r w:rsidRPr="00177A2B">
        <w:rPr>
          <w:rFonts w:ascii="Helvetica" w:eastAsiaTheme="minorEastAsia" w:hAnsi="Helvetica" w:cs="Helvetica"/>
        </w:rPr>
        <w:t>Th</w:t>
      </w:r>
      <w:r>
        <w:rPr>
          <w:rFonts w:ascii="Helvetica" w:eastAsiaTheme="minorEastAsia" w:hAnsi="Helvetica" w:cs="Helvetica"/>
        </w:rPr>
        <w:t>is pattern suggests that</w:t>
      </w:r>
      <w:r w:rsidRPr="00177A2B">
        <w:rPr>
          <w:rFonts w:ascii="Helvetica" w:eastAsiaTheme="minorEastAsia" w:hAnsi="Helvetica" w:cs="Helvetica"/>
        </w:rPr>
        <w:t xml:space="preserve"> </w:t>
      </w:r>
      <w:r>
        <w:rPr>
          <w:rFonts w:ascii="Helvetica" w:eastAsiaTheme="minorEastAsia" w:hAnsi="Helvetica" w:cs="Helvetica"/>
        </w:rPr>
        <w:t>the</w:t>
      </w:r>
      <w:r w:rsidRPr="00177A2B">
        <w:rPr>
          <w:rFonts w:ascii="Helvetica" w:eastAsiaTheme="minorEastAsia" w:hAnsi="Helvetica" w:cs="Helvetica"/>
        </w:rPr>
        <w:t xml:space="preserve"> network learned to dynamically weight sensory inputs based on their reliability, with more reliable modalities receiving stronger weights.</w:t>
      </w:r>
      <w:r w:rsidRPr="00566551">
        <w:t xml:space="preserve"> </w:t>
      </w:r>
      <w:r w:rsidRPr="00566551">
        <w:rPr>
          <w:rFonts w:ascii="Helvetica" w:eastAsiaTheme="minorEastAsia" w:hAnsi="Helvetica" w:cs="Helvetica"/>
        </w:rPr>
        <w:t>The empirical weights showed a strong correlation with maximum likelihood estimation predictions (R² = 0.71), with a mean absolute error of 0.13, indicating that exposure to correlated multisensory events during training was sufficient for the network to learn reliability</w:t>
      </w:r>
      <w:r>
        <w:rPr>
          <w:rFonts w:ascii="Helvetica" w:eastAsiaTheme="minorEastAsia" w:hAnsi="Helvetica" w:cs="Helvetica"/>
        </w:rPr>
        <w:t>-based</w:t>
      </w:r>
      <w:r w:rsidRPr="00566551">
        <w:rPr>
          <w:rFonts w:ascii="Helvetica" w:eastAsiaTheme="minorEastAsia" w:hAnsi="Helvetica" w:cs="Helvetica"/>
        </w:rPr>
        <w:t xml:space="preserve"> integration. While not </w:t>
      </w:r>
      <w:r>
        <w:rPr>
          <w:rFonts w:ascii="Helvetica" w:eastAsiaTheme="minorEastAsia" w:hAnsi="Helvetica" w:cs="Helvetica"/>
        </w:rPr>
        <w:t>numerically</w:t>
      </w:r>
      <w:r w:rsidRPr="00566551">
        <w:rPr>
          <w:rFonts w:ascii="Helvetica" w:eastAsiaTheme="minorEastAsia" w:hAnsi="Helvetica" w:cs="Helvetica"/>
        </w:rPr>
        <w:t xml:space="preserve"> optimal, this weighting strategy approximates the principles of statistically optimal integration, allowing the network to rely more heavily on the sensory channel providing higher</w:t>
      </w:r>
      <w:r>
        <w:rPr>
          <w:rFonts w:ascii="Helvetica" w:eastAsiaTheme="minorEastAsia" w:hAnsi="Helvetica" w:cs="Helvetica"/>
        </w:rPr>
        <w:t xml:space="preserve"> </w:t>
      </w:r>
      <w:r w:rsidRPr="00566551">
        <w:rPr>
          <w:rFonts w:ascii="Helvetica" w:eastAsiaTheme="minorEastAsia" w:hAnsi="Helvetica" w:cs="Helvetica"/>
        </w:rPr>
        <w:t>quality information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{"citationID":"apXJtree","properties":{"formattedCitation":"(Alais &amp; Burr, 2004; Battaglia et al., 2003)","plainCitation":"(Alais &amp; Burr, 2004; Battaglia et al., 2003)","noteIndex":0},"citationItems":[{"id":1077,"uris":["http://zotero.org/users/17556725/items/U88HP63F"],"itemData":{"id":1077,"type":"article-journal","abstract":"Ventriloquism is the ancient art of making one's voice appear to come from elsewhere, an art exploited by the Greek and Roman oracles, and possibly earlier [1]. We regularly experience the effect when watching television and movies, where the voices seem to emanate from the actors' lips rather than from the actual sound source. Originally, ventriloquism was explained by performers projecting sound to their puppets by special techniques [1], but more recently it is assumed that ventriloquism results from vision “capturing” sound 2., 3., 4., 5.. In this study we investigate spatial localization of audio-visual stimuli. When visual localization is good, vision does indeed dominate and capture sound. However, for severely blurred visual stimuli (that are poorly localized), the reverse holds: sound captures vision. For less blurred stimuli, neither sense dominates and perception follows the mean position. Precision of bimodal localization is usually better than either the visual or the auditory unimodal presentation. All the results are well explained not by one sense capturing the other, but by a simple model of optimal combination of visual and auditory information.","container-title":"Current Biology","DOI":"10.1016/j.cub.2004.01.029","ISSN":"0960-9822","issue":"3","journalAbbreviation":"Current Biology","page":"257-262","source":"ScienceDirect","title":"The Ventriloquist Effect Results from Near-Optimal Bimodal Integration","volume":"14","author":[{"family":"Alais","given":"David"},{"family":"Burr","given":"David"}],"issued":{"date-parts":[["2004",2,3]]}}},{"id":1080,"uris":["http://zotero.org/users/17556725/items/STVJVLHQ"],"itemData":{"id":1080,"type":"article-journal","abstract":"Human observers localize events in the world by using sensory signals from multiple modalities. We evaluated two theories of spatial localization that predict how visual and auditory information are weighted when these signals specify different locations in space. According to one theory (visual capture), the signal that is typically most reliable dominates in a winner-take-all competition, whereas the other theory (maximum-likelihood estimation) proposes that perceptual judgments are based on a weighted average of the sensory signals in proportion to each signal's relative reliability. Our results indicate that both theories are partially correct, in that relative signal reliability significantly altered judgments of spatial location, but these judgments were also characterized by an overall bias to rely on visual over auditory information. These results have important implications for the development of cue integration and for neural plasticity in the adult brain that enables humans to optimally integrate multimodal information.","container-title":"Journal of the Optical Society of America. A, Optics, Image Science, and Vision","DOI":"10.1364/josaa.20.001391","ISSN":"1084-7529","issue":"7","journalAbbreviation":"J Opt Soc Am A Opt Image Sci Vis","language":"eng","note":"PMID: 12868643","page":"1391-1397","source":"PubMed","title":"Bayesian integration of visual and auditory signals for spatial localization","volume":"20","author":[{"family":"Battaglia","given":"Peter W."},{"family":"Jacobs","given":"Robert A."},{"family":"Aslin","given":"Richard N."}],"issued":{"date-parts":[["2003",7]]}}}],"schema":"https://github.com/citation-style-language/schema/raw/master/csl-citation.json"} </w:instrText>
      </w:r>
      <w:r>
        <w:rPr>
          <w:rFonts w:ascii="Helvetica" w:eastAsiaTheme="minorEastAsia" w:hAnsi="Helvetica" w:cs="Helvetica"/>
        </w:rPr>
        <w:fldChar w:fldCharType="separate"/>
      </w:r>
      <w:r w:rsidRPr="00DB3DDC">
        <w:rPr>
          <w:rFonts w:ascii="Helvetica" w:hAnsi="Helvetica" w:cs="Helvetica"/>
        </w:rPr>
        <w:t>(Alais &amp; Burr, 2004; Battaglia et al., 2003)</w:t>
      </w:r>
      <w:r>
        <w:rPr>
          <w:rFonts w:ascii="Helvetica" w:eastAsiaTheme="minorEastAsia" w:hAnsi="Helvetica" w:cs="Helvetica"/>
        </w:rPr>
        <w:fldChar w:fldCharType="end"/>
      </w:r>
      <w:r w:rsidRPr="00566551">
        <w:rPr>
          <w:rFonts w:ascii="Helvetica" w:eastAsiaTheme="minorEastAsia" w:hAnsi="Helvetica" w:cs="Helvetica"/>
        </w:rPr>
        <w:t>.</w:t>
      </w:r>
    </w:p>
    <w:p w14:paraId="6C703B80" w14:textId="77777777" w:rsidR="00B063EB" w:rsidRDefault="00B063EB" w:rsidP="00B063EB">
      <w:pPr>
        <w:spacing w:after="0" w:line="360" w:lineRule="auto"/>
        <w:ind w:firstLine="720"/>
        <w:jc w:val="both"/>
        <w:rPr>
          <w:rFonts w:ascii="Helvetica" w:eastAsiaTheme="minorEastAsia" w:hAnsi="Helvetica" w:cs="Helvetica"/>
        </w:rPr>
      </w:pPr>
      <w:r w:rsidRPr="00E67F84">
        <w:rPr>
          <w:rFonts w:ascii="Helvetica" w:eastAsiaTheme="minorEastAsia" w:hAnsi="Helvetica" w:cs="Helvetica"/>
        </w:rPr>
        <w:t>Response timing analysis demonstrated that multisensory stimulation accelerated neural responses relative to unisensory conditions (</w:t>
      </w:r>
      <w:r w:rsidRPr="00DD5010">
        <w:rPr>
          <w:rFonts w:ascii="Helvetica" w:eastAsiaTheme="minorEastAsia" w:hAnsi="Helvetica" w:cs="Helvetica"/>
          <w:b/>
          <w:bCs/>
        </w:rPr>
        <w:t>Fig. 2e</w:t>
      </w:r>
      <w:r w:rsidRPr="00E67F84">
        <w:rPr>
          <w:rFonts w:ascii="Helvetica" w:eastAsiaTheme="minorEastAsia" w:hAnsi="Helvetica" w:cs="Helvetica"/>
        </w:rPr>
        <w:t xml:space="preserve">). Mean first-spike latencies were </w:t>
      </w:r>
      <w:r>
        <w:rPr>
          <w:rFonts w:ascii="Helvetica" w:eastAsiaTheme="minorEastAsia" w:hAnsi="Helvetica" w:cs="Helvetica"/>
        </w:rPr>
        <w:t>56</w:t>
      </w:r>
      <w:r w:rsidRPr="00E67F84">
        <w:rPr>
          <w:rFonts w:ascii="Helvetica" w:eastAsiaTheme="minorEastAsia" w:hAnsi="Helvetica" w:cs="Helvetica"/>
        </w:rPr>
        <w:t xml:space="preserve"> ± </w:t>
      </w:r>
      <w:r>
        <w:rPr>
          <w:rFonts w:ascii="Helvetica" w:eastAsiaTheme="minorEastAsia" w:hAnsi="Helvetica" w:cs="Helvetica"/>
        </w:rPr>
        <w:t>5.2</w:t>
      </w:r>
      <w:r w:rsidRPr="00E67F84">
        <w:rPr>
          <w:rFonts w:ascii="Helvetica" w:eastAsiaTheme="minorEastAsia" w:hAnsi="Helvetica" w:cs="Helvetica"/>
        </w:rPr>
        <w:t xml:space="preserve"> ms for auditory, </w:t>
      </w:r>
      <w:r>
        <w:rPr>
          <w:rFonts w:ascii="Helvetica" w:eastAsiaTheme="minorEastAsia" w:hAnsi="Helvetica" w:cs="Helvetica"/>
        </w:rPr>
        <w:t>54</w:t>
      </w:r>
      <w:r w:rsidRPr="00E67F84">
        <w:rPr>
          <w:rFonts w:ascii="Helvetica" w:eastAsiaTheme="minorEastAsia" w:hAnsi="Helvetica" w:cs="Helvetica"/>
        </w:rPr>
        <w:t xml:space="preserve"> ± </w:t>
      </w:r>
      <w:r>
        <w:rPr>
          <w:rFonts w:ascii="Helvetica" w:eastAsiaTheme="minorEastAsia" w:hAnsi="Helvetica" w:cs="Helvetica"/>
        </w:rPr>
        <w:t>1.6</w:t>
      </w:r>
      <w:r w:rsidRPr="00E67F84">
        <w:rPr>
          <w:rFonts w:ascii="Helvetica" w:eastAsiaTheme="minorEastAsia" w:hAnsi="Helvetica" w:cs="Helvetica"/>
        </w:rPr>
        <w:t xml:space="preserve"> ms for visual, and </w:t>
      </w:r>
      <w:r>
        <w:rPr>
          <w:rFonts w:ascii="Helvetica" w:eastAsiaTheme="minorEastAsia" w:hAnsi="Helvetica" w:cs="Helvetica"/>
        </w:rPr>
        <w:t>3</w:t>
      </w:r>
      <w:r w:rsidRPr="00E67F84">
        <w:rPr>
          <w:rFonts w:ascii="Helvetica" w:eastAsiaTheme="minorEastAsia" w:hAnsi="Helvetica" w:cs="Helvetica"/>
        </w:rPr>
        <w:t>6 ± 1.</w:t>
      </w:r>
      <w:r>
        <w:rPr>
          <w:rFonts w:ascii="Helvetica" w:eastAsiaTheme="minorEastAsia" w:hAnsi="Helvetica" w:cs="Helvetica"/>
        </w:rPr>
        <w:t>6</w:t>
      </w:r>
      <w:r w:rsidRPr="00E67F84">
        <w:rPr>
          <w:rFonts w:ascii="Helvetica" w:eastAsiaTheme="minorEastAsia" w:hAnsi="Helvetica" w:cs="Helvetica"/>
        </w:rPr>
        <w:t xml:space="preserve"> ms for bimodal stimulation across network instantiations. The 1</w:t>
      </w:r>
      <w:r>
        <w:rPr>
          <w:rFonts w:ascii="Helvetica" w:eastAsiaTheme="minorEastAsia" w:hAnsi="Helvetica" w:cs="Helvetica"/>
        </w:rPr>
        <w:t>9</w:t>
      </w:r>
      <w:r w:rsidRPr="00E67F84">
        <w:rPr>
          <w:rFonts w:ascii="Helvetica" w:eastAsiaTheme="minorEastAsia" w:hAnsi="Helvetica" w:cs="Helvetica"/>
        </w:rPr>
        <w:t xml:space="preserve"> ms reduction in </w:t>
      </w:r>
      <w:r>
        <w:rPr>
          <w:rFonts w:ascii="Helvetica" w:eastAsiaTheme="minorEastAsia" w:hAnsi="Helvetica" w:cs="Helvetica"/>
        </w:rPr>
        <w:t>multisensory</w:t>
      </w:r>
      <w:r w:rsidRPr="00E67F84" w:rsidDel="00292E13">
        <w:rPr>
          <w:rFonts w:ascii="Helvetica" w:eastAsiaTheme="minorEastAsia" w:hAnsi="Helvetica" w:cs="Helvetica"/>
        </w:rPr>
        <w:t xml:space="preserve"> </w:t>
      </w:r>
      <w:r w:rsidRPr="00E67F84">
        <w:rPr>
          <w:rFonts w:ascii="Helvetica" w:eastAsiaTheme="minorEastAsia" w:hAnsi="Helvetica" w:cs="Helvetica"/>
        </w:rPr>
        <w:t xml:space="preserve">latency represents a </w:t>
      </w:r>
      <w:r>
        <w:rPr>
          <w:rFonts w:ascii="Helvetica" w:eastAsiaTheme="minorEastAsia" w:hAnsi="Helvetica" w:cs="Helvetica"/>
        </w:rPr>
        <w:t>35</w:t>
      </w:r>
      <w:r w:rsidRPr="00E67F84">
        <w:rPr>
          <w:rFonts w:ascii="Helvetica" w:eastAsiaTheme="minorEastAsia" w:hAnsi="Helvetica" w:cs="Helvetica"/>
        </w:rPr>
        <w:t>% acceleration compared to the mean unisensory latency</w:t>
      </w:r>
      <w:r>
        <w:rPr>
          <w:rFonts w:ascii="Helvetica" w:eastAsiaTheme="minorEastAsia" w:hAnsi="Helvetica" w:cs="Helvetica"/>
        </w:rPr>
        <w:t xml:space="preserve">, </w:t>
      </w:r>
      <w:r w:rsidRPr="00E67F84">
        <w:rPr>
          <w:rFonts w:ascii="Helvetica" w:eastAsiaTheme="minorEastAsia" w:hAnsi="Helvetica" w:cs="Helvetica"/>
        </w:rPr>
        <w:t xml:space="preserve">an effect size comparable to reaction time benefits observed in multisensory detection tasks. This latency reduction emerged from the convergence of subthreshold inputs that, when combined, reached spike threshold earlier than either modality alone. </w:t>
      </w:r>
      <w:r>
        <w:rPr>
          <w:rFonts w:ascii="Helvetica" w:eastAsiaTheme="minorEastAsia" w:hAnsi="Helvetica" w:cs="Helvetica"/>
        </w:rPr>
        <w:t>We also tested for t</w:t>
      </w:r>
      <w:r w:rsidRPr="00E67F84">
        <w:rPr>
          <w:rFonts w:ascii="Helvetica" w:eastAsiaTheme="minorEastAsia" w:hAnsi="Helvetica" w:cs="Helvetica"/>
        </w:rPr>
        <w:t>he</w:t>
      </w:r>
      <w:r>
        <w:rPr>
          <w:rFonts w:ascii="Helvetica" w:eastAsiaTheme="minorEastAsia" w:hAnsi="Helvetica" w:cs="Helvetica"/>
        </w:rPr>
        <w:t xml:space="preserve"> </w:t>
      </w:r>
      <w:r w:rsidRPr="00E67F84">
        <w:rPr>
          <w:rFonts w:ascii="Helvetica" w:eastAsiaTheme="minorEastAsia" w:hAnsi="Helvetica" w:cs="Helvetica"/>
        </w:rPr>
        <w:t xml:space="preserve">principle of inverse effectiveness, whereby multisensory enhancement is greatest for weak stimuli, manifested in the network's responses across stimulus intensities </w:t>
      </w:r>
      <w:r w:rsidRPr="005331E3">
        <w:rPr>
          <w:rFonts w:ascii="Helvetica" w:eastAsiaTheme="minorEastAsia" w:hAnsi="Helvetica" w:cs="Helvetica"/>
        </w:rPr>
        <w:t>(</w:t>
      </w:r>
      <w:r w:rsidRPr="00DD5010">
        <w:rPr>
          <w:rFonts w:ascii="Helvetica" w:eastAsiaTheme="minorEastAsia" w:hAnsi="Helvetica" w:cs="Helvetica"/>
          <w:b/>
          <w:bCs/>
        </w:rPr>
        <w:t>Fig. 2f</w:t>
      </w:r>
      <w:r w:rsidRPr="00E67F84">
        <w:rPr>
          <w:rFonts w:ascii="Helvetica" w:eastAsiaTheme="minorEastAsia" w:hAnsi="Helvetica" w:cs="Helvetica"/>
        </w:rPr>
        <w:t xml:space="preserve">). The multisensory enhancement index (MEI) decreased from 1.1 at the lowest intensity (0.05 </w:t>
      </w:r>
      <w:proofErr w:type="spellStart"/>
      <w:r w:rsidRPr="00E67F84">
        <w:rPr>
          <w:rFonts w:ascii="Helvetica" w:eastAsiaTheme="minorEastAsia" w:hAnsi="Helvetica" w:cs="Helvetica"/>
        </w:rPr>
        <w:t>a.u</w:t>
      </w:r>
      <w:proofErr w:type="spellEnd"/>
      <w:r w:rsidRPr="00E67F84">
        <w:rPr>
          <w:rFonts w:ascii="Helvetica" w:eastAsiaTheme="minorEastAsia" w:hAnsi="Helvetica" w:cs="Helvetica"/>
        </w:rPr>
        <w:t xml:space="preserve">.) to 0.78 at the highest (1.6 </w:t>
      </w:r>
      <w:proofErr w:type="spellStart"/>
      <w:r w:rsidRPr="00E67F84">
        <w:rPr>
          <w:rFonts w:ascii="Helvetica" w:eastAsiaTheme="minorEastAsia" w:hAnsi="Helvetica" w:cs="Helvetica"/>
        </w:rPr>
        <w:t>a.u</w:t>
      </w:r>
      <w:proofErr w:type="spellEnd"/>
      <w:r w:rsidRPr="00E67F84">
        <w:rPr>
          <w:rFonts w:ascii="Helvetica" w:eastAsiaTheme="minorEastAsia" w:hAnsi="Helvetica" w:cs="Helvetica"/>
        </w:rPr>
        <w:t xml:space="preserve">.), </w:t>
      </w:r>
      <w:r>
        <w:rPr>
          <w:rFonts w:ascii="Helvetica" w:eastAsiaTheme="minorEastAsia" w:hAnsi="Helvetica" w:cs="Helvetica"/>
        </w:rPr>
        <w:t xml:space="preserve">broadly </w:t>
      </w:r>
      <w:r w:rsidRPr="00E67F84">
        <w:rPr>
          <w:rFonts w:ascii="Helvetica" w:eastAsiaTheme="minorEastAsia" w:hAnsi="Helvetica" w:cs="Helvetica"/>
        </w:rPr>
        <w:t>following a power-law relationship on logarithmic axes. This</w:t>
      </w:r>
      <w:r>
        <w:rPr>
          <w:rFonts w:ascii="Helvetica" w:eastAsiaTheme="minorEastAsia" w:hAnsi="Helvetica" w:cs="Helvetica"/>
        </w:rPr>
        <w:t xml:space="preserve"> inverse </w:t>
      </w:r>
      <w:r w:rsidRPr="00E67F84">
        <w:rPr>
          <w:rFonts w:ascii="Helvetica" w:eastAsiaTheme="minorEastAsia" w:hAnsi="Helvetica" w:cs="Helvetica"/>
        </w:rPr>
        <w:t>relationship ensures that multisensory integration provides maximal benefit when unisensory signals are least reliable</w:t>
      </w:r>
      <w:r>
        <w:rPr>
          <w:rFonts w:ascii="Helvetica" w:eastAsiaTheme="minorEastAsia" w:hAnsi="Helvetica" w:cs="Helvetica"/>
        </w:rPr>
        <w:t xml:space="preserve">, </w:t>
      </w:r>
      <w:r w:rsidRPr="00E67F84">
        <w:rPr>
          <w:rFonts w:ascii="Helvetica" w:eastAsiaTheme="minorEastAsia" w:hAnsi="Helvetica" w:cs="Helvetica"/>
        </w:rPr>
        <w:t>a computational strategy that optimizes behaviour under conditions of sensory uncertainty.</w:t>
      </w:r>
    </w:p>
    <w:p w14:paraId="28A79490" w14:textId="6F126561" w:rsidR="00B063EB" w:rsidRDefault="00B063EB" w:rsidP="00B063EB">
      <w:pPr>
        <w:spacing w:before="120" w:after="0" w:line="360" w:lineRule="auto"/>
        <w:jc w:val="both"/>
        <w:rPr>
          <w:rFonts w:ascii="Helvetica" w:eastAsiaTheme="minorEastAsia" w:hAnsi="Helvetica" w:cs="Helvetica"/>
        </w:rPr>
      </w:pPr>
      <w:r>
        <w:rPr>
          <w:rFonts w:ascii="Helvetica" w:eastAsiaTheme="minorEastAsia" w:hAnsi="Helvetica" w:cs="Helvetica"/>
          <w:b/>
          <w:bCs/>
          <w:i/>
          <w:iCs/>
        </w:rPr>
        <w:t>R</w:t>
      </w:r>
      <w:r w:rsidRPr="0014752E">
        <w:rPr>
          <w:rFonts w:ascii="Helvetica" w:eastAsiaTheme="minorEastAsia" w:hAnsi="Helvetica" w:cs="Helvetica"/>
          <w:b/>
          <w:i/>
          <w:iCs/>
        </w:rPr>
        <w:t>educed</w:t>
      </w:r>
      <w:r w:rsidRPr="00F743C0">
        <w:rPr>
          <w:rFonts w:ascii="Helvetica" w:eastAsiaTheme="minorEastAsia" w:hAnsi="Helvetica" w:cs="Helvetica"/>
          <w:b/>
          <w:i/>
        </w:rPr>
        <w:t xml:space="preserve"> neuronal adaptation.</w:t>
      </w:r>
      <w:r>
        <w:rPr>
          <w:rFonts w:ascii="Helvetica" w:eastAsiaTheme="minorEastAsia" w:hAnsi="Helvetica" w:cs="Helvetica"/>
        </w:rPr>
        <w:t xml:space="preserve"> </w:t>
      </w:r>
      <w:r w:rsidRPr="00B41FF4">
        <w:rPr>
          <w:rFonts w:ascii="Helvetica" w:eastAsiaTheme="minorEastAsia" w:hAnsi="Helvetica" w:cs="Helvetica"/>
        </w:rPr>
        <w:t>Diminished sensory adaptation has emerged as a potential mechanism underlying atypical sensory processing in autism, with individuals showing reduced habituation to repeated stimuli across multiple sensory modalities</w:t>
      </w:r>
      <w:r w:rsidR="00C565A2">
        <w:rPr>
          <w:rFonts w:ascii="Helvetica" w:eastAsiaTheme="minorEastAsia" w:hAnsi="Helvetica" w:cs="Helvetica"/>
        </w:rPr>
        <w:t xml:space="preserve"> </w:t>
      </w:r>
      <w:r w:rsidR="00C565A2" w:rsidRPr="00C565A2">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{"citationID":"ala02o4e82","properties":{"formattedCitation":"(Dwyer et al., 2023; Puts et al., 2014)","plainCitation":"(Dwyer et al., 2023; Puts et al., 2014)","noteIndex":0},"citationItems":[{"id":1727,"uris":["http://zotero.org/users/17556725/items/XW6QBEBC"],"itemData":{"id":1727,"type":"article-journal","abstract":"Prior studies suggest that habituation of sensory responses is reduced in\nautism and that diminished habituation could be related to atypical autistic\nsensory experiences, e.g., by causing brain responses to aversive stimuli to\nremain strong over time instead of being suppressed. While many prior studies\nexploring habituation in autism have repeatedly presented identical stimuli,\nother studies suggest group differences can still be observed in habituation to\nintermittent stimuli. The present study explored habituation of\nelectrophysiological responses to auditory complex tones of varying intensities\n(50–80 dB SPL), presented passively in an interleaved manner, in a\nwell-characterized sample of 127 autistic (MDQ=65.41,\nSD=20.54) and 79 typically-developing\n(MDQ=106.02, SD=11.50) children between 2–5\nyears old. Habituation was quantified as changes in the amplitudes of\nsingle-trial responses to tones of each intensity over the course of the\nexperiment. Habituation of the auditory N2 response was substantially reduced in\nautistic participants as compared to typically-developing controls, although\ndiagnostic groups did not clearly differ in habituation of the P1 response.\nInterestingly, the P1 habituated less to loud 80 dB sounds than softer sounds,\nwhereas the N2 habituated less to soft 50 dB sounds than louder sounds. No\nassociations were found between electrophysiological habituation and cognitive\nability or participants’ caregiver-reported sound tolerance (Sensory\nProfile Hyperacusis Index). The results present study results extend prior\nresearch suggesting habituation of certain sensory responses is reduced in\nautism; however, they also suggest that habituation differences observed using\nthis study’s paradigm may not be a primary driver of autistic\nparticipants’ real-world sound intolerance., Young children listened to tones, presented at a mixture of different\nvolumes, while we recorded their brain responses. We studied whether brain\nresponses habituated (got smaller over time) as the tones repeated. There was\nless habituation of a brain response ~250 ms after high-volume (loud)\ntones in autistic children than in non-autistic children. Unexpectedly, we did\nnot find relationships between brain response habituation and parents’\nreported perceptions of their children’s loudness discomfort.","container-title":"Autism research : official journal of the International Society for Autism Research","DOI":"10.1002/aur.3022","ISSN":"1939-3792","issue":"10","journalAbbreviation":"Autism Res","note":"PMID: 37688470\nPMCID: PMC10651062","page":"1903-1923","source":"PubMed Central","title":"Habituation of Auditory Responses in Young Autistic and Neurotypical Children","volume":"16","author":[{"family":"Dwyer","given":"Patrick"},{"family":"Williams","given":"Zachary J."},{"family":"Vukusic","given":"Svjetlana"},{"family":"Saron","given":"Clifford D."},{"family":"Rivera","given":"Susan M."}],"issued":{"date-parts":[["2023",10]]}}},{"id":1730,"uris":["http://zotero.org/users/17556725/items/BJ63KJAT"],"itemData":{"id":1730,"type":"article-journal","abstract":"Impaired responses to tactile stimulation are a commonly reported symptom among children with autism spectrum disorder (ASD). Furthermore, impairments in filtering or habituation to tactile input have been described in ASD. This study measured different aspects of tactile processing to investigate atypical touch sensitivity in children with ASD, methodology that has not been previously used in this population. Sixty-seven typically developing children (TDC) and 32 children with ASD (ages 8-12) completed vibrotactile tasks assessing: reaction time (RT); static and dynamic detection threshold (DT); amplitude discrimination with and without single-site adaptation; frequency discrimination; and temporal order judgment (TOJ) with and without concurrent stimulation. Children with ASD showed raised static detection thresholds and an absence of the effect of a dynamically increasing subthreshold stimulus on static detection threshold. Children with ASD also showed poorer amplitude discrimination than TDC, as well as decreased adaptation. There were no significant differences in frequency discrimination or TOJ performance between the groups. Differences in the effect of dynamic stimulation on detection threshold suggest impaired feed-forward inhibition in autism, which may be linked to poor sensory filtering. Increased baseline amplitude discrimination thresholds in ASD suggest that lateral inhibitory connections are weaker in ASD, and an absence of the effect of adaptation suggests impaired modulation of lateral inhibitory connections in ASD, which may relate to aberrant habituation. These results suggest a functional deficit in the somatosensory inhibitory system in autism. Understanding the specific mechanisms underlying sensory symptoms in autism may allow for more specific therapeutic or drug targeting in the near future.","container-title":"Journal of Neurophysiology","DOI":"10.1152/jn.00890.2013","ISSN":"1522-1598","issue":"9","journalAbbreviation":"J Neurophysiol","language":"eng","note":"PMID: 24523518\nPMCID: PMC4044368","page":"1803-1811","source":"PubMed","title":"Impaired tactile processing in children with autism spectrum disorder","volume":"111","author":[{"family":"Puts","given":"Nicolaas A. J."},{"family":"Wodka","given":"Ericka L."},{"family":"Tommerdahl","given":"Mark"},{"family":"Mostofsky","given":"Stewart H."},{"family":"Edden","given":"Richard A. E."}],"issued":{"date-parts":[["2014",5]]}}}],"schema":"https://github.com/citation-style-language/schema/raw/master/csl-citation.json"} </w:instrText>
      </w:r>
      <w:r w:rsidR="00C565A2" w:rsidRPr="00C565A2">
        <w:rPr>
          <w:rFonts w:ascii="Helvetica" w:eastAsiaTheme="minorEastAsia" w:hAnsi="Helvetica" w:cs="Helvetica"/>
        </w:rPr>
        <w:fldChar w:fldCharType="separate"/>
      </w:r>
      <w:r w:rsidR="00E13E47" w:rsidRPr="00E13E47">
        <w:rPr>
          <w:rFonts w:ascii="Helvetica" w:hAnsi="Helvetica" w:cs="Helvetica"/>
          <w:kern w:val="0"/>
        </w:rPr>
        <w:t>(Dwyer et al., 2023; Puts et al., 2014)</w:t>
      </w:r>
      <w:r w:rsidR="00C565A2" w:rsidRPr="00C565A2">
        <w:rPr>
          <w:rFonts w:ascii="Helvetica" w:eastAsiaTheme="minorEastAsia" w:hAnsi="Helvetica" w:cs="Helvetica"/>
        </w:rPr>
        <w:fldChar w:fldCharType="end"/>
      </w:r>
      <w:r w:rsidRPr="00B41FF4">
        <w:rPr>
          <w:rFonts w:ascii="Helvetica" w:eastAsiaTheme="minorEastAsia" w:hAnsi="Helvetica" w:cs="Helvetica"/>
        </w:rPr>
        <w:t>.</w:t>
      </w:r>
      <w:r>
        <w:rPr>
          <w:rFonts w:ascii="Helvetica" w:eastAsiaTheme="minorEastAsia" w:hAnsi="Helvetica" w:cs="Helvetica"/>
        </w:rPr>
        <w:t xml:space="preserve"> </w:t>
      </w:r>
      <w:r w:rsidRPr="001C32D2">
        <w:rPr>
          <w:rFonts w:ascii="Helvetica" w:eastAsiaTheme="minorEastAsia" w:hAnsi="Helvetica" w:cs="Helvetica"/>
        </w:rPr>
        <w:t xml:space="preserve">To probe how diminished spike-frequency adaptation shapes multisensory behaviour, we re-parameterised </w:t>
      </w:r>
      <w:r>
        <w:rPr>
          <w:rFonts w:ascii="Helvetica" w:eastAsiaTheme="minorEastAsia" w:hAnsi="Helvetica" w:cs="Helvetica"/>
        </w:rPr>
        <w:t>multisensory</w:t>
      </w:r>
      <w:r w:rsidRPr="001C32D2">
        <w:rPr>
          <w:rFonts w:ascii="Helvetica" w:eastAsiaTheme="minorEastAsia" w:hAnsi="Helvetica" w:cs="Helvetica"/>
        </w:rPr>
        <w:t xml:space="preserve"> </w:t>
      </w:r>
      <w:r w:rsidRPr="001C32D2">
        <w:rPr>
          <w:rFonts w:ascii="Helvetica" w:eastAsiaTheme="minorEastAsia" w:hAnsi="Helvetica" w:cs="Helvetica"/>
        </w:rPr>
        <w:lastRenderedPageBreak/>
        <w:t>neurons from regular-spiking (a = 0.02, d = 8) to near</w:t>
      </w:r>
      <w:r>
        <w:rPr>
          <w:rFonts w:ascii="Helvetica" w:eastAsiaTheme="minorEastAsia" w:hAnsi="Helvetica" w:cs="Helvetica"/>
        </w:rPr>
        <w:t xml:space="preserve"> </w:t>
      </w:r>
      <w:r w:rsidRPr="001C32D2">
        <w:rPr>
          <w:rFonts w:ascii="Helvetica" w:eastAsiaTheme="minorEastAsia" w:hAnsi="Helvetica" w:cs="Helvetica"/>
        </w:rPr>
        <w:t xml:space="preserve">tonic (a = 0.0001, d = 0.01, b = 0.2, c = -60 mV), </w:t>
      </w:r>
      <w:r>
        <w:rPr>
          <w:rFonts w:ascii="Helvetica" w:eastAsiaTheme="minorEastAsia" w:hAnsi="Helvetica" w:cs="Helvetica"/>
        </w:rPr>
        <w:t>greatly reducing</w:t>
      </w:r>
      <w:r w:rsidRPr="001C32D2">
        <w:rPr>
          <w:rFonts w:ascii="Helvetica" w:eastAsiaTheme="minorEastAsia" w:hAnsi="Helvetica" w:cs="Helvetica"/>
        </w:rPr>
        <w:t xml:space="preserve"> the after-hyperpolarising current that curtails sustained firing. This manipulation allowed us to examine whether altered intrinsic excitability could </w:t>
      </w:r>
      <w:r>
        <w:rPr>
          <w:rFonts w:ascii="Helvetica" w:eastAsiaTheme="minorEastAsia" w:hAnsi="Helvetica" w:cs="Helvetica"/>
        </w:rPr>
        <w:t>contribute to</w:t>
      </w:r>
      <w:r w:rsidRPr="001C32D2">
        <w:rPr>
          <w:rFonts w:ascii="Helvetica" w:eastAsiaTheme="minorEastAsia" w:hAnsi="Helvetica" w:cs="Helvetica"/>
        </w:rPr>
        <w:t xml:space="preserve"> the characteristic sensory integration differences observed in autism spectrum disorder</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{"citationID":"GGJ96rLU","properties":{"formattedCitation":"(Millin et al., 2018)","plainCitation":"(Millin et al., 2018)","noteIndex":0},"citationItems":[{"id":730,"uris":["http://zotero.org/users/17556725/items/95EBWWQP","http://zotero.org/users/17556725/items/32PUAZ6Z"],"itemData":{"id":730,"type":"article-journal","abstract":"Adaptation is a fundamental property of cortical neurons and has been suggested to be altered in individuals with autism spectrum disorder (ASD). We used fMRI to measure adaptation induced by repeated audio-visual stimulation in early sensory cortical areas in individuals with ASD and neurotypical (NT) controls. The initial transient responses were equivalent between groups in both visual and auditory cortices and when stimulation occurred with fixed-interval and randomized-interval timing. However, in auditory but not visual cortex, the post-transient sustained response was greater in individuals with ASD than NT controls in the fixed-interval timing condition, reflecting reduced adaptation. Further, individual differences in the sustained response in auditory cortex correlated with ASD symptom severity. These findings are consistent with hypotheses that ASD is associated with increased neural responsiveness but that responsiveness differences only manifest after repeated stimulation, are specific to the temporal pattern of stimulation, and are confined to specific cortical regions.","container-title":"eLife","DOI":"10.7554/eLife.36493","ISSN":"2050-084X","note":"publisher: eLife Sciences Publications, Ltd","page":"e36493","source":"eLife","title":"Reduced auditory cortical adaptation in autism spectrum disorder","volume":"7","author":[{"family":"Millin","given":"Rachel"},{"family":"Kolodny","given":"Tamar"},{"family":"Flevaris","given":"Anastasia V"},{"family":"Kale","given":"Alexander M"},{"family":"Schallmo","given":"Michael-Paul"},{"family":"Gerdts","given":"Jennifer"},{"family":"Bernier","given":"Raphael A"},{"family":"Murray","given":"Scott"}],"editor":[{"family":"Ivry","given":"Richard B"},{"family":"Shinn-Cunningham","given":"Barbara G"},{"family":"Wallace","given":"Mark"}],"issued":{"date-parts":[["2018",10,26]]}}}],"schema":"https://github.com/citation-style-language/schema/raw/master/csl-citation.json"}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(Millin et al., 2018)</w:t>
      </w:r>
      <w:r>
        <w:rPr>
          <w:rFonts w:ascii="Helvetica" w:eastAsiaTheme="minorEastAsia" w:hAnsi="Helvetica" w:cs="Helvetica"/>
        </w:rPr>
        <w:fldChar w:fldCharType="end"/>
      </w:r>
      <w:r w:rsidRPr="001C32D2">
        <w:rPr>
          <w:rFonts w:ascii="Helvetica" w:eastAsiaTheme="minorEastAsia" w:hAnsi="Helvetica" w:cs="Helvetica"/>
        </w:rPr>
        <w:t>.</w:t>
      </w:r>
      <w:r w:rsidRPr="00F46662">
        <w:rPr>
          <w:rFonts w:ascii="Helvetica" w:eastAsiaTheme="minorEastAsia" w:hAnsi="Helvetica" w:cs="Helvetica"/>
          <w:noProof/>
        </w:rPr>
        <w:t xml:space="preserve"> </w:t>
      </w:r>
    </w:p>
    <w:p w14:paraId="3FFB23EA" w14:textId="5E66644F" w:rsidR="00B063EB" w:rsidRDefault="00B063EB" w:rsidP="00B063EB">
      <w:pPr>
        <w:spacing w:after="0" w:line="360" w:lineRule="auto"/>
        <w:ind w:firstLine="720"/>
        <w:jc w:val="both"/>
        <w:rPr>
          <w:rFonts w:ascii="Helvetica" w:eastAsiaTheme="minorEastAsia" w:hAnsi="Helvetica" w:cs="Helvetica"/>
        </w:rPr>
      </w:pPr>
      <w:r w:rsidRPr="0093552E">
        <w:rPr>
          <w:rFonts w:ascii="Helvetica" w:eastAsiaTheme="minorEastAsia" w:hAnsi="Helvetica" w:cs="Helvetica"/>
        </w:rPr>
        <w:t xml:space="preserve">The spatial binding window expanded </w:t>
      </w:r>
      <w:r>
        <w:rPr>
          <w:rFonts w:ascii="Helvetica" w:eastAsiaTheme="minorEastAsia" w:hAnsi="Helvetica" w:cs="Helvetica"/>
        </w:rPr>
        <w:t>significantly</w:t>
      </w:r>
      <w:r w:rsidRPr="0093552E">
        <w:rPr>
          <w:rFonts w:ascii="Helvetica" w:eastAsiaTheme="minorEastAsia" w:hAnsi="Helvetica" w:cs="Helvetica"/>
        </w:rPr>
        <w:t xml:space="preserve"> following adaptation reduction (</w:t>
      </w:r>
      <w:r w:rsidRPr="00DD5010">
        <w:rPr>
          <w:rFonts w:ascii="Helvetica" w:eastAsiaTheme="minorEastAsia" w:hAnsi="Helvetica" w:cs="Helvetica"/>
          <w:b/>
          <w:bCs/>
        </w:rPr>
        <w:t>Fig. 3a</w:t>
      </w:r>
      <w:r w:rsidRPr="0093552E">
        <w:rPr>
          <w:rFonts w:ascii="Helvetica" w:eastAsiaTheme="minorEastAsia" w:hAnsi="Helvetica" w:cs="Helvetica"/>
        </w:rPr>
        <w:t xml:space="preserve">). </w:t>
      </w:r>
      <w:ins w:id="25" w:author="Vishnu Mohan" w:date="2026-04-02T15:19:00Z" w16du:dateUtc="2026-04-02T04:19:00Z">
        <w:r w:rsidR="004C6A88">
          <w:rPr>
            <w:rFonts w:ascii="Helvetica" w:eastAsiaTheme="minorEastAsia" w:hAnsi="Helvetica" w:cs="Helvetica"/>
          </w:rPr>
          <w:t>While the control</w:t>
        </w:r>
        <w:r w:rsidR="004C6A88" w:rsidRPr="0093552E">
          <w:rPr>
            <w:rFonts w:ascii="Helvetica" w:eastAsiaTheme="minorEastAsia" w:hAnsi="Helvetica" w:cs="Helvetica"/>
          </w:rPr>
          <w:t xml:space="preserve"> networks maintained fusion probability above 50% for audiovisual disparities within ±2</w:t>
        </w:r>
        <w:r w:rsidR="004C6A88">
          <w:rPr>
            <w:rFonts w:ascii="Helvetica" w:eastAsiaTheme="minorEastAsia" w:hAnsi="Helvetica" w:cs="Helvetica"/>
          </w:rPr>
          <w:t>4</w:t>
        </w:r>
        <w:r w:rsidR="004C6A88" w:rsidRPr="0093552E">
          <w:rPr>
            <w:rFonts w:ascii="Helvetica" w:eastAsiaTheme="minorEastAsia" w:hAnsi="Helvetica" w:cs="Helvetica"/>
          </w:rPr>
          <w:t>°,</w:t>
        </w:r>
        <w:r w:rsidR="004C6A88">
          <w:rPr>
            <w:rFonts w:ascii="Helvetica" w:eastAsiaTheme="minorEastAsia" w:hAnsi="Helvetica" w:cs="Helvetica"/>
          </w:rPr>
          <w:t xml:space="preserve"> perturbed</w:t>
        </w:r>
        <w:r w:rsidR="004C6A88" w:rsidRPr="0093552E">
          <w:rPr>
            <w:rFonts w:ascii="Helvetica" w:eastAsiaTheme="minorEastAsia" w:hAnsi="Helvetica" w:cs="Helvetica"/>
          </w:rPr>
          <w:t xml:space="preserve"> networks extended this range to ±</w:t>
        </w:r>
        <w:r w:rsidR="004C6A88">
          <w:rPr>
            <w:rFonts w:ascii="Helvetica" w:eastAsiaTheme="minorEastAsia" w:hAnsi="Helvetica" w:cs="Helvetica"/>
          </w:rPr>
          <w:t>29</w:t>
        </w:r>
        <w:r w:rsidR="004C6A88" w:rsidRPr="0093552E">
          <w:rPr>
            <w:rFonts w:ascii="Helvetica" w:eastAsiaTheme="minorEastAsia" w:hAnsi="Helvetica" w:cs="Helvetica"/>
          </w:rPr>
          <w:t>°</w:t>
        </w:r>
        <w:r w:rsidR="004C6A88">
          <w:rPr>
            <w:rFonts w:ascii="Helvetica" w:eastAsiaTheme="minorEastAsia" w:hAnsi="Helvetica" w:cs="Helvetica"/>
          </w:rPr>
          <w:t xml:space="preserve">, </w:t>
        </w:r>
        <w:r w:rsidR="004C6A88" w:rsidRPr="0093552E">
          <w:rPr>
            <w:rFonts w:ascii="Helvetica" w:eastAsiaTheme="minorEastAsia" w:hAnsi="Helvetica" w:cs="Helvetica"/>
          </w:rPr>
          <w:t xml:space="preserve">a </w:t>
        </w:r>
        <w:r w:rsidR="004C6A88">
          <w:rPr>
            <w:rFonts w:ascii="Helvetica" w:eastAsiaTheme="minorEastAsia" w:hAnsi="Helvetica" w:cs="Helvetica"/>
          </w:rPr>
          <w:t>21</w:t>
        </w:r>
        <w:r w:rsidR="004C6A88" w:rsidRPr="0093552E">
          <w:rPr>
            <w:rFonts w:ascii="Helvetica" w:eastAsiaTheme="minorEastAsia" w:hAnsi="Helvetica" w:cs="Helvetica"/>
          </w:rPr>
          <w:t>% increase in spatial tolerance.</w:t>
        </w:r>
        <w:r w:rsidR="004C6A88">
          <w:rPr>
            <w:rFonts w:ascii="Helvetica" w:eastAsiaTheme="minorEastAsia" w:hAnsi="Helvetica" w:cs="Helvetica"/>
          </w:rPr>
          <w:t xml:space="preserve"> </w:t>
        </w:r>
      </w:ins>
      <w:r w:rsidRPr="0093552E">
        <w:rPr>
          <w:rFonts w:ascii="Helvetica" w:eastAsiaTheme="minorEastAsia" w:hAnsi="Helvetica" w:cs="Helvetica"/>
        </w:rPr>
        <w:t xml:space="preserve">Additionally, the fusion probability curve developed a flat-top plateau, maintaining </w:t>
      </w:r>
      <w:r w:rsidR="00514235">
        <w:rPr>
          <w:rFonts w:ascii="Helvetica" w:eastAsiaTheme="minorEastAsia" w:hAnsi="Helvetica" w:cs="Helvetica"/>
        </w:rPr>
        <w:t>higher</w:t>
      </w:r>
      <w:r w:rsidRPr="0093552E" w:rsidDel="00514235">
        <w:rPr>
          <w:rFonts w:ascii="Helvetica" w:eastAsiaTheme="minorEastAsia" w:hAnsi="Helvetica" w:cs="Helvetica"/>
        </w:rPr>
        <w:t xml:space="preserve"> fusion </w:t>
      </w:r>
      <w:r w:rsidRPr="0093552E">
        <w:rPr>
          <w:rFonts w:ascii="Helvetica" w:eastAsiaTheme="minorEastAsia" w:hAnsi="Helvetica" w:cs="Helvetica"/>
        </w:rPr>
        <w:t xml:space="preserve">across the central ±20° range rather than the </w:t>
      </w:r>
      <w:r>
        <w:rPr>
          <w:rFonts w:ascii="Helvetica" w:eastAsiaTheme="minorEastAsia" w:hAnsi="Helvetica" w:cs="Helvetica"/>
        </w:rPr>
        <w:t>narrower window</w:t>
      </w:r>
      <w:r w:rsidRPr="0093552E">
        <w:rPr>
          <w:rFonts w:ascii="Helvetica" w:eastAsiaTheme="minorEastAsia" w:hAnsi="Helvetica" w:cs="Helvetica"/>
        </w:rPr>
        <w:t xml:space="preserve"> observed in controls. </w:t>
      </w:r>
      <w:r w:rsidRPr="00C37100">
        <w:rPr>
          <w:rFonts w:ascii="Helvetica" w:eastAsiaTheme="minorEastAsia" w:hAnsi="Helvetica" w:cs="Helvetica"/>
        </w:rPr>
        <w:t xml:space="preserve">This resembles reports that </w:t>
      </w:r>
      <w:r>
        <w:rPr>
          <w:rFonts w:ascii="Helvetica" w:eastAsiaTheme="minorEastAsia" w:hAnsi="Helvetica" w:cs="Helvetica"/>
        </w:rPr>
        <w:t xml:space="preserve">individuals with </w:t>
      </w:r>
      <w:r w:rsidRPr="00C37100">
        <w:rPr>
          <w:rFonts w:ascii="Helvetica" w:eastAsiaTheme="minorEastAsia" w:hAnsi="Helvetica" w:cs="Helvetica"/>
        </w:rPr>
        <w:t xml:space="preserve">ASD often show more implicit integration at large spatial disparities </w:t>
      </w:r>
      <w:del w:id="26" w:author="Vishnu Mohan" w:date="2026-04-02T15:21:00Z" w16du:dateUtc="2026-04-02T04:21:00Z">
        <w:r w:rsidRPr="00C37100" w:rsidDel="00867512">
          <w:rPr>
            <w:rFonts w:ascii="Helvetica" w:eastAsiaTheme="minorEastAsia" w:hAnsi="Helvetica" w:cs="Helvetica"/>
          </w:rPr>
          <w:delText>but narrower explicit spatial binding windows</w:delText>
        </w:r>
        <w:r w:rsidDel="00867512">
          <w:rPr>
            <w:rFonts w:ascii="Helvetica" w:eastAsiaTheme="minorEastAsia" w:hAnsi="Helvetica" w:cs="Helvetica"/>
          </w:rPr>
          <w:delText xml:space="preserve"> </w:delText>
        </w:r>
      </w:del>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{"citationID":"30NZs0Uu","properties":{"formattedCitation":"(Noel et al., 2022)","plainCitation":"(Noel et al., 2022)","noteIndex":0},"citationItems":[{"id":716,"uris":["http://zotero.org/users/17556725/items/PPQZUCWA"],"itemData":{"id":716,"type":"article-journal","abstract":"Autism spectrum disorder (ASD) is characterized by a panoply of social, communicative, and sensory anomalies. As such, a central goal of computational psychiatry is to ascribe the heterogenous phenotypes observed in ASD to a limited set of canonical ...","container-title":"eLife","DOI":"10.7554/eLife.71866","language":"en","note":"PMID: 35579424","page":"e71866","source":"pmc.ncbi.nlm.nih.gov","title":"Aberrant causal inference and presence of a compensatory mechanism in autism spectrum disorder","volume":"11","author":[{"family":"Noel","given":"Jean-Paul"},{"family":"Shivkumar","given":"Sabyasachi"},{"family":"Dokka","given":"Kalpana"},{"family":"Haefner","given":"Ralf M."},{"family":"Angelaki","given":"Dora E."}],"issued":{"date-parts":[["2022",5,17]]}}}],"schema":"https://github.com/citation-style-language/schema/raw/master/csl-citation.json"} </w:instrText>
      </w:r>
      <w:r>
        <w:rPr>
          <w:rFonts w:ascii="Helvetica" w:eastAsiaTheme="minorEastAsia" w:hAnsi="Helvetica" w:cs="Helvetica"/>
        </w:rPr>
        <w:fldChar w:fldCharType="separate"/>
      </w:r>
      <w:r w:rsidRPr="00DF4EC7">
        <w:rPr>
          <w:rFonts w:ascii="Helvetica" w:hAnsi="Helvetica" w:cs="Helvetica"/>
        </w:rPr>
        <w:t>(Noel et al., 2022)</w:t>
      </w:r>
      <w:r>
        <w:rPr>
          <w:rFonts w:ascii="Helvetica" w:eastAsiaTheme="minorEastAsia" w:hAnsi="Helvetica" w:cs="Helvetica"/>
        </w:rPr>
        <w:fldChar w:fldCharType="end"/>
      </w:r>
      <w:r w:rsidRPr="0093552E">
        <w:rPr>
          <w:rFonts w:ascii="Helvetica" w:eastAsiaTheme="minorEastAsia" w:hAnsi="Helvetica" w:cs="Helvetica"/>
        </w:rPr>
        <w:t xml:space="preserve">. </w:t>
      </w:r>
      <w:r>
        <w:rPr>
          <w:rFonts w:ascii="Helvetica" w:eastAsiaTheme="minorEastAsia" w:hAnsi="Helvetica" w:cs="Helvetica"/>
        </w:rPr>
        <w:t>The</w:t>
      </w:r>
      <w:r w:rsidRPr="0093552E">
        <w:rPr>
          <w:rFonts w:ascii="Helvetica" w:eastAsiaTheme="minorEastAsia" w:hAnsi="Helvetica" w:cs="Helvetica"/>
        </w:rPr>
        <w:t xml:space="preserve"> </w:t>
      </w:r>
      <w:r>
        <w:rPr>
          <w:rFonts w:ascii="Helvetica" w:eastAsiaTheme="minorEastAsia" w:hAnsi="Helvetica" w:cs="Helvetica"/>
        </w:rPr>
        <w:t>distortion</w:t>
      </w:r>
      <w:r w:rsidRPr="0093552E">
        <w:rPr>
          <w:rFonts w:ascii="Helvetica" w:eastAsiaTheme="minorEastAsia" w:hAnsi="Helvetica" w:cs="Helvetica"/>
        </w:rPr>
        <w:t xml:space="preserve"> of graded spatial selectivity</w:t>
      </w:r>
      <w:r>
        <w:rPr>
          <w:rFonts w:ascii="Helvetica" w:eastAsiaTheme="minorEastAsia" w:hAnsi="Helvetica" w:cs="Helvetica"/>
        </w:rPr>
        <w:t xml:space="preserve"> we see in our perturbed networks</w:t>
      </w:r>
      <w:r w:rsidRPr="0093552E">
        <w:rPr>
          <w:rFonts w:ascii="Helvetica" w:eastAsiaTheme="minorEastAsia" w:hAnsi="Helvetica" w:cs="Helvetica"/>
        </w:rPr>
        <w:t xml:space="preserve"> </w:t>
      </w:r>
      <w:r w:rsidR="006A01A1">
        <w:rPr>
          <w:rFonts w:ascii="Helvetica" w:eastAsiaTheme="minorEastAsia" w:hAnsi="Helvetica" w:cs="Helvetica"/>
        </w:rPr>
        <w:t xml:space="preserve">may </w:t>
      </w:r>
      <w:r w:rsidRPr="0093552E">
        <w:rPr>
          <w:rFonts w:ascii="Helvetica" w:eastAsiaTheme="minorEastAsia" w:hAnsi="Helvetica" w:cs="Helvetica"/>
        </w:rPr>
        <w:t>suggest that reduced adaptation prevent</w:t>
      </w:r>
      <w:r w:rsidR="001C1F83">
        <w:rPr>
          <w:rFonts w:ascii="Helvetica" w:eastAsiaTheme="minorEastAsia" w:hAnsi="Helvetica" w:cs="Helvetica"/>
        </w:rPr>
        <w:t>s</w:t>
      </w:r>
      <w:r w:rsidRPr="0093552E">
        <w:rPr>
          <w:rFonts w:ascii="Helvetica" w:eastAsiaTheme="minorEastAsia" w:hAnsi="Helvetica" w:cs="Helvetica"/>
        </w:rPr>
        <w:t xml:space="preserve"> the competitive dynamics necessary for precise spatial discrimination, allowing disparate inputs to drive sustained multisensory responses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{"citationID":"OC1uZgkP","properties":{"formattedCitation":"(Stein et al., 2014b)","plainCitation":"(Stein et al., 2014b)","dontUpdate":true,"noteIndex":0},"citationItems":[{"id":739,"uris":["http://zotero.org/users/17556725/items/H9Z8LDW9"],"itemData":{"id":739,"type":"article-journal","abstract":"The ability to use cues from multiple senses in concert is a fundamental aspect of brain function. It maximizes the brain’s use of the information available to it at any given moment and enhances the physiological salience of external events. Because each sense conveys a unique perspective of the external world, synthesizing information across senses affords computational benefits that cannot otherwise be achieved. Multisensory integration not only has substantial survival value but can also create unique experiences that emerge when signals from different sensory channels are bound together. However, neurons in a newborn’s brain are not capable of multisensory integration, and studies in the midbrain have shown that the development of this process is not predetermined. Rather, its emergence and maturation critically depend on cross-modal experiences that alter the underlying neural circuit in such a way that optimizes multisensory integrative capabilities for the environment in which the animal will function.","container-title":"Nature Reviews. Neuroscience","DOI":"10.1038/nrn3742","ISSN":"1471-0048","issue":"8","journalAbbreviation":"Nat Rev Neurosci","language":"eng","note":"PMID: 25158358\nPMCID: PMC4215474","page":"520-535","source":"PubMed","title":"Development of multisensory integration from the perspective of the individual neuron","volume":"15","author":[{"family":"Stein","given":"Barry E."},{"family":"Stanford","given":"Terrence R."},{"family":"Rowland","given":"Benjamin A."}],"issued":{"date-parts":[["2014",8]]}}}],"schema":"https://github.com/citation-style-language/schema/raw/master/csl-citation.json"} </w:instrText>
      </w:r>
      <w:r>
        <w:rPr>
          <w:rFonts w:ascii="Helvetica" w:eastAsiaTheme="minorEastAsia" w:hAnsi="Helvetica" w:cs="Helvetica"/>
        </w:rPr>
        <w:fldChar w:fldCharType="separate"/>
      </w:r>
      <w:r w:rsidRPr="00E25C76">
        <w:rPr>
          <w:rFonts w:ascii="Helvetica" w:hAnsi="Helvetica" w:cs="Helvetica"/>
        </w:rPr>
        <w:t>(Stein et al., 2014)</w:t>
      </w:r>
      <w:r>
        <w:rPr>
          <w:rFonts w:ascii="Helvetica" w:eastAsiaTheme="minorEastAsia" w:hAnsi="Helvetica" w:cs="Helvetica"/>
        </w:rPr>
        <w:fldChar w:fldCharType="end"/>
      </w:r>
      <w:r w:rsidRPr="0093552E">
        <w:rPr>
          <w:rFonts w:ascii="Helvetica" w:eastAsiaTheme="minorEastAsia" w:hAnsi="Helvetica" w:cs="Helvetica"/>
        </w:rPr>
        <w:t>.</w:t>
      </w:r>
    </w:p>
    <w:p w14:paraId="4BF82F03" w14:textId="77777777" w:rsidR="00DE4C62" w:rsidRDefault="00DE4C62" w:rsidP="00DE4C62">
      <w:pPr>
        <w:spacing w:after="0" w:line="360" w:lineRule="auto"/>
        <w:jc w:val="both"/>
        <w:rPr>
          <w:rFonts w:ascii="Helvetica" w:eastAsiaTheme="minorEastAsia" w:hAnsi="Helvetica" w:cs="Helvetica"/>
        </w:rPr>
      </w:pPr>
    </w:p>
    <w:p w14:paraId="7F900BF4" w14:textId="335985BE" w:rsidR="00DE4C62" w:rsidRDefault="0085324F" w:rsidP="004317F7">
      <w:pPr>
        <w:spacing w:after="0" w:line="360" w:lineRule="auto"/>
        <w:jc w:val="both"/>
        <w:rPr>
          <w:rFonts w:ascii="Helvetica" w:eastAsiaTheme="minorEastAsia" w:hAnsi="Helvetica" w:cs="Helvetica"/>
        </w:rPr>
      </w:pPr>
      <w:r>
        <w:rPr>
          <w:rFonts w:ascii="Helvetica" w:eastAsiaTheme="minorEastAsia" w:hAnsi="Helvetica" w:cs="Helvetica"/>
          <w:noProof/>
        </w:rPr>
        <w:drawing>
          <wp:inline distT="0" distB="0" distL="0" distR="0" wp14:anchorId="0C6C9A20" wp14:editId="3708B438">
            <wp:extent cx="5998491" cy="1764262"/>
            <wp:effectExtent l="0" t="0" r="0" b="0"/>
            <wp:docPr id="1813158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58761" name="Picture 10"/>
                    <pic:cNvPicPr/>
                  </pic:nvPicPr>
                  <pic:blipFill>
                    <a:blip r:embed="rId16">
                      <a:extLst>
                        <a:ext uri="{96DAC541-7B7A-43D3-8B79-37D633B846F1}">
                          <asvg:svgBlip xmlns:asvg="http://schemas.microsoft.com/office/drawing/2016/SVG/main" r:embed="rId17"/>
                        </a:ext>
                      </a:extLst>
                    </a:blip>
                    <a:stretch>
                      <a:fillRect/>
                    </a:stretch>
                  </pic:blipFill>
                  <pic:spPr>
                    <a:xfrm>
                      <a:off x="0" y="0"/>
                      <a:ext cx="5998491" cy="1764262"/>
                    </a:xfrm>
                    <a:prstGeom prst="rect">
                      <a:avLst/>
                    </a:prstGeom>
                  </pic:spPr>
                </pic:pic>
              </a:graphicData>
            </a:graphic>
          </wp:inline>
        </w:drawing>
      </w:r>
    </w:p>
    <w:p w14:paraId="209DAC6A" w14:textId="77777777" w:rsidR="00B063EB" w:rsidRPr="00C87271" w:rsidRDefault="00B063EB" w:rsidP="004317F7">
      <w:pPr>
        <w:spacing w:after="120" w:line="240" w:lineRule="auto"/>
        <w:rPr>
          <w:rFonts w:ascii="Helvetica" w:eastAsiaTheme="minorEastAsia" w:hAnsi="Helvetica" w:cs="Helvetica"/>
        </w:rPr>
      </w:pPr>
      <w:r w:rsidRPr="00BB096A">
        <w:rPr>
          <w:rFonts w:ascii="Helvetica" w:eastAsiaTheme="minorEastAsia" w:hAnsi="Helvetica" w:cs="Helvetica"/>
          <w:b/>
          <w:bCs/>
          <w:sz w:val="20"/>
          <w:szCs w:val="20"/>
        </w:rPr>
        <w:t>Figure 3. Effects of reduced neuronal adaptation on multisensory integration. a</w:t>
      </w:r>
      <w:r w:rsidRPr="004E5182">
        <w:rPr>
          <w:rFonts w:ascii="Helvetica" w:eastAsiaTheme="minorEastAsia" w:hAnsi="Helvetica" w:cs="Helvetica"/>
          <w:sz w:val="20"/>
          <w:szCs w:val="20"/>
        </w:rPr>
        <w:t>)</w:t>
      </w:r>
      <w:r w:rsidRPr="00BB096A">
        <w:rPr>
          <w:rFonts w:ascii="Helvetica" w:eastAsiaTheme="minorEastAsia" w:hAnsi="Helvetica" w:cs="Helvetica"/>
          <w:sz w:val="20"/>
          <w:szCs w:val="20"/>
        </w:rPr>
        <w:t xml:space="preserve"> Fusion probability as a function of spatial disparity for control (</w:t>
      </w:r>
      <w:r>
        <w:rPr>
          <w:rFonts w:ascii="Helvetica" w:eastAsiaTheme="minorEastAsia" w:hAnsi="Helvetica" w:cs="Helvetica"/>
          <w:sz w:val="20"/>
          <w:szCs w:val="20"/>
        </w:rPr>
        <w:t>green</w:t>
      </w:r>
      <w:r w:rsidRPr="00BB096A">
        <w:rPr>
          <w:rFonts w:ascii="Helvetica" w:eastAsiaTheme="minorEastAsia" w:hAnsi="Helvetica" w:cs="Helvetica"/>
          <w:sz w:val="20"/>
          <w:szCs w:val="20"/>
        </w:rPr>
        <w:t xml:space="preserve"> dashed line) and reduced adaptation (</w:t>
      </w:r>
      <w:r>
        <w:rPr>
          <w:rFonts w:ascii="Helvetica" w:eastAsiaTheme="minorEastAsia" w:hAnsi="Helvetica" w:cs="Helvetica"/>
          <w:sz w:val="20"/>
          <w:szCs w:val="20"/>
        </w:rPr>
        <w:t>magenta</w:t>
      </w:r>
      <w:r w:rsidRPr="00BB096A">
        <w:rPr>
          <w:rFonts w:ascii="Helvetica" w:eastAsiaTheme="minorEastAsia" w:hAnsi="Helvetica" w:cs="Helvetica"/>
          <w:sz w:val="20"/>
          <w:szCs w:val="20"/>
        </w:rPr>
        <w:t xml:space="preserve"> solid line) networks. </w:t>
      </w:r>
      <w:r w:rsidRPr="00BB096A">
        <w:rPr>
          <w:rFonts w:ascii="Helvetica" w:eastAsiaTheme="minorEastAsia" w:hAnsi="Helvetica" w:cs="Helvetica"/>
          <w:b/>
          <w:bCs/>
          <w:sz w:val="20"/>
          <w:szCs w:val="20"/>
        </w:rPr>
        <w:t>b</w:t>
      </w:r>
      <w:r w:rsidRPr="004E5182">
        <w:rPr>
          <w:rFonts w:ascii="Helvetica" w:eastAsiaTheme="minorEastAsia" w:hAnsi="Helvetica" w:cs="Helvetica"/>
          <w:sz w:val="20"/>
          <w:szCs w:val="20"/>
        </w:rPr>
        <w:t>)</w:t>
      </w:r>
      <w:r w:rsidRPr="00BB096A">
        <w:rPr>
          <w:rFonts w:ascii="Helvetica" w:eastAsiaTheme="minorEastAsia" w:hAnsi="Helvetica" w:cs="Helvetica"/>
          <w:sz w:val="20"/>
          <w:szCs w:val="20"/>
        </w:rPr>
        <w:t xml:space="preserve"> Fusion probability as a function of audio-visual onset asynchrony for control and </w:t>
      </w:r>
      <w:r>
        <w:rPr>
          <w:rFonts w:ascii="Helvetica" w:eastAsiaTheme="minorEastAsia" w:hAnsi="Helvetica" w:cs="Helvetica"/>
          <w:sz w:val="20"/>
          <w:szCs w:val="20"/>
        </w:rPr>
        <w:t>perturbed</w:t>
      </w:r>
      <w:r w:rsidRPr="00BB096A">
        <w:rPr>
          <w:rFonts w:ascii="Helvetica" w:eastAsiaTheme="minorEastAsia" w:hAnsi="Helvetica" w:cs="Helvetica"/>
          <w:sz w:val="20"/>
          <w:szCs w:val="20"/>
        </w:rPr>
        <w:t xml:space="preserve"> networks. </w:t>
      </w:r>
      <w:r w:rsidRPr="00BB096A">
        <w:rPr>
          <w:rFonts w:ascii="Helvetica" w:eastAsiaTheme="minorEastAsia" w:hAnsi="Helvetica" w:cs="Helvetica"/>
          <w:b/>
          <w:bCs/>
          <w:sz w:val="20"/>
          <w:szCs w:val="20"/>
        </w:rPr>
        <w:t>c</w:t>
      </w:r>
      <w:r w:rsidRPr="004E5182">
        <w:rPr>
          <w:rFonts w:ascii="Helvetica" w:eastAsiaTheme="minorEastAsia" w:hAnsi="Helvetica" w:cs="Helvetica"/>
          <w:sz w:val="20"/>
          <w:szCs w:val="20"/>
        </w:rPr>
        <w:t>)</w:t>
      </w:r>
      <w:r w:rsidRPr="00BB096A">
        <w:rPr>
          <w:rFonts w:ascii="Helvetica" w:eastAsiaTheme="minorEastAsia" w:hAnsi="Helvetica" w:cs="Helvetica"/>
          <w:sz w:val="20"/>
          <w:szCs w:val="20"/>
        </w:rPr>
        <w:t xml:space="preserve"> Localization precision (1/σ) for auditory, visual, and bimodal conditions; </w:t>
      </w:r>
      <w:r>
        <w:rPr>
          <w:rFonts w:ascii="Helvetica" w:eastAsiaTheme="minorEastAsia" w:hAnsi="Helvetica" w:cs="Helvetica"/>
          <w:sz w:val="20"/>
          <w:szCs w:val="20"/>
        </w:rPr>
        <w:t>coloured</w:t>
      </w:r>
      <w:r w:rsidRPr="00BB096A">
        <w:rPr>
          <w:rFonts w:ascii="Helvetica" w:eastAsiaTheme="minorEastAsia" w:hAnsi="Helvetica" w:cs="Helvetica"/>
          <w:sz w:val="20"/>
          <w:szCs w:val="20"/>
        </w:rPr>
        <w:t xml:space="preserve"> bars show </w:t>
      </w:r>
      <w:r>
        <w:rPr>
          <w:rFonts w:ascii="Helvetica" w:eastAsiaTheme="minorEastAsia" w:hAnsi="Helvetica" w:cs="Helvetica"/>
          <w:sz w:val="20"/>
          <w:szCs w:val="20"/>
        </w:rPr>
        <w:t>perturbed</w:t>
      </w:r>
      <w:r w:rsidRPr="00BB096A">
        <w:rPr>
          <w:rFonts w:ascii="Helvetica" w:eastAsiaTheme="minorEastAsia" w:hAnsi="Helvetica" w:cs="Helvetica"/>
          <w:sz w:val="20"/>
          <w:szCs w:val="20"/>
        </w:rPr>
        <w:t xml:space="preserve"> networks with </w:t>
      </w:r>
      <w:r>
        <w:rPr>
          <w:rFonts w:ascii="Helvetica" w:eastAsiaTheme="minorEastAsia" w:hAnsi="Helvetica" w:cs="Helvetica"/>
          <w:sz w:val="20"/>
          <w:szCs w:val="20"/>
        </w:rPr>
        <w:t>black</w:t>
      </w:r>
      <w:r w:rsidRPr="00BB096A">
        <w:rPr>
          <w:rFonts w:ascii="Helvetica" w:eastAsiaTheme="minorEastAsia" w:hAnsi="Helvetica" w:cs="Helvetica"/>
          <w:sz w:val="20"/>
          <w:szCs w:val="20"/>
        </w:rPr>
        <w:t xml:space="preserve"> dashed lines indicating control values. </w:t>
      </w:r>
      <w:r>
        <w:rPr>
          <w:rFonts w:ascii="Helvetica" w:eastAsiaTheme="minorEastAsia" w:hAnsi="Helvetica" w:cs="Helvetica"/>
          <w:sz w:val="20"/>
          <w:szCs w:val="20"/>
        </w:rPr>
        <w:t>Vertical green dashed lines and s</w:t>
      </w:r>
      <w:r w:rsidRPr="00BB096A">
        <w:rPr>
          <w:rFonts w:ascii="Helvetica" w:eastAsiaTheme="minorEastAsia" w:hAnsi="Helvetica" w:cs="Helvetica"/>
          <w:sz w:val="20"/>
          <w:szCs w:val="20"/>
        </w:rPr>
        <w:t>haded regions</w:t>
      </w:r>
      <w:r>
        <w:rPr>
          <w:rFonts w:ascii="Helvetica" w:eastAsiaTheme="minorEastAsia" w:hAnsi="Helvetica" w:cs="Helvetica"/>
          <w:sz w:val="20"/>
          <w:szCs w:val="20"/>
        </w:rPr>
        <w:t xml:space="preserve"> in (</w:t>
      </w:r>
      <w:r w:rsidRPr="004E5182">
        <w:rPr>
          <w:rFonts w:ascii="Helvetica" w:eastAsiaTheme="minorEastAsia" w:hAnsi="Helvetica" w:cs="Helvetica"/>
          <w:b/>
          <w:bCs/>
          <w:sz w:val="20"/>
          <w:szCs w:val="20"/>
        </w:rPr>
        <w:t>a</w:t>
      </w:r>
      <w:r>
        <w:rPr>
          <w:rFonts w:ascii="Helvetica" w:eastAsiaTheme="minorEastAsia" w:hAnsi="Helvetica" w:cs="Helvetica"/>
          <w:sz w:val="20"/>
          <w:szCs w:val="20"/>
        </w:rPr>
        <w:t xml:space="preserve">, </w:t>
      </w:r>
      <w:r w:rsidRPr="004E5182">
        <w:rPr>
          <w:rFonts w:ascii="Helvetica" w:eastAsiaTheme="minorEastAsia" w:hAnsi="Helvetica" w:cs="Helvetica"/>
          <w:b/>
          <w:bCs/>
          <w:sz w:val="20"/>
          <w:szCs w:val="20"/>
        </w:rPr>
        <w:t>b</w:t>
      </w:r>
      <w:r>
        <w:rPr>
          <w:rFonts w:ascii="Helvetica" w:eastAsiaTheme="minorEastAsia" w:hAnsi="Helvetica" w:cs="Helvetica"/>
          <w:sz w:val="20"/>
          <w:szCs w:val="20"/>
        </w:rPr>
        <w:t>)</w:t>
      </w:r>
      <w:r w:rsidRPr="00BB096A">
        <w:rPr>
          <w:rFonts w:ascii="Helvetica" w:eastAsiaTheme="minorEastAsia" w:hAnsi="Helvetica" w:cs="Helvetica"/>
          <w:sz w:val="20"/>
          <w:szCs w:val="20"/>
        </w:rPr>
        <w:t xml:space="preserve"> indicate where fusion probability exceeds 50% </w:t>
      </w:r>
      <w:r>
        <w:rPr>
          <w:rFonts w:ascii="Helvetica" w:eastAsiaTheme="minorEastAsia" w:hAnsi="Helvetica" w:cs="Helvetica"/>
          <w:sz w:val="20"/>
          <w:szCs w:val="20"/>
        </w:rPr>
        <w:t>for control and perturbed networks, respectively</w:t>
      </w:r>
      <w:r w:rsidRPr="00BB096A">
        <w:rPr>
          <w:rFonts w:ascii="Helvetica" w:eastAsiaTheme="minorEastAsia" w:hAnsi="Helvetica" w:cs="Helvetica"/>
          <w:sz w:val="20"/>
          <w:szCs w:val="20"/>
        </w:rPr>
        <w:t>; negative asynchronies</w:t>
      </w:r>
      <w:r>
        <w:rPr>
          <w:rFonts w:ascii="Helvetica" w:eastAsiaTheme="minorEastAsia" w:hAnsi="Helvetica" w:cs="Helvetica"/>
          <w:sz w:val="20"/>
          <w:szCs w:val="20"/>
        </w:rPr>
        <w:t xml:space="preserve"> in (</w:t>
      </w:r>
      <w:r w:rsidRPr="004E5182">
        <w:rPr>
          <w:rFonts w:ascii="Helvetica" w:eastAsiaTheme="minorEastAsia" w:hAnsi="Helvetica" w:cs="Helvetica"/>
          <w:b/>
          <w:bCs/>
          <w:sz w:val="20"/>
          <w:szCs w:val="20"/>
        </w:rPr>
        <w:t>b</w:t>
      </w:r>
      <w:r>
        <w:rPr>
          <w:rFonts w:ascii="Helvetica" w:eastAsiaTheme="minorEastAsia" w:hAnsi="Helvetica" w:cs="Helvetica"/>
          <w:sz w:val="20"/>
          <w:szCs w:val="20"/>
        </w:rPr>
        <w:t>)</w:t>
      </w:r>
      <w:r w:rsidRPr="00BB096A">
        <w:rPr>
          <w:rFonts w:ascii="Helvetica" w:eastAsiaTheme="minorEastAsia" w:hAnsi="Helvetica" w:cs="Helvetica"/>
          <w:sz w:val="20"/>
          <w:szCs w:val="20"/>
        </w:rPr>
        <w:t xml:space="preserve"> indicate visual-leading stimuli</w:t>
      </w:r>
      <w:r>
        <w:rPr>
          <w:rFonts w:ascii="Helvetica" w:eastAsiaTheme="minorEastAsia" w:hAnsi="Helvetica" w:cs="Helvetica"/>
          <w:sz w:val="20"/>
          <w:szCs w:val="20"/>
        </w:rPr>
        <w:t xml:space="preserve">. </w:t>
      </w:r>
      <w:r w:rsidRPr="004E5182">
        <w:rPr>
          <w:rFonts w:ascii="Helvetica" w:eastAsiaTheme="minorEastAsia" w:hAnsi="Helvetica" w:cs="Helvetica"/>
          <w:sz w:val="20"/>
          <w:szCs w:val="20"/>
        </w:rPr>
        <w:t>Error</w:t>
      </w:r>
      <w:r>
        <w:rPr>
          <w:rFonts w:ascii="Helvetica" w:eastAsiaTheme="minorEastAsia" w:hAnsi="Helvetica" w:cs="Helvetica"/>
          <w:sz w:val="20"/>
          <w:szCs w:val="20"/>
        </w:rPr>
        <w:t xml:space="preserve"> bars</w:t>
      </w:r>
      <w:r w:rsidRPr="00BB096A">
        <w:rPr>
          <w:rFonts w:ascii="Helvetica" w:eastAsiaTheme="minorEastAsia" w:hAnsi="Helvetica" w:cs="Helvetica"/>
          <w:sz w:val="20"/>
          <w:szCs w:val="20"/>
        </w:rPr>
        <w:t xml:space="preserve"> </w:t>
      </w:r>
      <w:r>
        <w:rPr>
          <w:rFonts w:ascii="Helvetica" w:eastAsiaTheme="minorEastAsia" w:hAnsi="Helvetica" w:cs="Helvetica"/>
          <w:sz w:val="20"/>
          <w:szCs w:val="20"/>
        </w:rPr>
        <w:t xml:space="preserve">indicate </w:t>
      </w:r>
      <w:r w:rsidRPr="00BB096A">
        <w:rPr>
          <w:rFonts w:ascii="Helvetica" w:eastAsiaTheme="minorEastAsia" w:hAnsi="Helvetica" w:cs="Helvetica"/>
          <w:sz w:val="20"/>
          <w:szCs w:val="20"/>
        </w:rPr>
        <w:t>±SEM across ten network instantiations.</w:t>
      </w:r>
    </w:p>
    <w:p w14:paraId="5BEC2144" w14:textId="6ACE5BB4" w:rsidR="00B063EB" w:rsidRDefault="00B063EB" w:rsidP="00B063EB">
      <w:pPr>
        <w:spacing w:after="0" w:line="360" w:lineRule="auto"/>
        <w:ind w:firstLine="720"/>
        <w:jc w:val="both"/>
        <w:rPr>
          <w:rFonts w:ascii="Helvetica" w:eastAsiaTheme="minorEastAsia" w:hAnsi="Helvetica" w:cs="Helvetica"/>
        </w:rPr>
      </w:pPr>
      <w:r w:rsidRPr="00944FDA">
        <w:rPr>
          <w:rFonts w:ascii="Helvetica" w:eastAsiaTheme="minorEastAsia" w:hAnsi="Helvetica" w:cs="Helvetica"/>
        </w:rPr>
        <w:t xml:space="preserve">Temporal integration constraints showed </w:t>
      </w:r>
      <w:r>
        <w:rPr>
          <w:rFonts w:ascii="Helvetica" w:eastAsiaTheme="minorEastAsia" w:hAnsi="Helvetica" w:cs="Helvetica"/>
        </w:rPr>
        <w:t>comparable</w:t>
      </w:r>
      <w:r w:rsidRPr="00944FDA">
        <w:rPr>
          <w:rFonts w:ascii="Helvetica" w:eastAsiaTheme="minorEastAsia" w:hAnsi="Helvetica" w:cs="Helvetica"/>
        </w:rPr>
        <w:t xml:space="preserve"> alterations</w:t>
      </w:r>
      <w:r>
        <w:rPr>
          <w:rFonts w:ascii="Helvetica" w:eastAsiaTheme="minorEastAsia" w:hAnsi="Helvetica" w:cs="Helvetica"/>
        </w:rPr>
        <w:t>.</w:t>
      </w:r>
      <w:ins w:id="27" w:author="Vishnu Mohan" w:date="2026-04-02T15:22:00Z" w16du:dateUtc="2026-04-02T04:22:00Z">
        <w:r w:rsidR="00867512" w:rsidRPr="00867512">
          <w:rPr>
            <w:rFonts w:ascii="Helvetica" w:eastAsiaTheme="minorEastAsia" w:hAnsi="Helvetica" w:cs="Helvetica"/>
          </w:rPr>
          <w:t xml:space="preserve"> </w:t>
        </w:r>
        <w:r w:rsidR="00867512">
          <w:rPr>
            <w:rFonts w:ascii="Helvetica" w:eastAsiaTheme="minorEastAsia" w:hAnsi="Helvetica" w:cs="Helvetica"/>
          </w:rPr>
          <w:t>Post manipulation, f</w:t>
        </w:r>
        <w:r w:rsidR="00867512" w:rsidRPr="00F953B2">
          <w:rPr>
            <w:rFonts w:ascii="Helvetica" w:eastAsiaTheme="minorEastAsia" w:hAnsi="Helvetica" w:cs="Helvetica"/>
          </w:rPr>
          <w:t xml:space="preserve">usion tolerance to onset asynchrony </w:t>
        </w:r>
        <w:r w:rsidR="00867512">
          <w:rPr>
            <w:rFonts w:ascii="Helvetica" w:eastAsiaTheme="minorEastAsia" w:hAnsi="Helvetica" w:cs="Helvetica"/>
          </w:rPr>
          <w:t>increased dramatically</w:t>
        </w:r>
        <w:r w:rsidR="00867512" w:rsidRPr="00F953B2">
          <w:rPr>
            <w:rFonts w:ascii="Helvetica" w:eastAsiaTheme="minorEastAsia" w:hAnsi="Helvetica" w:cs="Helvetica"/>
          </w:rPr>
          <w:t>, expanding from -</w:t>
        </w:r>
        <w:r w:rsidR="00867512">
          <w:rPr>
            <w:rFonts w:ascii="Helvetica" w:eastAsiaTheme="minorEastAsia" w:hAnsi="Helvetica" w:cs="Helvetica"/>
          </w:rPr>
          <w:t>121</w:t>
        </w:r>
        <w:r w:rsidR="00867512" w:rsidRPr="00F953B2">
          <w:rPr>
            <w:rFonts w:ascii="Helvetica" w:eastAsiaTheme="minorEastAsia" w:hAnsi="Helvetica" w:cs="Helvetica"/>
          </w:rPr>
          <w:t xml:space="preserve"> to +</w:t>
        </w:r>
        <w:r w:rsidR="00867512">
          <w:rPr>
            <w:rFonts w:ascii="Helvetica" w:eastAsiaTheme="minorEastAsia" w:hAnsi="Helvetica" w:cs="Helvetica"/>
          </w:rPr>
          <w:t>93</w:t>
        </w:r>
        <w:r w:rsidR="00867512" w:rsidRPr="00F953B2">
          <w:rPr>
            <w:rFonts w:ascii="Helvetica" w:eastAsiaTheme="minorEastAsia" w:hAnsi="Helvetica" w:cs="Helvetica"/>
          </w:rPr>
          <w:t xml:space="preserve"> ms (</w:t>
        </w:r>
        <w:r w:rsidR="00867512">
          <w:rPr>
            <w:rFonts w:ascii="Helvetica" w:eastAsiaTheme="minorEastAsia" w:hAnsi="Helvetica" w:cs="Helvetica"/>
          </w:rPr>
          <w:t>215</w:t>
        </w:r>
        <w:r w:rsidR="00867512" w:rsidRPr="00F953B2">
          <w:rPr>
            <w:rFonts w:ascii="Helvetica" w:eastAsiaTheme="minorEastAsia" w:hAnsi="Helvetica" w:cs="Helvetica"/>
          </w:rPr>
          <w:t xml:space="preserve"> ms total) </w:t>
        </w:r>
        <w:r w:rsidR="00867512">
          <w:rPr>
            <w:rFonts w:ascii="Helvetica" w:eastAsiaTheme="minorEastAsia" w:hAnsi="Helvetica" w:cs="Helvetica"/>
          </w:rPr>
          <w:t xml:space="preserve">in controls </w:t>
        </w:r>
        <w:r w:rsidR="00867512" w:rsidRPr="00F953B2">
          <w:rPr>
            <w:rFonts w:ascii="Helvetica" w:eastAsiaTheme="minorEastAsia" w:hAnsi="Helvetica" w:cs="Helvetica"/>
          </w:rPr>
          <w:t>to -</w:t>
        </w:r>
        <w:r w:rsidR="00867512">
          <w:rPr>
            <w:rFonts w:ascii="Helvetica" w:eastAsiaTheme="minorEastAsia" w:hAnsi="Helvetica" w:cs="Helvetica"/>
          </w:rPr>
          <w:t>229</w:t>
        </w:r>
        <w:r w:rsidR="00867512" w:rsidRPr="00F953B2">
          <w:rPr>
            <w:rFonts w:ascii="Helvetica" w:eastAsiaTheme="minorEastAsia" w:hAnsi="Helvetica" w:cs="Helvetica"/>
          </w:rPr>
          <w:t xml:space="preserve"> to +</w:t>
        </w:r>
        <w:r w:rsidR="00867512">
          <w:rPr>
            <w:rFonts w:ascii="Helvetica" w:eastAsiaTheme="minorEastAsia" w:hAnsi="Helvetica" w:cs="Helvetica"/>
          </w:rPr>
          <w:t>201</w:t>
        </w:r>
        <w:r w:rsidR="00867512" w:rsidRPr="00F953B2">
          <w:rPr>
            <w:rFonts w:ascii="Helvetica" w:eastAsiaTheme="minorEastAsia" w:hAnsi="Helvetica" w:cs="Helvetica"/>
          </w:rPr>
          <w:t xml:space="preserve"> ms (</w:t>
        </w:r>
        <w:r w:rsidR="00867512">
          <w:rPr>
            <w:rFonts w:ascii="Helvetica" w:eastAsiaTheme="minorEastAsia" w:hAnsi="Helvetica" w:cs="Helvetica"/>
          </w:rPr>
          <w:t>431</w:t>
        </w:r>
        <w:r w:rsidR="00867512" w:rsidRPr="00F953B2">
          <w:rPr>
            <w:rFonts w:ascii="Helvetica" w:eastAsiaTheme="minorEastAsia" w:hAnsi="Helvetica" w:cs="Helvetica"/>
          </w:rPr>
          <w:t xml:space="preserve"> ms total)</w:t>
        </w:r>
        <w:r w:rsidR="00867512">
          <w:rPr>
            <w:rFonts w:ascii="Helvetica" w:eastAsiaTheme="minorEastAsia" w:hAnsi="Helvetica" w:cs="Helvetica"/>
          </w:rPr>
          <w:t xml:space="preserve"> post manipulation</w:t>
        </w:r>
        <w:r w:rsidR="00867512" w:rsidRPr="00F953B2">
          <w:rPr>
            <w:rFonts w:ascii="Helvetica" w:eastAsiaTheme="minorEastAsia" w:hAnsi="Helvetica" w:cs="Helvetica"/>
          </w:rPr>
          <w:t xml:space="preserve">, with the </w:t>
        </w:r>
        <w:r w:rsidR="00867512">
          <w:rPr>
            <w:rFonts w:ascii="Helvetica" w:eastAsiaTheme="minorEastAsia" w:hAnsi="Helvetica" w:cs="Helvetica"/>
          </w:rPr>
          <w:t xml:space="preserve">bulk of the expansion occurring </w:t>
        </w:r>
        <w:r w:rsidR="00867512" w:rsidRPr="00F953B2">
          <w:rPr>
            <w:rFonts w:ascii="Helvetica" w:eastAsiaTheme="minorEastAsia" w:hAnsi="Helvetica" w:cs="Helvetica"/>
          </w:rPr>
          <w:t>on the visual</w:t>
        </w:r>
        <w:r w:rsidR="00867512">
          <w:rPr>
            <w:rFonts w:ascii="Helvetica" w:eastAsiaTheme="minorEastAsia" w:hAnsi="Helvetica" w:cs="Helvetica"/>
          </w:rPr>
          <w:t xml:space="preserve"> </w:t>
        </w:r>
        <w:r w:rsidR="00867512" w:rsidRPr="00F953B2">
          <w:rPr>
            <w:rFonts w:ascii="Helvetica" w:eastAsiaTheme="minorEastAsia" w:hAnsi="Helvetica" w:cs="Helvetica"/>
          </w:rPr>
          <w:t>lead side (</w:t>
        </w:r>
        <w:r w:rsidR="00867512" w:rsidRPr="00DD5010">
          <w:rPr>
            <w:rFonts w:ascii="Helvetica" w:eastAsiaTheme="minorEastAsia" w:hAnsi="Helvetica" w:cs="Helvetica"/>
            <w:b/>
            <w:bCs/>
          </w:rPr>
          <w:t xml:space="preserve">Fig. </w:t>
        </w:r>
        <w:r w:rsidR="00867512" w:rsidRPr="00DD5010">
          <w:rPr>
            <w:rFonts w:ascii="Helvetica" w:eastAsiaTheme="minorEastAsia" w:hAnsi="Helvetica" w:cs="Helvetica"/>
            <w:b/>
            <w:bCs/>
          </w:rPr>
          <w:lastRenderedPageBreak/>
          <w:t>3b</w:t>
        </w:r>
        <w:r w:rsidR="00867512" w:rsidRPr="00F953B2">
          <w:rPr>
            <w:rFonts w:ascii="Helvetica" w:eastAsiaTheme="minorEastAsia" w:hAnsi="Helvetica" w:cs="Helvetica"/>
          </w:rPr>
          <w:t>)</w:t>
        </w:r>
      </w:ins>
      <w:r>
        <w:rPr>
          <w:rFonts w:ascii="Helvetica" w:eastAsiaTheme="minorEastAsia" w:hAnsi="Helvetica" w:cs="Helvetica"/>
        </w:rPr>
        <w:t xml:space="preserve">. </w:t>
      </w:r>
      <w:r w:rsidRPr="00EA2E79">
        <w:rPr>
          <w:rFonts w:ascii="Helvetica" w:eastAsiaTheme="minorEastAsia" w:hAnsi="Helvetica" w:cs="Helvetica"/>
        </w:rPr>
        <w:t>Both the magnitude and asymmetry of this temporal expansion align</w:t>
      </w:r>
      <w:r>
        <w:rPr>
          <w:rFonts w:ascii="Helvetica" w:eastAsiaTheme="minorEastAsia" w:hAnsi="Helvetica" w:cs="Helvetica"/>
        </w:rPr>
        <w:t>s</w:t>
      </w:r>
      <w:r w:rsidRPr="00EA2E79">
        <w:rPr>
          <w:rFonts w:ascii="Helvetica" w:eastAsiaTheme="minorEastAsia" w:hAnsi="Helvetica" w:cs="Helvetica"/>
        </w:rPr>
        <w:t xml:space="preserve"> with behavioural studies in ASD, where individuals consistently show</w:t>
      </w:r>
      <w:r>
        <w:rPr>
          <w:rFonts w:ascii="Helvetica" w:eastAsiaTheme="minorEastAsia" w:hAnsi="Helvetica" w:cs="Helvetica"/>
        </w:rPr>
        <w:t xml:space="preserve"> temporal binding windows</w:t>
      </w:r>
      <w:r w:rsidRPr="00EA2E79">
        <w:rPr>
          <w:rFonts w:ascii="Helvetica" w:eastAsiaTheme="minorEastAsia" w:hAnsi="Helvetica" w:cs="Helvetica"/>
        </w:rPr>
        <w:t xml:space="preserve"> </w:t>
      </w:r>
      <w:r>
        <w:rPr>
          <w:rFonts w:ascii="Helvetica" w:eastAsiaTheme="minorEastAsia" w:hAnsi="Helvetica" w:cs="Helvetica"/>
        </w:rPr>
        <w:t>~</w:t>
      </w:r>
      <w:r w:rsidRPr="00EA2E79">
        <w:rPr>
          <w:rFonts w:ascii="Helvetica" w:eastAsiaTheme="minorEastAsia" w:hAnsi="Helvetica" w:cs="Helvetica"/>
        </w:rPr>
        <w:t>400 ms on flash-beep simultaneity judgments and demonstrate particular difficulty rejecting visual</w:t>
      </w:r>
      <w:r>
        <w:rPr>
          <w:rFonts w:ascii="Helvetica" w:eastAsiaTheme="minorEastAsia" w:hAnsi="Helvetica" w:cs="Helvetica"/>
        </w:rPr>
        <w:t xml:space="preserve"> </w:t>
      </w:r>
      <w:r w:rsidRPr="00EA2E79">
        <w:rPr>
          <w:rFonts w:ascii="Helvetica" w:eastAsiaTheme="minorEastAsia" w:hAnsi="Helvetica" w:cs="Helvetica"/>
        </w:rPr>
        <w:t>first sequences</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{"citationID":"Fesogu8h","properties":{"formattedCitation":"(de Boer-Schellekens, Keetels, et al., 2013a; Foss-Feig et al., 2010; Stevenson, Siemann, et al., 2014)","plainCitation":"(de Boer-Schellekens, Keetels, et al., 2013a; Foss-Feig et al., 2010; Stevenson, Siemann, et al., 2014)","dontUpdate":true,"noteIndex":0},"citationItems":[{"id":719,"uris":["http://zotero.org/users/17556725/items/DF3CQJ3Z","http://zotero.org/users/17556725/items/IZWLQYKG"],"itemData":{"id":719,"type":"article-journal","abstract":"Abrupt click sounds can improve the visual processing of flashes in several ways. Here, we examined this in high functioning adolescents with Autism Spectrum Disorders (ASD) using three tasks: (1) a task where clicks improve sensitivity for visual temporal order (temporal ventriloquism); (2) a task where a click improves visual search (pip-and-pop), and (3) a task where a click speeds up the visual orienting to a peripheral target (clock reading). Adolescents with ASD were, compared to adolescents with typical development (TD), impaired in judgments of visual temporal order, but they were unimpaired in visual search and orienting. Importantly, in all tasks visual performance of the ASD group improved by the presence of clicks by at least equal amounts as in the TD group. This suggests that adolescents and young adults with ASD show no generalized deficit in the multisensory integration of low-level audiovisual stimuli and/or the phasic alerting by abrupt sounds.","container-title":"Neuropsychologia","DOI":"10.1016/j.neuropsychologia.2013.10.005","ISSN":"0028-3932","issue":"14","journalAbbreviation":"Neuropsychologia","page":"3004-3013","source":"ScienceDirect","title":"No evidence for impaired multisensory integration of low-level audiovisual stimuli in adolescents and young adults with autism spectrum disorders","volume":"51","author":[{"family":"Boer-Schellekens","given":"Liselotte","non-dropping-particle":"de"},{"family":"Keetels","given":"Mirjam"},{"family":"Eussen","given":"Mart"},{"family":"Vroomen","given":"Jean"}],"issued":{"date-parts":[["2013",12,1]]}}},{"id":3,"uris":["http://zotero.org/users/17556725/items/5CUWN9LH"],"itemData":{"id":3,"type":"article-journal","abstract":"Autism spectrum disorders (ASD) form a continuum of neurodevelopmental disorders, characterized by deficits in communication and reciprocal social interaction, as well as by repetitive behaviors and restricted interests. Sensory disturbances are also frequently reported in clinical and autobiographical accounts. However, surprisingly few empirical studies have characterized the fundamental features of sensory and multisensory processing in ASD. The current study is structured to test for potential differences in multisensory temporal function in ASD by making use of a temporally dependent, low-level multisensory illusion. In this illusion, the presentation of a single flash of light accompanied by multiple sounds often results in the illusory perception of multiple flashes. By systematically varying the temporal structure of the audiovisual stimuli, a \"temporal window\" within which these stimuli are likely to be bound into a single perceptual entity can be defined. The results of this study revealed that children with ASD report the flash-beep illusion over an extended range of stimulus onset asynchronies relative to children with typical development, suggesting that children with ASD have altered multisensory temporal function. These findings provide valuable new insights into our understanding of sensory processing in ASD and may hold promise for the development of more sensitive diagnostic measures and improved remediation strategies.","container-title":"Experimental Brain Research","DOI":"10.1007/s00221-010-2240-4","ISSN":"1432-1106","issue":"2","journalAbbreviation":"Exp Brain Res","language":"eng","note":"PMID: 20390256\nPMCID: PMC2871100","page":"381-389","source":"PubMed","title":"An extended multisensory temporal binding window in autism spectrum disorders","volume":"203","author":[{"family":"Foss-Feig","given":"Jennifer H."},{"family":"Kwakye","given":"Leslie D."},{"family":"Cascio","given":"Carissa J."},{"family":"Burnette","given":"Courtney P."},{"family":"Kadivar","given":"Haleh"},{"family":"Stone","given":"Wendy L."},{"family":"Wallace","given":"Mark T."}],"issued":{"date-parts":[["2010",6]]}}},{"id":331,"uris":["http://zotero.org/users/17556725/items/JPCU9KZ9","http://zotero.org/users/17556725/items/CB43C9SA"],"itemData":{"id":331,"type":"article-journal","abstract":"The new DSM-5 diagnostic criteria for autism spectrum disorders (ASDs) include sensory disturbances in addition to the well-established language, communication, and social deficits. One sensory disturbance seen in ASD is an impaired ability to integrate multisensory information into a unified percept. This may arise from an underlying impairment in which individuals with ASD have difficulty perceiving the temporal relationship between cross-modal inputs, an important cue for multisensory integration. Such impairments in multisensory processing may cascade into higher-level deficits, impairing day-to-day functioning on tasks, such as speech perception. To investigate multisensory temporal processing deficits in ASD and their links to speech processing, the current study mapped performance on a number of multisensory temporal tasks (with both simple and complex stimuli) onto the ability of individuals with ASD to perceptually bind audiovisual speech signals. High-functioning children with ASD were compared with a group of typically developing children. Performance on the multisensory temporal tasks varied with stimulus complexity for both groups; less precise temporal processing was observed with increasing stimulus complexity. Notably, individuals with ASD showed a speech-specific deficit in multisensory temporal processing. Most importantly, the strength of perceptual binding of audiovisual speech observed in individuals with ASD was strongly related to their low-level multisensory temporal processing abilities. Collectively, the results represent the first to illustrate links between multisensory temporal function and speech processing in ASD, strongly suggesting that deficits in low-level sensory processing may cascade into higher-order domains, such as language and communication.","container-title":"The Journal of Neuroscience: The Official Journal of the Society for Neuroscience","DOI":"10.1523/JNEUROSCI.3615-13.2014","ISSN":"1529-2401","issue":"3","journalAbbreviation":"J Neurosci","language":"eng","note":"PMID: 24431427\nPMCID: PMC3891950","page":"691-697","source":"PubMed","title":"Multisensory temporal integration in autism spectrum disorders","volume":"34","author":[{"family":"Stevenson","given":"Ryan A."},{"family":"Siemann","given":"Justin K."},{"family":"Schneider","given":"Brittany C."},{"family":"Eberly","given":"Haley E."},{"family":"Woynaroski","given":"Tiffany G."},{"family":"Camarata","given":"Stephen M."},{"family":"Wallace","given":"Mark T."}],"issued":{"date-parts":[["2014",1,15]]}}}],"schema":"https://github.com/citation-style-language/schema/raw/master/csl-citation.json"} </w:instrText>
      </w:r>
      <w:r>
        <w:rPr>
          <w:rFonts w:ascii="Helvetica" w:eastAsiaTheme="minorEastAsia" w:hAnsi="Helvetica" w:cs="Helvetica"/>
        </w:rPr>
        <w:fldChar w:fldCharType="separate"/>
      </w:r>
      <w:r w:rsidRPr="00533349">
        <w:rPr>
          <w:rFonts w:ascii="Helvetica" w:hAnsi="Helvetica" w:cs="Helvetica"/>
        </w:rPr>
        <w:t>(de Boer-Schellekens, Keetels, et al., 2013; Foss-Feig et al., 2010; Stevenson, Siemann, et al., 2014)</w:t>
      </w:r>
      <w:r>
        <w:rPr>
          <w:rFonts w:ascii="Helvetica" w:eastAsiaTheme="minorEastAsia" w:hAnsi="Helvetica" w:cs="Helvetica"/>
        </w:rPr>
        <w:fldChar w:fldCharType="end"/>
      </w:r>
      <w:r w:rsidRPr="00EA2E79">
        <w:rPr>
          <w:rFonts w:ascii="Helvetica" w:eastAsiaTheme="minorEastAsia" w:hAnsi="Helvetica" w:cs="Helvetica"/>
        </w:rPr>
        <w:t>.</w:t>
      </w:r>
      <w:r>
        <w:rPr>
          <w:rFonts w:ascii="Helvetica" w:eastAsiaTheme="minorEastAsia" w:hAnsi="Helvetica" w:cs="Helvetica"/>
        </w:rPr>
        <w:t xml:space="preserve"> </w:t>
      </w:r>
      <w:r w:rsidRPr="00BB15A2">
        <w:rPr>
          <w:rFonts w:ascii="Helvetica" w:eastAsiaTheme="minorEastAsia" w:hAnsi="Helvetica" w:cs="Helvetica"/>
        </w:rPr>
        <w:t>Within</w:t>
      </w:r>
      <w:r w:rsidRPr="00BB15A2" w:rsidDel="007F2B21">
        <w:rPr>
          <w:rFonts w:ascii="Helvetica" w:eastAsiaTheme="minorEastAsia" w:hAnsi="Helvetica" w:cs="Helvetica"/>
        </w:rPr>
        <w:t xml:space="preserve"> </w:t>
      </w:r>
      <w:r>
        <w:rPr>
          <w:rFonts w:ascii="Helvetica" w:eastAsiaTheme="minorEastAsia" w:hAnsi="Helvetica" w:cs="Helvetica"/>
        </w:rPr>
        <w:t>the</w:t>
      </w:r>
      <w:r w:rsidRPr="00BB15A2">
        <w:rPr>
          <w:rFonts w:ascii="Helvetica" w:eastAsiaTheme="minorEastAsia" w:hAnsi="Helvetica" w:cs="Helvetica"/>
        </w:rPr>
        <w:t xml:space="preserve"> network architecture, reduced adaptation</w:t>
      </w:r>
      <w:r>
        <w:rPr>
          <w:rFonts w:ascii="Helvetica" w:eastAsiaTheme="minorEastAsia" w:hAnsi="Helvetica" w:cs="Helvetica"/>
        </w:rPr>
        <w:t xml:space="preserve"> (and thus uncontrolled spiking)</w:t>
      </w:r>
      <w:r w:rsidRPr="00BB15A2" w:rsidDel="007F2B21">
        <w:rPr>
          <w:rFonts w:ascii="Helvetica" w:eastAsiaTheme="minorEastAsia" w:hAnsi="Helvetica" w:cs="Helvetica"/>
        </w:rPr>
        <w:t xml:space="preserve"> </w:t>
      </w:r>
      <w:r w:rsidRPr="00BB15A2">
        <w:rPr>
          <w:rFonts w:ascii="Helvetica" w:eastAsiaTheme="minorEastAsia" w:hAnsi="Helvetica" w:cs="Helvetica"/>
        </w:rPr>
        <w:t>prolong</w:t>
      </w:r>
      <w:r>
        <w:rPr>
          <w:rFonts w:ascii="Helvetica" w:eastAsiaTheme="minorEastAsia" w:hAnsi="Helvetica" w:cs="Helvetica"/>
        </w:rPr>
        <w:t>s</w:t>
      </w:r>
      <w:r w:rsidRPr="00BB15A2">
        <w:rPr>
          <w:rFonts w:ascii="Helvetica" w:eastAsiaTheme="minorEastAsia" w:hAnsi="Helvetica" w:cs="Helvetica"/>
        </w:rPr>
        <w:t xml:space="preserve"> NMDA-mediated depolarization, potentially extending the window during which late</w:t>
      </w:r>
      <w:r>
        <w:rPr>
          <w:rFonts w:ascii="Helvetica" w:eastAsiaTheme="minorEastAsia" w:hAnsi="Helvetica" w:cs="Helvetica"/>
        </w:rPr>
        <w:t xml:space="preserve"> </w:t>
      </w:r>
      <w:r w:rsidRPr="00BB15A2">
        <w:rPr>
          <w:rFonts w:ascii="Helvetica" w:eastAsiaTheme="minorEastAsia" w:hAnsi="Helvetica" w:cs="Helvetica"/>
        </w:rPr>
        <w:t>arriving auditory signals can trigger multisensory enhancement. This mechanism is consistent with evidence of altered NMDA receptor expression and function in ASD, particularly in subcortical structures involved in sensory integration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{"citationID":"tqhSuV69","properties":{"formattedCitation":"(Won et al., 2012)","plainCitation":"(Won et al., 2012)","noteIndex":0},"citationItems":[{"id":732,"uris":["http://zotero.org/users/17556725/items/YQZ3RTSN"],"itemData":{"id":732,"type":"article-journal","abstract":"Autism spectrum disorder (ASD) is a group of conditions characterized by impaired social interaction and communication, and restricted and repetitive behaviours. ASD is a highly heritable disorder involving various genetic determinants. Shank2 (also known as ProSAP1) is a multi-domain scaffolding protein and signalling adaptor enriched at excitatory neuronal synapses, and mutations in the human SHANK2 gene have recently been associated with ASD and intellectual disability. Although ASD-associated genes are being increasingly identified and studied using various approaches, including mouse genetics, further efforts are required to delineate important causal mechanisms with the potential for therapeutic application. Here we show that Shank2-mutant (Shank2(-/-)) mice carrying a mutation identical to the ASD-associated microdeletion in the human SHANK2 gene exhibit ASD-like behaviours including reduced social interaction, reduced social communication by ultrasonic vocalizations, and repetitive jumping. These mice show a marked decrease in NMDA (N-methyl-D-aspartate) glutamate receptor (NMDAR) function. Direct stimulation of NMDARs with D-cycloserine, a partial agonist of NMDARs, normalizes NMDAR function and improves social interaction in Shank2(-/-) mice. Furthermore, treatment of Shank2(-/-) mice with a positive allosteric modulator of metabotropic glutamate receptor 5 (mGluR5), which enhances NMDAR function via mGluR5 activation, also normalizes NMDAR function and markedly enhances social interaction. These results suggest that reduced NMDAR function may contribute to the development of ASD-like phenotypes in Shank2(-/-) mice, and mGluR modulation of NMDARs offers a potential strategy to treat ASD.","container-title":"Nature","DOI":"10.1038/nature11208","ISSN":"1476-4687","issue":"7402","journalAbbreviation":"Nature","language":"eng","note":"PMID: 22699620","page":"261-265","source":"PubMed","title":"Autistic-like social behaviour in Shank2-mutant mice improved by restoring NMDA receptor function","volume":"486","author":[{"family":"Won","given":"Hyejung"},{"family":"Lee","given":"Hye-Ryeon"},{"family":"Gee","given":"Heon Yung"},{"family":"Mah","given":"Won"},{"family":"Kim","given":"Jae-Ick"},{"family":"Lee","given":"Jiseok"},{"family":"Ha","given":"Seungmin"},{"family":"Chung","given":"Changuk"},{"family":"Jung","given":"Eun Suk"},{"family":"Cho","given":"Yi Sul"},{"family":"Park","given":"Sae-Geun"},{"family":"Lee","given":"Jung-Soo"},{"family":"Lee","given":"Kyungmin"},{"family":"Kim","given":"Daesoo"},{"family":"Bae","given":"Yong Chul"},{"family":"Kaang","given":"Bong-Kiun"},{"family":"Lee","given":"Min Goo"},{"family":"Kim","given":"Eunjoon"}],"issued":{"date-parts":[["2012",6,13]]}}}],"schema":"https://github.com/citation-style-language/schema/raw/master/csl-citation.json"} </w:instrText>
      </w:r>
      <w:r>
        <w:rPr>
          <w:rFonts w:ascii="Helvetica" w:eastAsiaTheme="minorEastAsia" w:hAnsi="Helvetica" w:cs="Helvetica"/>
        </w:rPr>
        <w:fldChar w:fldCharType="separate"/>
      </w:r>
      <w:r w:rsidRPr="00845E86">
        <w:rPr>
          <w:rFonts w:ascii="Helvetica" w:hAnsi="Helvetica" w:cs="Helvetica"/>
        </w:rPr>
        <w:t>(Won et al., 2012)</w:t>
      </w:r>
      <w:r>
        <w:rPr>
          <w:rFonts w:ascii="Helvetica" w:eastAsiaTheme="minorEastAsia" w:hAnsi="Helvetica" w:cs="Helvetica"/>
        </w:rPr>
        <w:fldChar w:fldCharType="end"/>
      </w:r>
      <w:r w:rsidRPr="00BB15A2">
        <w:rPr>
          <w:rFonts w:ascii="Helvetica" w:eastAsiaTheme="minorEastAsia" w:hAnsi="Helvetica" w:cs="Helvetica"/>
        </w:rPr>
        <w:t>.</w:t>
      </w:r>
    </w:p>
    <w:p w14:paraId="0CC527D7" w14:textId="08E87B64" w:rsidR="00B063EB" w:rsidRDefault="00B063EB" w:rsidP="00B063EB">
      <w:pPr>
        <w:spacing w:after="0" w:line="360" w:lineRule="auto"/>
        <w:jc w:val="both"/>
        <w:rPr>
          <w:rFonts w:ascii="Helvetica" w:eastAsiaTheme="minorEastAsia" w:hAnsi="Helvetica" w:cs="Helvetica"/>
        </w:rPr>
      </w:pPr>
      <w:r>
        <w:rPr>
          <w:rFonts w:ascii="Helvetica" w:eastAsiaTheme="minorEastAsia" w:hAnsi="Helvetica" w:cs="Helvetica"/>
        </w:rPr>
        <w:tab/>
      </w:r>
      <w:r w:rsidRPr="005961AB">
        <w:rPr>
          <w:rFonts w:ascii="Helvetica" w:eastAsiaTheme="minorEastAsia" w:hAnsi="Helvetica" w:cs="Helvetica"/>
        </w:rPr>
        <w:t xml:space="preserve">The expanded binding windows </w:t>
      </w:r>
      <w:r>
        <w:rPr>
          <w:rFonts w:ascii="Helvetica" w:eastAsiaTheme="minorEastAsia" w:hAnsi="Helvetica" w:cs="Helvetica"/>
        </w:rPr>
        <w:t>exhibited by the modified</w:t>
      </w:r>
      <w:r w:rsidRPr="005961AB" w:rsidDel="009F103F">
        <w:rPr>
          <w:rFonts w:ascii="Helvetica" w:eastAsiaTheme="minorEastAsia" w:hAnsi="Helvetica" w:cs="Helvetica"/>
        </w:rPr>
        <w:t xml:space="preserve"> </w:t>
      </w:r>
      <w:r>
        <w:rPr>
          <w:rFonts w:ascii="Helvetica" w:eastAsiaTheme="minorEastAsia" w:hAnsi="Helvetica" w:cs="Helvetica"/>
        </w:rPr>
        <w:t>network</w:t>
      </w:r>
      <w:r w:rsidRPr="005961AB">
        <w:rPr>
          <w:rFonts w:ascii="Helvetica" w:eastAsiaTheme="minorEastAsia" w:hAnsi="Helvetica" w:cs="Helvetica"/>
        </w:rPr>
        <w:t xml:space="preserve"> were accompanied by degraded localization performance (</w:t>
      </w:r>
      <w:r w:rsidRPr="00DD5010">
        <w:rPr>
          <w:rFonts w:ascii="Helvetica" w:eastAsiaTheme="minorEastAsia" w:hAnsi="Helvetica" w:cs="Helvetica"/>
          <w:b/>
          <w:bCs/>
        </w:rPr>
        <w:t>Fig. 3c</w:t>
      </w:r>
      <w:r w:rsidRPr="005961AB">
        <w:rPr>
          <w:rFonts w:ascii="Helvetica" w:eastAsiaTheme="minorEastAsia" w:hAnsi="Helvetica" w:cs="Helvetica"/>
        </w:rPr>
        <w:t xml:space="preserve">). Sensitivity (1/σ) decreased by approximately </w:t>
      </w:r>
      <w:r>
        <w:rPr>
          <w:rFonts w:ascii="Helvetica" w:eastAsiaTheme="minorEastAsia" w:hAnsi="Helvetica" w:cs="Helvetica"/>
        </w:rPr>
        <w:t>23</w:t>
      </w:r>
      <w:r w:rsidRPr="005961AB">
        <w:rPr>
          <w:rFonts w:ascii="Helvetica" w:eastAsiaTheme="minorEastAsia" w:hAnsi="Helvetica" w:cs="Helvetica"/>
        </w:rPr>
        <w:t xml:space="preserve">% for </w:t>
      </w:r>
      <w:r>
        <w:rPr>
          <w:rFonts w:ascii="Helvetica" w:eastAsiaTheme="minorEastAsia" w:hAnsi="Helvetica" w:cs="Helvetica"/>
        </w:rPr>
        <w:t>unimodal</w:t>
      </w:r>
      <w:r w:rsidRPr="005961AB">
        <w:rPr>
          <w:rFonts w:ascii="Helvetica" w:eastAsiaTheme="minorEastAsia" w:hAnsi="Helvetica" w:cs="Helvetica"/>
        </w:rPr>
        <w:t xml:space="preserve"> and </w:t>
      </w:r>
      <w:r>
        <w:rPr>
          <w:rFonts w:ascii="Helvetica" w:eastAsiaTheme="minorEastAsia" w:hAnsi="Helvetica" w:cs="Helvetica"/>
        </w:rPr>
        <w:t>37</w:t>
      </w:r>
      <w:r w:rsidRPr="005961AB">
        <w:rPr>
          <w:rFonts w:ascii="Helvetica" w:eastAsiaTheme="minorEastAsia" w:hAnsi="Helvetica" w:cs="Helvetica"/>
        </w:rPr>
        <w:t>% for bimodal stimulation</w:t>
      </w:r>
      <w:r>
        <w:rPr>
          <w:rFonts w:ascii="Helvetica" w:eastAsiaTheme="minorEastAsia" w:hAnsi="Helvetica" w:cs="Helvetica"/>
        </w:rPr>
        <w:t>,</w:t>
      </w:r>
      <w:r w:rsidRPr="005961AB">
        <w:rPr>
          <w:rFonts w:ascii="Helvetica" w:eastAsiaTheme="minorEastAsia" w:hAnsi="Helvetica" w:cs="Helvetica"/>
        </w:rPr>
        <w:t xml:space="preserve"> relative to controls. The typical multisensory benefit</w:t>
      </w:r>
      <w:r>
        <w:rPr>
          <w:rFonts w:ascii="Helvetica" w:eastAsiaTheme="minorEastAsia" w:hAnsi="Helvetica" w:cs="Helvetica"/>
        </w:rPr>
        <w:t xml:space="preserve"> (</w:t>
      </w:r>
      <w:r w:rsidRPr="005961AB">
        <w:rPr>
          <w:rFonts w:ascii="Helvetica" w:eastAsiaTheme="minorEastAsia" w:hAnsi="Helvetica" w:cs="Helvetica"/>
        </w:rPr>
        <w:t>whereby sensitivity</w:t>
      </w:r>
      <w:r>
        <w:rPr>
          <w:rFonts w:ascii="Helvetica" w:eastAsiaTheme="minorEastAsia" w:hAnsi="Helvetica" w:cs="Helvetica"/>
        </w:rPr>
        <w:t xml:space="preserve"> to </w:t>
      </w:r>
      <w:r w:rsidRPr="005961AB">
        <w:rPr>
          <w:rFonts w:ascii="Helvetica" w:eastAsiaTheme="minorEastAsia" w:hAnsi="Helvetica" w:cs="Helvetica"/>
        </w:rPr>
        <w:t>bimodal</w:t>
      </w:r>
      <w:r>
        <w:rPr>
          <w:rFonts w:ascii="Helvetica" w:eastAsiaTheme="minorEastAsia" w:hAnsi="Helvetica" w:cs="Helvetica"/>
        </w:rPr>
        <w:t xml:space="preserve"> stimulation</w:t>
      </w:r>
      <w:r w:rsidRPr="005961AB">
        <w:rPr>
          <w:rFonts w:ascii="Helvetica" w:eastAsiaTheme="minorEastAsia" w:hAnsi="Helvetica" w:cs="Helvetica"/>
        </w:rPr>
        <w:t xml:space="preserve"> exceeds </w:t>
      </w:r>
      <w:r>
        <w:rPr>
          <w:rFonts w:ascii="Helvetica" w:eastAsiaTheme="minorEastAsia" w:hAnsi="Helvetica" w:cs="Helvetica"/>
        </w:rPr>
        <w:t>that to both</w:t>
      </w:r>
      <w:r w:rsidRPr="005961AB">
        <w:rPr>
          <w:rFonts w:ascii="Helvetica" w:eastAsiaTheme="minorEastAsia" w:hAnsi="Helvetica" w:cs="Helvetica"/>
        </w:rPr>
        <w:t xml:space="preserve"> </w:t>
      </w:r>
      <w:r>
        <w:rPr>
          <w:rFonts w:ascii="Helvetica" w:eastAsiaTheme="minorEastAsia" w:hAnsi="Helvetica" w:cs="Helvetica"/>
        </w:rPr>
        <w:t>unimodal</w:t>
      </w:r>
      <w:r w:rsidRPr="005961AB">
        <w:rPr>
          <w:rFonts w:ascii="Helvetica" w:eastAsiaTheme="minorEastAsia" w:hAnsi="Helvetica" w:cs="Helvetica"/>
        </w:rPr>
        <w:t xml:space="preserve"> </w:t>
      </w:r>
      <w:r>
        <w:rPr>
          <w:rFonts w:ascii="Helvetica" w:eastAsiaTheme="minorEastAsia" w:hAnsi="Helvetica" w:cs="Helvetica"/>
        </w:rPr>
        <w:t xml:space="preserve">stimuli) </w:t>
      </w:r>
      <w:r w:rsidRPr="005961AB">
        <w:rPr>
          <w:rFonts w:ascii="Helvetica" w:eastAsiaTheme="minorEastAsia" w:hAnsi="Helvetica" w:cs="Helvetica"/>
        </w:rPr>
        <w:t xml:space="preserve">was substantially diminished in adaptation-reduced networks. Control networks showed </w:t>
      </w:r>
      <w:r>
        <w:rPr>
          <w:rFonts w:ascii="Helvetica" w:eastAsiaTheme="minorEastAsia" w:hAnsi="Helvetica" w:cs="Helvetica"/>
        </w:rPr>
        <w:t>19</w:t>
      </w:r>
      <w:r w:rsidRPr="005961AB">
        <w:rPr>
          <w:rFonts w:ascii="Helvetica" w:eastAsiaTheme="minorEastAsia" w:hAnsi="Helvetica" w:cs="Helvetica"/>
        </w:rPr>
        <w:t xml:space="preserve">% enhancement for </w:t>
      </w:r>
      <w:r>
        <w:rPr>
          <w:rFonts w:ascii="Helvetica" w:eastAsiaTheme="minorEastAsia" w:hAnsi="Helvetica" w:cs="Helvetica"/>
        </w:rPr>
        <w:t>multisensory</w:t>
      </w:r>
      <w:r w:rsidRPr="005961AB">
        <w:rPr>
          <w:rFonts w:ascii="Helvetica" w:eastAsiaTheme="minorEastAsia" w:hAnsi="Helvetica" w:cs="Helvetica"/>
        </w:rPr>
        <w:t xml:space="preserve"> </w:t>
      </w:r>
      <w:r>
        <w:rPr>
          <w:rFonts w:ascii="Helvetica" w:eastAsiaTheme="minorEastAsia" w:hAnsi="Helvetica" w:cs="Helvetica"/>
        </w:rPr>
        <w:t>compared to</w:t>
      </w:r>
      <w:r w:rsidRPr="005961AB">
        <w:rPr>
          <w:rFonts w:ascii="Helvetica" w:eastAsiaTheme="minorEastAsia" w:hAnsi="Helvetica" w:cs="Helvetica"/>
        </w:rPr>
        <w:t xml:space="preserve"> </w:t>
      </w:r>
      <w:r>
        <w:rPr>
          <w:rFonts w:ascii="Helvetica" w:eastAsiaTheme="minorEastAsia" w:hAnsi="Helvetica" w:cs="Helvetica"/>
        </w:rPr>
        <w:t>(</w:t>
      </w:r>
      <w:r w:rsidRPr="005961AB">
        <w:rPr>
          <w:rFonts w:ascii="Helvetica" w:eastAsiaTheme="minorEastAsia" w:hAnsi="Helvetica" w:cs="Helvetica"/>
        </w:rPr>
        <w:t>best</w:t>
      </w:r>
      <w:r>
        <w:rPr>
          <w:rFonts w:ascii="Helvetica" w:eastAsiaTheme="minorEastAsia" w:hAnsi="Helvetica" w:cs="Helvetica"/>
        </w:rPr>
        <w:t>)</w:t>
      </w:r>
      <w:r w:rsidRPr="005961AB">
        <w:rPr>
          <w:rFonts w:ascii="Helvetica" w:eastAsiaTheme="minorEastAsia" w:hAnsi="Helvetica" w:cs="Helvetica"/>
        </w:rPr>
        <w:t xml:space="preserve"> unisensory performance, while </w:t>
      </w:r>
      <w:r>
        <w:rPr>
          <w:rFonts w:ascii="Helvetica" w:eastAsiaTheme="minorEastAsia" w:hAnsi="Helvetica" w:cs="Helvetica"/>
        </w:rPr>
        <w:t>perturbed</w:t>
      </w:r>
      <w:r w:rsidRPr="005961AB">
        <w:rPr>
          <w:rFonts w:ascii="Helvetica" w:eastAsiaTheme="minorEastAsia" w:hAnsi="Helvetica" w:cs="Helvetica"/>
        </w:rPr>
        <w:t xml:space="preserve"> networks </w:t>
      </w:r>
      <w:r>
        <w:rPr>
          <w:rFonts w:ascii="Helvetica" w:eastAsiaTheme="minorEastAsia" w:hAnsi="Helvetica" w:cs="Helvetica"/>
        </w:rPr>
        <w:t>showed a</w:t>
      </w:r>
      <w:r w:rsidRPr="005961AB">
        <w:rPr>
          <w:rFonts w:ascii="Helvetica" w:eastAsiaTheme="minorEastAsia" w:hAnsi="Helvetica" w:cs="Helvetica"/>
        </w:rPr>
        <w:t xml:space="preserve"> </w:t>
      </w:r>
      <w:r>
        <w:rPr>
          <w:rFonts w:ascii="Helvetica" w:eastAsiaTheme="minorEastAsia" w:hAnsi="Helvetica" w:cs="Helvetica"/>
        </w:rPr>
        <w:t>4.6</w:t>
      </w:r>
      <w:r w:rsidRPr="005961AB">
        <w:rPr>
          <w:rFonts w:ascii="Helvetica" w:eastAsiaTheme="minorEastAsia" w:hAnsi="Helvetica" w:cs="Helvetica"/>
        </w:rPr>
        <w:t xml:space="preserve">% </w:t>
      </w:r>
      <w:r>
        <w:rPr>
          <w:rFonts w:ascii="Helvetica" w:eastAsiaTheme="minorEastAsia" w:hAnsi="Helvetica" w:cs="Helvetica"/>
        </w:rPr>
        <w:t>diminution</w:t>
      </w:r>
      <w:r w:rsidRPr="005961AB">
        <w:rPr>
          <w:rFonts w:ascii="Helvetica" w:eastAsiaTheme="minorEastAsia" w:hAnsi="Helvetica" w:cs="Helvetica"/>
        </w:rPr>
        <w:t>. Th</w:t>
      </w:r>
      <w:r>
        <w:rPr>
          <w:rFonts w:ascii="Helvetica" w:eastAsiaTheme="minorEastAsia" w:hAnsi="Helvetica" w:cs="Helvetica"/>
        </w:rPr>
        <w:t>ese findings</w:t>
      </w:r>
      <w:r w:rsidRPr="005961AB">
        <w:rPr>
          <w:rFonts w:ascii="Helvetica" w:eastAsiaTheme="minorEastAsia" w:hAnsi="Helvetica" w:cs="Helvetica"/>
        </w:rPr>
        <w:t xml:space="preserve"> </w:t>
      </w:r>
      <w:r>
        <w:rPr>
          <w:rFonts w:ascii="Helvetica" w:eastAsiaTheme="minorEastAsia" w:hAnsi="Helvetica" w:cs="Helvetica"/>
        </w:rPr>
        <w:t>suggest</w:t>
      </w:r>
      <w:r w:rsidRPr="005961AB">
        <w:rPr>
          <w:rFonts w:ascii="Helvetica" w:eastAsiaTheme="minorEastAsia" w:hAnsi="Helvetica" w:cs="Helvetica"/>
        </w:rPr>
        <w:t xml:space="preserve"> that the mechanism </w:t>
      </w:r>
      <w:r>
        <w:rPr>
          <w:rFonts w:ascii="Helvetica" w:eastAsiaTheme="minorEastAsia" w:hAnsi="Helvetica" w:cs="Helvetica"/>
        </w:rPr>
        <w:t xml:space="preserve">contributing to </w:t>
      </w:r>
      <w:r w:rsidRPr="005961AB">
        <w:rPr>
          <w:rFonts w:ascii="Helvetica" w:eastAsiaTheme="minorEastAsia" w:hAnsi="Helvetica" w:cs="Helvetica"/>
        </w:rPr>
        <w:t>broaden</w:t>
      </w:r>
      <w:r>
        <w:rPr>
          <w:rFonts w:ascii="Helvetica" w:eastAsiaTheme="minorEastAsia" w:hAnsi="Helvetica" w:cs="Helvetica"/>
        </w:rPr>
        <w:t>ing of the</w:t>
      </w:r>
      <w:r w:rsidRPr="005961AB">
        <w:rPr>
          <w:rFonts w:ascii="Helvetica" w:eastAsiaTheme="minorEastAsia" w:hAnsi="Helvetica" w:cs="Helvetica"/>
        </w:rPr>
        <w:t xml:space="preserve"> integration windows </w:t>
      </w:r>
      <w:r>
        <w:rPr>
          <w:rFonts w:ascii="Helvetica" w:eastAsiaTheme="minorEastAsia" w:hAnsi="Helvetica" w:cs="Helvetica"/>
        </w:rPr>
        <w:t>may also increase</w:t>
      </w:r>
      <w:r w:rsidRPr="005961AB">
        <w:rPr>
          <w:rFonts w:ascii="Helvetica" w:eastAsiaTheme="minorEastAsia" w:hAnsi="Helvetica" w:cs="Helvetica"/>
        </w:rPr>
        <w:t xml:space="preserve"> response variability, degrading the signal-to-noise ratio that </w:t>
      </w:r>
      <w:r>
        <w:rPr>
          <w:rFonts w:ascii="Helvetica" w:eastAsiaTheme="minorEastAsia" w:hAnsi="Helvetica" w:cs="Helvetica"/>
        </w:rPr>
        <w:t>typically</w:t>
      </w:r>
      <w:r w:rsidRPr="005961AB">
        <w:rPr>
          <w:rFonts w:ascii="Helvetica" w:eastAsiaTheme="minorEastAsia" w:hAnsi="Helvetica" w:cs="Helvetica"/>
        </w:rPr>
        <w:t xml:space="preserve"> enhances </w:t>
      </w:r>
      <w:r>
        <w:rPr>
          <w:rFonts w:ascii="Helvetica" w:eastAsiaTheme="minorEastAsia" w:hAnsi="Helvetica" w:cs="Helvetica"/>
        </w:rPr>
        <w:t>multisensory</w:t>
      </w:r>
      <w:r w:rsidRPr="005961AB">
        <w:rPr>
          <w:rFonts w:ascii="Helvetica" w:eastAsiaTheme="minorEastAsia" w:hAnsi="Helvetica" w:cs="Helvetica"/>
        </w:rPr>
        <w:t xml:space="preserve"> localization. </w:t>
      </w:r>
      <w:r>
        <w:rPr>
          <w:rFonts w:ascii="Helvetica" w:eastAsiaTheme="minorEastAsia" w:hAnsi="Helvetica" w:cs="Helvetica"/>
        </w:rPr>
        <w:t>Our results</w:t>
      </w:r>
      <w:r w:rsidRPr="005961AB">
        <w:rPr>
          <w:rFonts w:ascii="Helvetica" w:eastAsiaTheme="minorEastAsia" w:hAnsi="Helvetica" w:cs="Helvetica"/>
        </w:rPr>
        <w:t xml:space="preserve"> parallel the </w:t>
      </w:r>
      <w:r>
        <w:rPr>
          <w:rFonts w:ascii="Helvetica" w:eastAsiaTheme="minorEastAsia" w:hAnsi="Helvetica" w:cs="Helvetica"/>
        </w:rPr>
        <w:t>contrasting</w:t>
      </w:r>
      <w:r w:rsidRPr="005961AB">
        <w:rPr>
          <w:rFonts w:ascii="Helvetica" w:eastAsiaTheme="minorEastAsia" w:hAnsi="Helvetica" w:cs="Helvetica"/>
        </w:rPr>
        <w:t xml:space="preserve"> combination of enhanced binding yet reduced behavioural benefit from multisensory integration commonly observed in ASD</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{"citationID":"98SNNXwx","properties":{"formattedCitation":"(Noel et al., 2022; Ostrolenk et al., 2019)","plainCitation":"(Noel et al., 2022; Ostrolenk et al., 2019)","noteIndex":0},"citationItems":[{"id":716,"uris":["http://zotero.org/users/17556725/items/PPQZUCWA"],"itemData":{"id":716,"type":"article-journal","abstract":"Autism spectrum disorder (ASD) is characterized by a panoply of social, communicative, and sensory anomalies. As such, a central goal of computational psychiatry is to ascribe the heterogenous phenotypes observed in ASD to a limited set of canonical ...","container-title":"eLife","DOI":"10.7554/eLife.71866","language":"en","note":"PMID: 35579424","page":"e71866","source":"pmc.ncbi.nlm.nih.gov","title":"Aberrant causal inference and presence of a compensatory mechanism in autism spectrum disorder","volume":"11","author":[{"family":"Noel","given":"Jean-Paul"},{"family":"Shivkumar","given":"Sabyasachi"},{"family":"Dokka","given":"Kalpana"},{"family":"Haefner","given":"Ralf M."},{"family":"Angelaki","given":"Dora E."}],"issued":{"date-parts":[["2022",5,17]]}}},{"id":736,"uris":["http://zotero.org/users/17556725/items/QTDCYTD9"],"itemData":{"id":736,"type":"article-journal","abstract":"Individuals with autism are reported to integrate information from visual and auditory channels in an idiosyncratic way. Multisensory integration (MSI) of simple, non-social stimuli (i.e., flashes and beeps) was evaluated in adolescents and adults with (n = 20) and without autism (n = 19) using a reaction time (RT) paradigm using audio, visual, and audiovisual stimuli. For each participant, the race model analysis compares the RTs on the audiovisual condition to a bound value computed from the unimodal RTs that reflects the effect of redundancy. If the actual audiovisual RTs are significantly faster than this bound, the race model is violated, indicating evidence of MSI. Our results show that the race model violation occurred only for the typically-developing (TD) group. While the TD group shows evidence of MSI, the autism group does not. These results suggest that multisensory integration of simple information, void of social content or complexity, is altered in autism. Individuals with autism may not benefit from the advantage conferred by multisensory stimulation to the same extent as TD individuals. Altered MSI for simple, non-social information may have cascading effects on more complex perceptual processes related to language and behaviour in autism.","container-title":"Scientific Reports","DOI":"10.1038/s41598-019-48413-9","ISSN":"2045-2322","issue":"1","journalAbbreviation":"Sci Rep","language":"eng","note":"PMID: 31427634\nPMCID: PMC6700191","page":"11965","source":"PubMed","title":"Reduced multisensory facilitation in adolescents and adults on the Autism Spectrum","volume":"9","author":[{"family":"Ostrolenk","given":"Alexia"},{"family":"Bao","given":"Vanessa A."},{"family":"Mottron","given":"Laurent"},{"family":"Collignon","given":"Olivier"},{"family":"Bertone","given":"Armando"}],"issued":{"date-parts":[["2019",8,19]]}}}],"schema":"https://github.com/citation-style-language/schema/raw/master/csl-citation.json"} </w:instrText>
      </w:r>
      <w:r>
        <w:rPr>
          <w:rFonts w:ascii="Helvetica" w:eastAsiaTheme="minorEastAsia" w:hAnsi="Helvetica" w:cs="Helvetica"/>
        </w:rPr>
        <w:fldChar w:fldCharType="separate"/>
      </w:r>
      <w:r w:rsidRPr="00C8191E">
        <w:rPr>
          <w:rFonts w:ascii="Helvetica" w:hAnsi="Helvetica" w:cs="Helvetica"/>
        </w:rPr>
        <w:t>(Noel et al., 2022; Ostrolenk et al., 2019)</w:t>
      </w:r>
      <w:r>
        <w:rPr>
          <w:rFonts w:ascii="Helvetica" w:eastAsiaTheme="minorEastAsia" w:hAnsi="Helvetica" w:cs="Helvetica"/>
        </w:rPr>
        <w:fldChar w:fldCharType="end"/>
      </w:r>
      <w:r w:rsidRPr="005961AB">
        <w:rPr>
          <w:rFonts w:ascii="Helvetica" w:eastAsiaTheme="minorEastAsia" w:hAnsi="Helvetica" w:cs="Helvetica"/>
        </w:rPr>
        <w:t xml:space="preserve">. </w:t>
      </w:r>
    </w:p>
    <w:p w14:paraId="0296196F" w14:textId="699A5D88" w:rsidR="00B063EB" w:rsidRDefault="00B063EB" w:rsidP="00B063EB">
      <w:pPr>
        <w:spacing w:after="0" w:line="360" w:lineRule="auto"/>
        <w:jc w:val="both"/>
        <w:rPr>
          <w:rFonts w:ascii="Helvetica" w:eastAsiaTheme="minorEastAsia" w:hAnsi="Helvetica" w:cs="Helvetica"/>
        </w:rPr>
      </w:pPr>
      <w:r>
        <w:rPr>
          <w:rFonts w:ascii="Helvetica" w:eastAsiaTheme="minorEastAsia" w:hAnsi="Helvetica" w:cs="Helvetica"/>
        </w:rPr>
        <w:tab/>
        <w:t>Reducing</w:t>
      </w:r>
      <w:r w:rsidRPr="00412630">
        <w:rPr>
          <w:rFonts w:ascii="Helvetica" w:eastAsiaTheme="minorEastAsia" w:hAnsi="Helvetica" w:cs="Helvetica"/>
        </w:rPr>
        <w:t xml:space="preserve"> spike-frequency adaptation fundamentally altered network dynamics by allowing </w:t>
      </w:r>
      <w:r>
        <w:rPr>
          <w:rFonts w:ascii="Helvetica" w:eastAsiaTheme="minorEastAsia" w:hAnsi="Helvetica" w:cs="Helvetica"/>
        </w:rPr>
        <w:t>multisensory</w:t>
      </w:r>
      <w:r w:rsidRPr="00412630">
        <w:rPr>
          <w:rFonts w:ascii="Helvetica" w:eastAsiaTheme="minorEastAsia" w:hAnsi="Helvetica" w:cs="Helvetica"/>
        </w:rPr>
        <w:t xml:space="preserve"> neurons to maintain prolonged depolarisation, thus extending the window over which incoming sensory signals could summate effectively. Under normal conditions, adaptation currents quickly repolarise neurons after firing, sharply restricting the temporal window for multisensory integration. Without this rapid repolarisation, NMDA receptors remained partially unblocked for an extended duration</w:t>
      </w:r>
      <w:r>
        <w:rPr>
          <w:rFonts w:ascii="Helvetica" w:eastAsiaTheme="minorEastAsia" w:hAnsi="Helvetica" w:cs="Helvetica"/>
        </w:rPr>
        <w:t xml:space="preserve"> (17% compare</w:t>
      </w:r>
      <w:r w:rsidR="003A521B">
        <w:rPr>
          <w:rFonts w:ascii="Helvetica" w:eastAsiaTheme="minorEastAsia" w:hAnsi="Helvetica" w:cs="Helvetica"/>
        </w:rPr>
        <w:t>d</w:t>
      </w:r>
      <w:r>
        <w:rPr>
          <w:rFonts w:ascii="Helvetica" w:eastAsiaTheme="minorEastAsia" w:hAnsi="Helvetica" w:cs="Helvetica"/>
        </w:rPr>
        <w:t xml:space="preserve"> to 10%)</w:t>
      </w:r>
      <w:r w:rsidRPr="00412630">
        <w:rPr>
          <w:rFonts w:ascii="Helvetica" w:eastAsiaTheme="minorEastAsia" w:hAnsi="Helvetica" w:cs="Helvetica"/>
        </w:rPr>
        <w:t>, increasing the cumulative NMDA-mediated excitation</w:t>
      </w:r>
      <w:r>
        <w:rPr>
          <w:rFonts w:ascii="Helvetica" w:eastAsiaTheme="minorEastAsia" w:hAnsi="Helvetica" w:cs="Helvetica"/>
        </w:rPr>
        <w:t>,</w:t>
      </w:r>
      <w:r w:rsidRPr="00412630">
        <w:rPr>
          <w:rFonts w:ascii="Helvetica" w:eastAsiaTheme="minorEastAsia" w:hAnsi="Helvetica" w:cs="Helvetica"/>
        </w:rPr>
        <w:t xml:space="preserve"> </w:t>
      </w:r>
      <w:r>
        <w:rPr>
          <w:rFonts w:ascii="Helvetica" w:eastAsiaTheme="minorEastAsia" w:hAnsi="Helvetica" w:cs="Helvetica"/>
        </w:rPr>
        <w:t xml:space="preserve">which resultantly increased the share of NMDA charge, relative to AMPA (by </w:t>
      </w:r>
      <w:r w:rsidRPr="000755A2">
        <w:rPr>
          <w:rFonts w:ascii="Helvetica" w:eastAsiaTheme="minorEastAsia" w:hAnsi="Helvetica" w:cs="Helvetica"/>
        </w:rPr>
        <w:t>~</w:t>
      </w:r>
      <w:r>
        <w:rPr>
          <w:rFonts w:ascii="Helvetica" w:eastAsiaTheme="minorEastAsia" w:hAnsi="Helvetica" w:cs="Helvetica"/>
        </w:rPr>
        <w:t>40% on average)</w:t>
      </w:r>
      <w:r w:rsidRPr="00412630">
        <w:rPr>
          <w:rFonts w:ascii="Helvetica" w:eastAsiaTheme="minorEastAsia" w:hAnsi="Helvetica" w:cs="Helvetica"/>
        </w:rPr>
        <w:t xml:space="preserve">. </w:t>
      </w:r>
      <w:r w:rsidRPr="000755A2">
        <w:rPr>
          <w:rFonts w:ascii="Helvetica" w:eastAsiaTheme="minorEastAsia" w:hAnsi="Helvetica" w:cs="Helvetica"/>
        </w:rPr>
        <w:t xml:space="preserve">This sustained excitation effectively overwhelmed inhibition that, although </w:t>
      </w:r>
      <w:r w:rsidRPr="000755A2">
        <w:rPr>
          <w:rFonts w:ascii="Helvetica" w:eastAsiaTheme="minorEastAsia" w:hAnsi="Helvetica" w:cs="Helvetica"/>
        </w:rPr>
        <w:lastRenderedPageBreak/>
        <w:t xml:space="preserve">recruited at the same latency as control conditions (~2 ms after excitation), was insufficient to rapidly repolarise </w:t>
      </w:r>
      <w:r>
        <w:rPr>
          <w:rFonts w:ascii="Helvetica" w:eastAsiaTheme="minorEastAsia" w:hAnsi="Helvetica" w:cs="Helvetica"/>
        </w:rPr>
        <w:t>multisensory</w:t>
      </w:r>
      <w:r w:rsidRPr="000755A2">
        <w:rPr>
          <w:rFonts w:ascii="Helvetica" w:eastAsiaTheme="minorEastAsia" w:hAnsi="Helvetica" w:cs="Helvetica"/>
        </w:rPr>
        <w:t xml:space="preserve"> neurons</w:t>
      </w:r>
      <w:r w:rsidRPr="00412630">
        <w:rPr>
          <w:rFonts w:ascii="Helvetica" w:eastAsiaTheme="minorEastAsia" w:hAnsi="Helvetica" w:cs="Helvetica"/>
        </w:rPr>
        <w:t xml:space="preserve">. </w:t>
      </w:r>
      <w:r>
        <w:rPr>
          <w:rFonts w:ascii="Helvetica" w:eastAsiaTheme="minorEastAsia" w:hAnsi="Helvetica" w:cs="Helvetica"/>
        </w:rPr>
        <w:t>At the same time, the prolonged NMDA currents and excitation also affected neighbouring neurons, manifesting as persistent local recurrent excitation that overpowered the inhibitory surround (the increased NMDA current into the neurons decreased the depth of the firing activity valley between two adjacent spiking neural populations and resulted in increased fusion across spatial disparities, despite surround inhibition increasing from 1.5 to 2.6 following reduced adaptation).</w:t>
      </w:r>
      <w:r w:rsidRPr="00412630">
        <w:rPr>
          <w:rFonts w:ascii="Helvetica" w:eastAsiaTheme="minorEastAsia" w:hAnsi="Helvetica" w:cs="Helvetica"/>
        </w:rPr>
        <w:t xml:space="preserve"> </w:t>
      </w:r>
      <w:ins w:id="28" w:author="Vishnu Mohan" w:date="2026-04-02T15:33:00Z" w16du:dateUtc="2026-04-02T04:33:00Z">
        <w:r w:rsidR="00F80C09" w:rsidRPr="00412630">
          <w:rPr>
            <w:rFonts w:ascii="Helvetica" w:eastAsiaTheme="minorEastAsia" w:hAnsi="Helvetica" w:cs="Helvetica"/>
          </w:rPr>
          <w:t>Consequently, th</w:t>
        </w:r>
        <w:r w:rsidR="00F80C09">
          <w:rPr>
            <w:rFonts w:ascii="Helvetica" w:eastAsiaTheme="minorEastAsia" w:hAnsi="Helvetica" w:cs="Helvetica"/>
          </w:rPr>
          <w:t>e</w:t>
        </w:r>
        <w:r w:rsidR="00F80C09" w:rsidRPr="00412630">
          <w:rPr>
            <w:rFonts w:ascii="Helvetica" w:eastAsiaTheme="minorEastAsia" w:hAnsi="Helvetica" w:cs="Helvetica"/>
          </w:rPr>
          <w:t xml:space="preserve"> prolonged excitation resulted in the expanded temporal and spatial binding windows, coupled with a reduction in localisation precision.</w:t>
        </w:r>
        <w:r w:rsidR="00F80C09">
          <w:rPr>
            <w:rFonts w:ascii="Helvetica" w:eastAsiaTheme="minorEastAsia" w:hAnsi="Helvetica" w:cs="Helvetica"/>
          </w:rPr>
          <w:t xml:space="preserve"> </w:t>
        </w:r>
      </w:ins>
      <w:r w:rsidRPr="00412630">
        <w:rPr>
          <w:rFonts w:ascii="Helvetica" w:eastAsiaTheme="minorEastAsia" w:hAnsi="Helvetica" w:cs="Helvetica"/>
        </w:rPr>
        <w:t>This pattern of indiscriminate fusion and reduced precision closely mirrors sensory processing anomalies frequently reported in ASD populations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{"citationID":"quekpODd","properties":{"formattedCitation":"(Noel et al., 2022)","plainCitation":"(Noel et al., 2022)","noteIndex":0},"citationItems":[{"id":716,"uris":["http://zotero.org/users/17556725/items/PPQZUCWA"],"itemData":{"id":716,"type":"article-journal","abstract":"Autism spectrum disorder (ASD) is characterized by a panoply of social, communicative, and sensory anomalies. As such, a central goal of computational psychiatry is to ascribe the heterogenous phenotypes observed in ASD to a limited set of canonical ...","container-title":"eLife","DOI":"10.7554/eLife.71866","language":"en","note":"PMID: 35579424","page":"e71866","source":"pmc.ncbi.nlm.nih.gov","title":"Aberrant causal inference and presence of a compensatory mechanism in autism spectrum disorder","volume":"11","author":[{"family":"Noel","given":"Jean-Paul"},{"family":"Shivkumar","given":"Sabyasachi"},{"family":"Dokka","given":"Kalpana"},{"family":"Haefner","given":"Ralf M."},{"family":"Angelaki","given":"Dora E."}],"issued":{"date-parts":[["2022",5,17]]}}}],"schema":"https://github.com/citation-style-language/schema/raw/master/csl-citation.json"} </w:instrText>
      </w:r>
      <w:r>
        <w:rPr>
          <w:rFonts w:ascii="Helvetica" w:eastAsiaTheme="minorEastAsia" w:hAnsi="Helvetica" w:cs="Helvetica"/>
        </w:rPr>
        <w:fldChar w:fldCharType="separate"/>
      </w:r>
      <w:r w:rsidRPr="007B45AB">
        <w:rPr>
          <w:rFonts w:ascii="Helvetica" w:hAnsi="Helvetica" w:cs="Helvetica"/>
        </w:rPr>
        <w:t>(Noel et al., 2022)</w:t>
      </w:r>
      <w:r>
        <w:rPr>
          <w:rFonts w:ascii="Helvetica" w:eastAsiaTheme="minorEastAsia" w:hAnsi="Helvetica" w:cs="Helvetica"/>
        </w:rPr>
        <w:fldChar w:fldCharType="end"/>
      </w:r>
      <w:r w:rsidRPr="00412630">
        <w:rPr>
          <w:rFonts w:ascii="Helvetica" w:eastAsiaTheme="minorEastAsia" w:hAnsi="Helvetica" w:cs="Helvetica"/>
        </w:rPr>
        <w:t>. Such findings</w:t>
      </w:r>
      <w:r w:rsidRPr="00412630" w:rsidDel="00141F50">
        <w:rPr>
          <w:rFonts w:ascii="Helvetica" w:eastAsiaTheme="minorEastAsia" w:hAnsi="Helvetica" w:cs="Helvetica"/>
        </w:rPr>
        <w:t xml:space="preserve"> </w:t>
      </w:r>
      <w:r>
        <w:rPr>
          <w:rFonts w:ascii="Helvetica" w:eastAsiaTheme="minorEastAsia" w:hAnsi="Helvetica" w:cs="Helvetica"/>
        </w:rPr>
        <w:t>support</w:t>
      </w:r>
      <w:r w:rsidRPr="00412630">
        <w:rPr>
          <w:rFonts w:ascii="Helvetica" w:eastAsiaTheme="minorEastAsia" w:hAnsi="Helvetica" w:cs="Helvetica"/>
        </w:rPr>
        <w:t xml:space="preserve"> the </w:t>
      </w:r>
      <w:r>
        <w:rPr>
          <w:rFonts w:ascii="Helvetica" w:eastAsiaTheme="minorEastAsia" w:hAnsi="Helvetica" w:cs="Helvetica"/>
        </w:rPr>
        <w:t>notion</w:t>
      </w:r>
      <w:r w:rsidRPr="00412630">
        <w:rPr>
          <w:rFonts w:ascii="Helvetica" w:eastAsiaTheme="minorEastAsia" w:hAnsi="Helvetica" w:cs="Helvetica"/>
        </w:rPr>
        <w:t xml:space="preserve"> that diminished neuronal adaptation may underlie core aspects of multisensory integration deficits observed in autism.</w:t>
      </w:r>
    </w:p>
    <w:p w14:paraId="535A5EE3" w14:textId="2C0EEB14" w:rsidR="00B063EB" w:rsidRDefault="00B063EB" w:rsidP="00B063EB">
      <w:pPr>
        <w:spacing w:before="120" w:after="0" w:line="360" w:lineRule="auto"/>
        <w:jc w:val="both"/>
        <w:rPr>
          <w:rFonts w:ascii="Helvetica" w:eastAsiaTheme="minorEastAsia" w:hAnsi="Helvetica" w:cs="Helvetica"/>
        </w:rPr>
      </w:pPr>
      <w:r w:rsidRPr="00F743C0">
        <w:rPr>
          <w:rFonts w:ascii="Helvetica" w:eastAsiaTheme="minorEastAsia" w:hAnsi="Helvetica" w:cs="Helvetica"/>
          <w:b/>
          <w:bCs/>
          <w:i/>
          <w:iCs/>
        </w:rPr>
        <w:t>Reduced feedforward inhibition.</w:t>
      </w:r>
      <w:r w:rsidRPr="00245A88">
        <w:rPr>
          <w:rFonts w:ascii="Helvetica" w:eastAsiaTheme="minorEastAsia" w:hAnsi="Helvetica" w:cs="Helvetica"/>
          <w:b/>
          <w:bCs/>
        </w:rPr>
        <w:t xml:space="preserve"> </w:t>
      </w:r>
      <w:r w:rsidRPr="00A25D92">
        <w:rPr>
          <w:rFonts w:ascii="Helvetica" w:eastAsiaTheme="minorEastAsia" w:hAnsi="Helvetica" w:cs="Helvetica"/>
        </w:rPr>
        <w:t>Disrupted excitation-inhibition balance represents one of the most widely documented circuit alterations in autism spectrum disorder, with evidence spanning from genetic mutations affecting GABAergic signalling to altered inhibitory neuron density in postmortem tissue</w:t>
      </w:r>
      <w:r w:rsidR="00C565A2">
        <w:rPr>
          <w:rFonts w:ascii="Helvetica" w:eastAsiaTheme="minorEastAsia" w:hAnsi="Helvetica" w:cs="Helvetica"/>
        </w:rPr>
        <w:t xml:space="preserve"> </w:t>
      </w:r>
      <w:r w:rsidR="009F757A" w:rsidRPr="00D22691">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{"citationID":"ar4fj6csia","properties":{"formattedCitation":"(Nelson &amp; Valakh, 2015; Rubenstein &amp; Merzenich, 2003)","plainCitation":"(Nelson &amp; Valakh, 2015; Rubenstein &amp; Merzenich, 2003)","noteIndex":0},"citationItems":[{"id":1732,"uris":["http://zotero.org/users/17556725/items/LBKPL2VZ"],"itemData":{"id":1732,"type":"article-journal","abstract":"Autism spectrum disorders (ASDs) and related neurological disorders are associated with mutations in many genes affecting the ratio between neuronal excitation and inhibition. However, understanding the impact of these mutations on network activity is complicated by the plasticity of these networks, making it difficult in many cases to separate initial deficits from homeostatic compensation. Here we explore the contrasting evidence for primary defects in inhibition or excitation in ASDs and attempt to integrate the findings in terms of the brain's ability to maintain functional homeostasis.","container-title":"Neuron","DOI":"10.1016/j.neuron.2015.07.033","ISSN":"1097-4199","issue":"4","journalAbbreviation":"Neuron","language":"eng","note":"PMID: 26291155\nPMCID: PMC4567857","page":"684-698","source":"PubMed","title":"Excitatory/Inhibitory Balance and Circuit Homeostasis in Autism Spectrum Disorders","volume":"87","author":[{"family":"Nelson","given":"Sacha B."},{"family":"Valakh","given":"Vera"}],"issued":{"date-parts":[["2015",8,19]]}}},{"id":490,"uris":["http://zotero.org/users/17556725/items/QLJQLCGH","http://zotero.org/users/17556725/items/9V8EJ6N9"],"itemData":{"id":490,"type":"article-journal","abstract":"Autism is a severe neurobehavioral syndrome, arising largely as an inherited disorder, which can arise from several diseases. Despite recent advances in identifying some genes that can cause autism, its underlying neurological mechanisms are uncertain. Autism is best conceptualized by considering the neural systems that may be defective in autistic individuals. Recent advances in understanding neural systems that process sensory information, various types of memories and social and emotional behaviors are reviewed and compared with known abnormalities in autism. Then, specific genetic abnormalities that are linked with autism are examined. Synthesis of this information leads to a model that postulates that some forms of autism are caused by an increased ratio of excitation/ inhibition in sensory, mnemonic, social and emotional systems. The model further postulates that the increased ratio of excitation/inhibition can be caused by combinatorial effects of genetic and environmental variables that impinge upon a given neural system. Furthermore, the model suggests potential therapeutic interventions.","container-title":"Genes, brain, and behavior","DOI":"10.1034/j.1601-183x.2003.00037.x","ISSN":"1601-1848","issue":"5","journalAbbreviation":"Genes Brain Behav","note":"PMID: 14606691\nPMCID: PMC6748642","page":"255-267","source":"PubMed Central","title":"Model of autism: increased ratio of excitation/inhibition in key neural systems","title-short":"Model of autism","volume":"2","author":[{"family":"Rubenstein","given":"J. L. R."},{"family":"Merzenich","given":"M. M."}],"issued":{"date-parts":[["2003",10]]}}}],"schema":"https://github.com/citation-style-language/schema/raw/master/csl-citation.json"} </w:instrText>
      </w:r>
      <w:r w:rsidR="009F757A" w:rsidRPr="00D22691">
        <w:rPr>
          <w:rFonts w:ascii="Helvetica" w:eastAsiaTheme="minorEastAsia" w:hAnsi="Helvetica" w:cs="Helvetica"/>
        </w:rPr>
        <w:fldChar w:fldCharType="separate"/>
      </w:r>
      <w:r w:rsidR="00E13E47" w:rsidRPr="00E13E47">
        <w:rPr>
          <w:rFonts w:ascii="Helvetica" w:hAnsi="Helvetica" w:cs="Helvetica"/>
          <w:kern w:val="0"/>
        </w:rPr>
        <w:t>(Nelson &amp; Valakh, 2015; Rubenstein &amp; Merzenich, 2003)</w:t>
      </w:r>
      <w:r w:rsidR="009F757A" w:rsidRPr="00D22691">
        <w:rPr>
          <w:rFonts w:ascii="Helvetica" w:eastAsiaTheme="minorEastAsia" w:hAnsi="Helvetica" w:cs="Helvetica"/>
        </w:rPr>
        <w:fldChar w:fldCharType="end"/>
      </w:r>
      <w:r w:rsidRPr="00A25D92">
        <w:rPr>
          <w:rFonts w:ascii="Helvetica" w:eastAsiaTheme="minorEastAsia" w:hAnsi="Helvetica" w:cs="Helvetica"/>
        </w:rPr>
        <w:t>.</w:t>
      </w:r>
      <w:r>
        <w:rPr>
          <w:rFonts w:ascii="Helvetica" w:eastAsiaTheme="minorEastAsia" w:hAnsi="Helvetica" w:cs="Helvetica"/>
          <w:b/>
          <w:bCs/>
        </w:rPr>
        <w:t xml:space="preserve"> </w:t>
      </w:r>
      <w:r>
        <w:rPr>
          <w:rFonts w:ascii="Helvetica" w:eastAsiaTheme="minorEastAsia" w:hAnsi="Helvetica" w:cs="Helvetica"/>
        </w:rPr>
        <w:t>We next</w:t>
      </w:r>
      <w:r w:rsidDel="00D44F17">
        <w:rPr>
          <w:rFonts w:ascii="Helvetica" w:eastAsiaTheme="minorEastAsia" w:hAnsi="Helvetica" w:cs="Helvetica"/>
        </w:rPr>
        <w:t xml:space="preserve"> </w:t>
      </w:r>
      <w:r>
        <w:rPr>
          <w:rFonts w:ascii="Helvetica" w:eastAsiaTheme="minorEastAsia" w:hAnsi="Helvetica" w:cs="Helvetica"/>
        </w:rPr>
        <w:t>sought to</w:t>
      </w:r>
      <w:r w:rsidRPr="00D63C27">
        <w:rPr>
          <w:rFonts w:ascii="Helvetica" w:eastAsiaTheme="minorEastAsia" w:hAnsi="Helvetica" w:cs="Helvetica"/>
        </w:rPr>
        <w:t xml:space="preserve"> examine how altered </w:t>
      </w:r>
      <w:r>
        <w:rPr>
          <w:rFonts w:ascii="Helvetica" w:eastAsiaTheme="minorEastAsia" w:hAnsi="Helvetica" w:cs="Helvetica"/>
        </w:rPr>
        <w:t>E/I</w:t>
      </w:r>
      <w:r w:rsidRPr="00D63C27">
        <w:rPr>
          <w:rFonts w:ascii="Helvetica" w:eastAsiaTheme="minorEastAsia" w:hAnsi="Helvetica" w:cs="Helvetica"/>
        </w:rPr>
        <w:t xml:space="preserve"> balance affects multisensory integration</w:t>
      </w:r>
      <w:r>
        <w:rPr>
          <w:rFonts w:ascii="Helvetica" w:eastAsiaTheme="minorEastAsia" w:hAnsi="Helvetica" w:cs="Helvetica"/>
        </w:rPr>
        <w:t xml:space="preserve"> and to that extent,</w:t>
      </w:r>
      <w:r w:rsidRPr="00D63C27">
        <w:rPr>
          <w:rFonts w:ascii="Helvetica" w:eastAsiaTheme="minorEastAsia" w:hAnsi="Helvetica" w:cs="Helvetica"/>
        </w:rPr>
        <w:t xml:space="preserve"> we scaled feedforward GABAergic </w:t>
      </w:r>
      <w:r>
        <w:rPr>
          <w:rFonts w:ascii="Helvetica" w:eastAsiaTheme="minorEastAsia" w:hAnsi="Helvetica" w:cs="Helvetica"/>
        </w:rPr>
        <w:t>inhibition</w:t>
      </w:r>
      <w:r w:rsidRPr="00D63C27">
        <w:rPr>
          <w:rFonts w:ascii="Helvetica" w:eastAsiaTheme="minorEastAsia" w:hAnsi="Helvetica" w:cs="Helvetica"/>
        </w:rPr>
        <w:t xml:space="preserve"> from uni</w:t>
      </w:r>
      <w:r>
        <w:rPr>
          <w:rFonts w:ascii="Helvetica" w:eastAsiaTheme="minorEastAsia" w:hAnsi="Helvetica" w:cs="Helvetica"/>
        </w:rPr>
        <w:t>sensory</w:t>
      </w:r>
      <w:r w:rsidRPr="00D63C27">
        <w:rPr>
          <w:rFonts w:ascii="Helvetica" w:eastAsiaTheme="minorEastAsia" w:hAnsi="Helvetica" w:cs="Helvetica"/>
        </w:rPr>
        <w:t xml:space="preserve"> to </w:t>
      </w:r>
      <w:r>
        <w:rPr>
          <w:rFonts w:ascii="Helvetica" w:eastAsiaTheme="minorEastAsia" w:hAnsi="Helvetica" w:cs="Helvetica"/>
        </w:rPr>
        <w:t>multisensory</w:t>
      </w:r>
      <w:r w:rsidRPr="00D63C27">
        <w:rPr>
          <w:rFonts w:ascii="Helvetica" w:eastAsiaTheme="minorEastAsia" w:hAnsi="Helvetica" w:cs="Helvetica"/>
        </w:rPr>
        <w:t xml:space="preserve"> layers to </w:t>
      </w:r>
      <w:r w:rsidR="00690E8B">
        <w:rPr>
          <w:rFonts w:ascii="Helvetica" w:eastAsiaTheme="minorEastAsia" w:hAnsi="Helvetica" w:cs="Helvetica"/>
        </w:rPr>
        <w:t>8</w:t>
      </w:r>
      <w:r>
        <w:rPr>
          <w:rFonts w:ascii="Helvetica" w:eastAsiaTheme="minorEastAsia" w:hAnsi="Helvetica" w:cs="Helvetica"/>
        </w:rPr>
        <w:t>0</w:t>
      </w:r>
      <w:r w:rsidRPr="00D63C27">
        <w:rPr>
          <w:rFonts w:ascii="Helvetica" w:eastAsiaTheme="minorEastAsia" w:hAnsi="Helvetica" w:cs="Helvetica"/>
        </w:rPr>
        <w:t xml:space="preserve">% of their baseline values. This manipulation increased the epoch-integrated E/I charge ratio from approximately </w:t>
      </w:r>
      <w:r>
        <w:rPr>
          <w:rFonts w:ascii="Helvetica" w:eastAsiaTheme="minorEastAsia" w:hAnsi="Helvetica" w:cs="Helvetica"/>
        </w:rPr>
        <w:t>1.1</w:t>
      </w:r>
      <w:r w:rsidRPr="00D63C27">
        <w:rPr>
          <w:rFonts w:ascii="Helvetica" w:eastAsiaTheme="minorEastAsia" w:hAnsi="Helvetica" w:cs="Helvetica"/>
        </w:rPr>
        <w:t xml:space="preserve"> in control networks to</w:t>
      </w:r>
      <w:r>
        <w:rPr>
          <w:rFonts w:ascii="Helvetica" w:eastAsiaTheme="minorEastAsia" w:hAnsi="Helvetica" w:cs="Helvetica"/>
        </w:rPr>
        <w:t xml:space="preserve"> 3.0</w:t>
      </w:r>
      <w:r w:rsidRPr="00D63C27">
        <w:rPr>
          <w:rFonts w:ascii="Helvetica" w:eastAsiaTheme="minorEastAsia" w:hAnsi="Helvetica" w:cs="Helvetica"/>
        </w:rPr>
        <w:t xml:space="preserve"> in </w:t>
      </w:r>
      <w:r>
        <w:rPr>
          <w:rFonts w:ascii="Helvetica" w:eastAsiaTheme="minorEastAsia" w:hAnsi="Helvetica" w:cs="Helvetica"/>
        </w:rPr>
        <w:t>perturbed</w:t>
      </w:r>
      <w:r w:rsidRPr="00D63C27">
        <w:rPr>
          <w:rFonts w:ascii="Helvetica" w:eastAsiaTheme="minorEastAsia" w:hAnsi="Helvetica" w:cs="Helvetica"/>
        </w:rPr>
        <w:t xml:space="preserve"> networks, mimicking the </w:t>
      </w:r>
      <w:r>
        <w:rPr>
          <w:rFonts w:ascii="Helvetica" w:eastAsiaTheme="minorEastAsia" w:hAnsi="Helvetica" w:cs="Helvetica"/>
        </w:rPr>
        <w:t xml:space="preserve">reduction in </w:t>
      </w:r>
      <w:r w:rsidRPr="00D63C27">
        <w:rPr>
          <w:rFonts w:ascii="Helvetica" w:eastAsiaTheme="minorEastAsia" w:hAnsi="Helvetica" w:cs="Helvetica"/>
        </w:rPr>
        <w:t xml:space="preserve">cortical </w:t>
      </w:r>
      <w:r>
        <w:rPr>
          <w:rFonts w:ascii="Helvetica" w:eastAsiaTheme="minorEastAsia" w:hAnsi="Helvetica" w:cs="Helvetica"/>
        </w:rPr>
        <w:t>inhibition</w:t>
      </w:r>
      <w:r w:rsidRPr="00D63C27">
        <w:rPr>
          <w:rFonts w:ascii="Helvetica" w:eastAsiaTheme="minorEastAsia" w:hAnsi="Helvetica" w:cs="Helvetica"/>
        </w:rPr>
        <w:t xml:space="preserve"> hypothesized in ASD</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{"citationID":"RXf15hJU","properties":{"formattedCitation":"(Antoine et al., 2019; Rubenstein &amp; Merzenich, 2003b; Sohal &amp; Rubenstein, 2019)","plainCitation":"(Antoine et al., 2019; Rubenstein &amp; Merzenich, 2003b; Sohal &amp; Rubenstein, 2019)","dontUpdate":true,"noteIndex":0},"citationItems":[{"id":743,"uris":["http://zotero.org/users/17556725/items/8IA6H224"],"itemData":{"id":743,"type":"article-journal","abstract":"Distinct genetic forms of autism are hypothesized to share a common increase in excitation-inhibition (E-I) ratio in cerebral cortex, causing hyperexcitability and excess spiking. We provide a systematic test of this hypothesis across 4 mouse models ...","container-title":"Neuron","DOI":"10.1016/j.neuron.2018.12.026","issue":"4","language":"en","note":"PMID: 30679017","page":"648","source":"pmc.ncbi.nlm.nih.gov","title":"Increased excitation-inhibition ratio stabilizes synapse and circuit excitability in four autism mouse models","volume":"101","author":[{"family":"Antoine","given":"Michelle W."},{"family":"Langberg","given":"Tomer"},{"family":"Schnepel","given":"Philipp"},{"family":"Feldman","given":"Daniel E."}],"issued":{"date-parts":[["2019",1,21]]}}},{"id":490,"uris":["http://zotero.org/users/17556725/items/QLJQLCGH","http://zotero.org/users/17556725/items/9V8EJ6N9"],"itemData":{"id":490,"type":"article-journal","abstract":"Autism is a severe neurobehavioral syndrome, arising largely as an inherited disorder, which can arise from several diseases. Despite recent advances in identifying some genes that can cause autism, its underlying neurological mechanisms are uncertain. Autism is best conceptualized by considering the neural systems that may be defective in autistic individuals. Recent advances in understanding neural systems that process sensory information, various types of memories and social and emotional behaviors are reviewed and compared with known abnormalities in autism. Then, specific genetic abnormalities that are linked with autism are examined. Synthesis of this information leads to a model that postulates that some forms of autism are caused by an increased ratio of excitation/ inhibition in sensory, mnemonic, social and emotional systems. The model further postulates that the increased ratio of excitation/inhibition can be caused by combinatorial effects of genetic and environmental variables that impinge upon a given neural system. Furthermore, the model suggests potential therapeutic interventions.","container-title":"Genes, brain, and behavior","DOI":"10.1034/j.1601-183x.2003.00037.x","ISSN":"1601-1848","issue":"5","journalAbbreviation":"Genes Brain Behav","note":"PMID: 14606691\nPMCID: PMC6748642","page":"255-267","source":"PubMed Central","title":"Model of autism: increased ratio of excitation/inhibition in key neural systems","title-short":"Model of autism","volume":"2","author":[{"family":"Rubenstein","given":"J. L. R."},{"family":"Merzenich","given":"M. M."}],"issued":{"date-parts":[["2003",10]]}}},{"id":741,"uris":["http://zotero.org/users/17556725/items/K8K5E9MS"],"itemData":{"id":741,"type":"article-journal","abstract":"In 2003 Rubenstein and Merzenich hypothesized that some forms of Autism (ASD) might be caused by a reduction in signal-to-noise in key neural circuits, which could be the result of changes in excitatory-inhibitory (E-I) balance. Here, we have ...","container-title":"Molecular psychiatry","DOI":"10.1038/s41380-019-0426-0","issue":"9","language":"en","note":"PMID: 31089192","page":"1248","source":"pmc.ncbi.nlm.nih.gov","title":"Excitation-inhibition balance as a framework for investigating mechanisms in neuropsychiatric disorders","volume":"24","author":[{"family":"Sohal","given":"Vikaas S."},{"family":"Rubenstein","given":"John L. R."}],"issued":{"date-parts":[["2019",5,14]]}}}],"schema":"https://github.com/citation-style-language/schema/raw/master/csl-citation.json"} </w:instrText>
      </w:r>
      <w:r>
        <w:rPr>
          <w:rFonts w:ascii="Helvetica" w:eastAsiaTheme="minorEastAsia" w:hAnsi="Helvetica" w:cs="Helvetica"/>
        </w:rPr>
        <w:fldChar w:fldCharType="separate"/>
      </w:r>
      <w:r w:rsidRPr="0013189F">
        <w:rPr>
          <w:rFonts w:ascii="Helvetica" w:hAnsi="Helvetica" w:cs="Helvetica"/>
        </w:rPr>
        <w:t>(Antoine et al., 2019; Rubenstein &amp; Merzenich, 2003; Sohal &amp; Rubenstein, 2019)</w:t>
      </w:r>
      <w:r>
        <w:rPr>
          <w:rFonts w:ascii="Helvetica" w:eastAsiaTheme="minorEastAsia" w:hAnsi="Helvetica" w:cs="Helvetica"/>
        </w:rPr>
        <w:fldChar w:fldCharType="end"/>
      </w:r>
      <w:r w:rsidRPr="00D63C27">
        <w:rPr>
          <w:rFonts w:ascii="Helvetica" w:eastAsiaTheme="minorEastAsia" w:hAnsi="Helvetica" w:cs="Helvetica"/>
        </w:rPr>
        <w:t xml:space="preserve">. </w:t>
      </w:r>
      <w:r>
        <w:rPr>
          <w:rFonts w:ascii="Helvetica" w:eastAsiaTheme="minorEastAsia" w:hAnsi="Helvetica" w:cs="Helvetica"/>
        </w:rPr>
        <w:t>T</w:t>
      </w:r>
      <w:r w:rsidRPr="00D63C27">
        <w:rPr>
          <w:rFonts w:ascii="Helvetica" w:eastAsiaTheme="minorEastAsia" w:hAnsi="Helvetica" w:cs="Helvetica"/>
        </w:rPr>
        <w:t xml:space="preserve">his intervention produced integration deficits </w:t>
      </w:r>
      <w:r w:rsidR="001B714C">
        <w:rPr>
          <w:rFonts w:ascii="Helvetica" w:eastAsiaTheme="minorEastAsia" w:hAnsi="Helvetica" w:cs="Helvetica"/>
        </w:rPr>
        <w:t xml:space="preserve">similar to </w:t>
      </w:r>
      <w:r w:rsidRPr="00D63C27">
        <w:rPr>
          <w:rFonts w:ascii="Helvetica" w:eastAsiaTheme="minorEastAsia" w:hAnsi="Helvetica" w:cs="Helvetica"/>
        </w:rPr>
        <w:t>those observed with reduced adaptation</w:t>
      </w:r>
      <w:r w:rsidR="00500480">
        <w:rPr>
          <w:rFonts w:ascii="Helvetica" w:eastAsiaTheme="minorEastAsia" w:hAnsi="Helvetica" w:cs="Helvetica"/>
        </w:rPr>
        <w:t xml:space="preserve"> but differ</w:t>
      </w:r>
      <w:r w:rsidR="00072FF1">
        <w:rPr>
          <w:rFonts w:ascii="Helvetica" w:eastAsiaTheme="minorEastAsia" w:hAnsi="Helvetica" w:cs="Helvetica"/>
        </w:rPr>
        <w:t>ing in magnitude</w:t>
      </w:r>
      <w:r w:rsidRPr="00D63C27">
        <w:rPr>
          <w:rFonts w:ascii="Helvetica" w:eastAsiaTheme="minorEastAsia" w:hAnsi="Helvetica" w:cs="Helvetica"/>
        </w:rPr>
        <w:t xml:space="preserve">, </w:t>
      </w:r>
      <w:r>
        <w:rPr>
          <w:rFonts w:ascii="Helvetica" w:eastAsiaTheme="minorEastAsia" w:hAnsi="Helvetica" w:cs="Helvetica"/>
        </w:rPr>
        <w:t>which may reflect</w:t>
      </w:r>
      <w:r w:rsidRPr="00D63C27" w:rsidDel="0044025A">
        <w:rPr>
          <w:rFonts w:ascii="Helvetica" w:eastAsiaTheme="minorEastAsia" w:hAnsi="Helvetica" w:cs="Helvetica"/>
        </w:rPr>
        <w:t xml:space="preserve"> </w:t>
      </w:r>
      <w:r>
        <w:rPr>
          <w:rFonts w:ascii="Helvetica" w:eastAsiaTheme="minorEastAsia" w:hAnsi="Helvetica" w:cs="Helvetica"/>
        </w:rPr>
        <w:t>the way</w:t>
      </w:r>
      <w:r w:rsidRPr="00D63C27">
        <w:rPr>
          <w:rFonts w:ascii="Helvetica" w:eastAsiaTheme="minorEastAsia" w:hAnsi="Helvetica" w:cs="Helvetica"/>
        </w:rPr>
        <w:t xml:space="preserve"> different circuit perturbations generate </w:t>
      </w:r>
      <w:r>
        <w:rPr>
          <w:rFonts w:ascii="Helvetica" w:eastAsiaTheme="minorEastAsia" w:hAnsi="Helvetica" w:cs="Helvetica"/>
        </w:rPr>
        <w:t>heterogenous</w:t>
      </w:r>
      <w:r w:rsidRPr="00D63C27">
        <w:rPr>
          <w:rFonts w:ascii="Helvetica" w:eastAsiaTheme="minorEastAsia" w:hAnsi="Helvetica" w:cs="Helvetica"/>
        </w:rPr>
        <w:t xml:space="preserve"> sensory phenotypes within the autism spectrum</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{"citationID":"pDz5Ks6F","properties":{"formattedCitation":"(Hahamy et al., 2015; Lombardo et al., 2019; Sohal &amp; Rubenstein, 2019; Zerbi et al., 2021)","plainCitation":"(Hahamy et al., 2015; Lombardo et al., 2019; Sohal &amp; Rubenstein, 2019; Zerbi et al., 2021)","noteIndex":0},"citationItems":[{"id":787,"uris":["http://zotero.org/users/17556725/items/UFHXGNGE"],"itemData":{"id":787,"type":"article-journal","abstract":"Previous studies have reported both increased and decreased functional brain connectivity in individuals with autism spectrum disorder (ASD). The authors find that instances of such over- and underconnectivity in adults with high-functioning ASD point to a deeper principle of increased individual variation (idiosyncrasy) of functional connectivity in individuals with ASD.","container-title":"Nature Neuroscience","DOI":"10.1038/nn.3919","ISSN":"1546-1726","issue":"2","journalAbbreviation":"Nat Neurosci","language":"en","license":"2015 Springer Nature America, Inc.","note":"publisher: Nature Publishing Group","page":"302-309","source":"www.nature.com","title":"The idiosyncratic brain: distortion of spontaneous connectivity patterns in autism spectrum disorder","title-short":"The idiosyncratic brain","volume":"18","author":[{"family":"Hahamy","given":"Avital"},{"family":"Behrmann","given":"Marlene"},{"family":"Malach","given":"Rafael"}],"issued":{"date-parts":[["2015",2]]}}},{"id":782,"uris":["http://zotero.org/users/17556725/items/BRXG8HIJ"],"itemData":{"id":782,"type":"article-journal","abstract":"Autism is a diagnostic label based on behavior. While the diagnostic criteria attempt to maximize clinical consensus, it also masks a wide degree of heterogeneity between and within individuals at multiple levels of analysis. Understanding this multi-level heterogeneity is of high clinical and translational importance. Here we present organizing principles to frame research examining multi-level heterogeneity in autism. Theoretical concepts such as ‘spectrum’ or ‘autisms’ reflect non-mutually exclusive explanations regarding continuous/dimensional or categorical/qualitative variation between and within individuals. However, common practices of small sample size studies and case–control models are suboptimal for tackling heterogeneity. Big data are an important ingredient for furthering our understanding of heterogeneity in autism. In addition to being ‘feature-rich’, big data should be both ‘broad’ (i.e., large sample size) and ‘deep’ (i.e., multiple levels of data collected on the same individuals). These characteristics increase the likelihood that the study results are more generalizable and facilitate evaluation of the utility of different models of heterogeneity. A model’s utility can be measured by its ability to explain clinically or mechanistically important phenomena, and also by explaining how variability manifests across different levels of analysis. The directionality for explaining variability across levels can be bottom-up or top-down, and should include the importance of development for characterizing changes within individuals. While progress can be made with ‘supervised’ models built upon a priori or theoretically predicted distinctions or dimensions of importance, it will become increasingly important to complement such work with unsupervised data-driven discoveries that leverage unknown and multivariate distinctions within big data. A better understanding of how to model heterogeneity between autistic people will facilitate progress towards precision medicine for symptoms that cause suffering, and person-centered support.","container-title":"Molecular Psychiatry","DOI":"10.1038/s41380-018-0321-0","ISSN":"1476-5578","issue":"10","journalAbbreviation":"Mol Psychiatry","language":"en","license":"2019 The Author(s)","note":"publisher: Nature Publishing Group","page":"1435-1450","source":"www.nature.com","title":"Big data approaches to decomposing heterogeneity across the autism spectrum","volume":"24","author":[{"family":"Lombardo","given":"Michael V."},{"family":"Lai","given":"Meng-Chuan"},{"family":"Baron-Cohen","given":"Simon"}],"issued":{"date-parts":[["2019",10]]}}},{"id":741,"uris":["http://zotero.org/users/17556725/items/K8K5E9MS"],"itemData":{"id":741,"type":"article-journal","abstract":"In 2003 Rubenstein and Merzenich hypothesized that some forms of Autism (ASD) might be caused by a reduction in signal-to-noise in key neural circuits, which could be the result of changes in excitatory-inhibitory (E-I) balance. Here, we have ...","container-title":"Molecular psychiatry","DOI":"10.1038/s41380-019-0426-0","issue":"9","language":"en","note":"PMID: 31089192","page":"1248","source":"pmc.ncbi.nlm.nih.gov","title":"Excitation-inhibition balance as a framework for investigating mechanisms in neuropsychiatric disorders","volume":"24","author":[{"family":"Sohal","given":"Vikaas S."},{"family":"Rubenstein","given":"John L. R."}],"issued":{"date-parts":[["2019",5,14]]}}},{"id":778,"uris":["http://zotero.org/users/17556725/items/F2GAZNSX"],"itemData":{"id":778,"type":"article-journal","abstract":"Autism Spectrum Disorder (ASD) is characterized by substantial, yet highly heterogeneous abnormalities in functional brain connectivity. However, the origin and significance of this phenomenon remain unclear. To unravel ASD connectopathy and relate it to underlying etiological heterogeneity, we carried out a bi-center cross-etiological investigation of fMRI-based connectivity in the mouse, in which specific ASD-relevant mutations can be isolated and modeled minimizing environmental contributions. By performing brain-wide connectivity mapping across 16 mouse mutants, we show that different ASD-associated etiologies cause a broad spectrum of connectional abnormalities in which diverse, often diverging, connectivity signatures are recognizable. Despite this heterogeneity, the identified connectivity alterations could be classified into four subtypes characterized by discrete signatures of network dysfunction. Our findings show that etiological variability is a key determinant of connectivity heterogeneity in ASD, hence reconciling conflicting findings in clinical populations. The identification of etiologically-relevant connectivity subtypes could improve diagnostic label accuracy in the non-syndromic ASD population and paves the way for personalized treatment approaches.","container-title":"Molecular Psychiatry","DOI":"10.1038/s41380-021-01245-4","ISSN":"1476-5578","issue":"12","journalAbbreviation":"Mol Psychiatry","language":"en","license":"2021 The Author(s)","note":"publisher: Nature Publishing Group","page":"7610-7620","source":"www.nature.com","title":"Brain mapping across 16 autism mouse models reveals a spectrum of functional connectivity subtypes","volume":"26","author":[{"family":"Zerbi","given":"V."},{"family":"Pagani","given":"M."},{"family":"Markicevic","given":"M."},{"family":"Matteoli","given":"M."},{"family":"Pozzi","given":"D."},{"family":"Fagiolini","given":"M."},{"family":"Bozzi","given":"Y."},{"family":"Galbusera","given":"A."},{"family":"Scattoni","given":"M. L."},{"family":"Provenzano","given":"G."},{"family":"Banerjee","given":"A."},{"family":"Helmchen","given":"F."},{"family":"Basson","given":"M. A."},{"family":"Ellegood","given":"J."},{"family":"Lerch","given":"J. P."},{"family":"Rudin","given":"M."},{"family":"Gozzi","given":"A."},{"family":"Wenderoth","given":"N."}],"issued":{"date-parts":[["2021",12]]}}}],"schema":"https://github.com/citation-style-language/schema/raw/master/csl-citation.json"} </w:instrText>
      </w:r>
      <w:r>
        <w:rPr>
          <w:rFonts w:ascii="Helvetica" w:eastAsiaTheme="minorEastAsia" w:hAnsi="Helvetica" w:cs="Helvetica"/>
        </w:rPr>
        <w:fldChar w:fldCharType="separate"/>
      </w:r>
      <w:r w:rsidRPr="003C16E1">
        <w:rPr>
          <w:rFonts w:ascii="Helvetica" w:hAnsi="Helvetica" w:cs="Helvetica"/>
        </w:rPr>
        <w:t>(Hahamy et al., 2015; Lombardo et al., 2019; Sohal &amp; Rubenstein, 2019; Zerbi et al., 2021)</w:t>
      </w:r>
      <w:r>
        <w:rPr>
          <w:rFonts w:ascii="Helvetica" w:eastAsiaTheme="minorEastAsia" w:hAnsi="Helvetica" w:cs="Helvetica"/>
        </w:rPr>
        <w:fldChar w:fldCharType="end"/>
      </w:r>
      <w:r w:rsidRPr="00D63C27">
        <w:rPr>
          <w:rFonts w:ascii="Helvetica" w:eastAsiaTheme="minorEastAsia" w:hAnsi="Helvetica" w:cs="Helvetica"/>
        </w:rPr>
        <w:t>.</w:t>
      </w:r>
    </w:p>
    <w:p w14:paraId="037CC44D" w14:textId="77777777" w:rsidR="00EE2357" w:rsidRDefault="00EE2357" w:rsidP="00EE2357">
      <w:pPr>
        <w:spacing w:after="0" w:line="360" w:lineRule="auto"/>
        <w:ind w:firstLine="720"/>
        <w:jc w:val="both"/>
        <w:rPr>
          <w:ins w:id="29" w:author="Vishnu Mohan" w:date="2026-04-02T15:23:00Z" w16du:dateUtc="2026-04-02T04:23:00Z"/>
          <w:rFonts w:ascii="Helvetica" w:eastAsiaTheme="minorEastAsia" w:hAnsi="Helvetica" w:cs="Helvetica"/>
        </w:rPr>
      </w:pPr>
      <w:ins w:id="30" w:author="Vishnu Mohan" w:date="2026-04-02T15:23:00Z" w16du:dateUtc="2026-04-02T04:23:00Z">
        <w:r w:rsidRPr="000113B9">
          <w:rPr>
            <w:rFonts w:ascii="Helvetica" w:eastAsiaTheme="minorEastAsia" w:hAnsi="Helvetica" w:cs="Helvetica"/>
          </w:rPr>
          <w:t>The spatial binding window</w:t>
        </w:r>
        <w:r w:rsidRPr="000113B9" w:rsidDel="00EE2CD0">
          <w:rPr>
            <w:rFonts w:ascii="Helvetica" w:eastAsiaTheme="minorEastAsia" w:hAnsi="Helvetica" w:cs="Helvetica"/>
          </w:rPr>
          <w:t xml:space="preserve"> </w:t>
        </w:r>
        <w:r>
          <w:rPr>
            <w:rFonts w:ascii="Helvetica" w:eastAsiaTheme="minorEastAsia" w:hAnsi="Helvetica" w:cs="Helvetica"/>
          </w:rPr>
          <w:t>expanded</w:t>
        </w:r>
        <w:r w:rsidRPr="000113B9">
          <w:rPr>
            <w:rFonts w:ascii="Helvetica" w:eastAsiaTheme="minorEastAsia" w:hAnsi="Helvetica" w:cs="Helvetica"/>
          </w:rPr>
          <w:t xml:space="preserve"> following inhibition reduction, with the 50% fusion threshold </w:t>
        </w:r>
        <w:r>
          <w:rPr>
            <w:rFonts w:ascii="Helvetica" w:eastAsiaTheme="minorEastAsia" w:hAnsi="Helvetica" w:cs="Helvetica"/>
          </w:rPr>
          <w:t>expanding</w:t>
        </w:r>
        <w:r w:rsidRPr="000113B9">
          <w:rPr>
            <w:rFonts w:ascii="Helvetica" w:eastAsiaTheme="minorEastAsia" w:hAnsi="Helvetica" w:cs="Helvetica"/>
          </w:rPr>
          <w:t xml:space="preserve"> from ±2</w:t>
        </w:r>
        <w:r>
          <w:rPr>
            <w:rFonts w:ascii="Helvetica" w:eastAsiaTheme="minorEastAsia" w:hAnsi="Helvetica" w:cs="Helvetica"/>
          </w:rPr>
          <w:t>4</w:t>
        </w:r>
        <w:r w:rsidRPr="000113B9">
          <w:rPr>
            <w:rFonts w:ascii="Helvetica" w:eastAsiaTheme="minorEastAsia" w:hAnsi="Helvetica" w:cs="Helvetica"/>
          </w:rPr>
          <w:t>° to ±</w:t>
        </w:r>
        <w:r>
          <w:rPr>
            <w:rFonts w:ascii="Helvetica" w:eastAsiaTheme="minorEastAsia" w:hAnsi="Helvetica" w:cs="Helvetica"/>
          </w:rPr>
          <w:t>27</w:t>
        </w:r>
        <w:r w:rsidRPr="000113B9">
          <w:rPr>
            <w:rFonts w:ascii="Helvetica" w:eastAsiaTheme="minorEastAsia" w:hAnsi="Helvetica" w:cs="Helvetica"/>
          </w:rPr>
          <w:t>°</w:t>
        </w:r>
        <w:r>
          <w:rPr>
            <w:rFonts w:ascii="Helvetica" w:eastAsiaTheme="minorEastAsia" w:hAnsi="Helvetica" w:cs="Helvetica"/>
          </w:rPr>
          <w:t xml:space="preserve">, </w:t>
        </w:r>
        <w:r w:rsidRPr="000113B9">
          <w:rPr>
            <w:rFonts w:ascii="Helvetica" w:eastAsiaTheme="minorEastAsia" w:hAnsi="Helvetica" w:cs="Helvetica"/>
          </w:rPr>
          <w:t xml:space="preserve">a </w:t>
        </w:r>
        <w:r>
          <w:rPr>
            <w:rFonts w:ascii="Helvetica" w:eastAsiaTheme="minorEastAsia" w:hAnsi="Helvetica" w:cs="Helvetica"/>
          </w:rPr>
          <w:t>15</w:t>
        </w:r>
        <w:r w:rsidRPr="000113B9">
          <w:rPr>
            <w:rFonts w:ascii="Helvetica" w:eastAsiaTheme="minorEastAsia" w:hAnsi="Helvetica" w:cs="Helvetica"/>
          </w:rPr>
          <w:t xml:space="preserve">% </w:t>
        </w:r>
        <w:r>
          <w:rPr>
            <w:rFonts w:ascii="Helvetica" w:eastAsiaTheme="minorEastAsia" w:hAnsi="Helvetica" w:cs="Helvetica"/>
          </w:rPr>
          <w:t>increase</w:t>
        </w:r>
        <w:r w:rsidRPr="000113B9">
          <w:rPr>
            <w:rFonts w:ascii="Helvetica" w:eastAsiaTheme="minorEastAsia" w:hAnsi="Helvetica" w:cs="Helvetica"/>
          </w:rPr>
          <w:t xml:space="preserve"> in spatial tolerance (</w:t>
        </w:r>
        <w:r w:rsidRPr="00DD5010">
          <w:rPr>
            <w:rFonts w:ascii="Helvetica" w:eastAsiaTheme="minorEastAsia" w:hAnsi="Helvetica" w:cs="Helvetica"/>
            <w:b/>
            <w:bCs/>
          </w:rPr>
          <w:t>Fig. 4a</w:t>
        </w:r>
        <w:r w:rsidRPr="000113B9">
          <w:rPr>
            <w:rFonts w:ascii="Helvetica" w:eastAsiaTheme="minorEastAsia" w:hAnsi="Helvetica" w:cs="Helvetica"/>
          </w:rPr>
          <w:t>).</w:t>
        </w:r>
        <w:r>
          <w:rPr>
            <w:rFonts w:ascii="Helvetica" w:eastAsiaTheme="minorEastAsia" w:hAnsi="Helvetica" w:cs="Helvetica"/>
          </w:rPr>
          <w:t xml:space="preserve"> </w:t>
        </w:r>
        <w:r w:rsidRPr="00FC4E13">
          <w:rPr>
            <w:rFonts w:ascii="Helvetica" w:eastAsiaTheme="minorEastAsia" w:hAnsi="Helvetica" w:cs="Helvetica"/>
          </w:rPr>
          <w:t>By analogy with the adaptation manipulation</w:t>
        </w:r>
        <w:r>
          <w:rPr>
            <w:rFonts w:ascii="Helvetica" w:eastAsiaTheme="minorEastAsia" w:hAnsi="Helvetica" w:cs="Helvetica"/>
          </w:rPr>
          <w:t xml:space="preserve">, </w:t>
        </w:r>
        <w:r w:rsidRPr="00FC4E13">
          <w:rPr>
            <w:rFonts w:ascii="Helvetica" w:eastAsiaTheme="minorEastAsia" w:hAnsi="Helvetica" w:cs="Helvetica"/>
          </w:rPr>
          <w:t xml:space="preserve">where reduced adaptation </w:t>
        </w:r>
        <w:r w:rsidRPr="00FC4E13">
          <w:rPr>
            <w:rFonts w:ascii="Helvetica" w:eastAsiaTheme="minorEastAsia" w:hAnsi="Helvetica" w:cs="Helvetica"/>
          </w:rPr>
          <w:lastRenderedPageBreak/>
          <w:t xml:space="preserve">broadened the </w:t>
        </w:r>
        <w:r w:rsidRPr="000113B9">
          <w:rPr>
            <w:rFonts w:ascii="Helvetica" w:eastAsiaTheme="minorEastAsia" w:hAnsi="Helvetica" w:cs="Helvetica"/>
          </w:rPr>
          <w:t>spatial binding window</w:t>
        </w:r>
        <w:r w:rsidRPr="00FC4E13" w:rsidDel="007D6FC6">
          <w:rPr>
            <w:rFonts w:ascii="Helvetica" w:eastAsiaTheme="minorEastAsia" w:hAnsi="Helvetica" w:cs="Helvetica"/>
          </w:rPr>
          <w:t xml:space="preserve"> </w:t>
        </w:r>
        <w:r w:rsidRPr="00FC4E13">
          <w:rPr>
            <w:rFonts w:ascii="Helvetica" w:eastAsiaTheme="minorEastAsia" w:hAnsi="Helvetica" w:cs="Helvetica"/>
          </w:rPr>
          <w:t xml:space="preserve">via </w:t>
        </w:r>
        <w:r>
          <w:rPr>
            <w:rFonts w:ascii="Helvetica" w:eastAsiaTheme="minorEastAsia" w:hAnsi="Helvetica" w:cs="Helvetica"/>
          </w:rPr>
          <w:t xml:space="preserve">greater NMDA conductance and </w:t>
        </w:r>
        <w:r w:rsidRPr="00FC4E13">
          <w:rPr>
            <w:rFonts w:ascii="Helvetica" w:eastAsiaTheme="minorEastAsia" w:hAnsi="Helvetica" w:cs="Helvetica"/>
          </w:rPr>
          <w:t>more persistent excitation</w:t>
        </w:r>
        <w:r>
          <w:rPr>
            <w:rFonts w:ascii="Helvetica" w:eastAsiaTheme="minorEastAsia" w:hAnsi="Helvetica" w:cs="Helvetica"/>
          </w:rPr>
          <w:t xml:space="preserve"> </w:t>
        </w:r>
        <w:r w:rsidRPr="00FC4E13">
          <w:rPr>
            <w:rFonts w:ascii="Helvetica" w:eastAsiaTheme="minorEastAsia" w:hAnsi="Helvetica" w:cs="Helvetica"/>
          </w:rPr>
          <w:t>(</w:t>
        </w:r>
        <w:r w:rsidRPr="00467C43">
          <w:rPr>
            <w:rFonts w:ascii="Helvetica" w:eastAsiaTheme="minorEastAsia" w:hAnsi="Helvetica" w:cs="Helvetica"/>
            <w:b/>
            <w:bCs/>
          </w:rPr>
          <w:t>Fig. 3a</w:t>
        </w:r>
        <w:r w:rsidRPr="00FC4E13">
          <w:rPr>
            <w:rFonts w:ascii="Helvetica" w:eastAsiaTheme="minorEastAsia" w:hAnsi="Helvetica" w:cs="Helvetica"/>
          </w:rPr>
          <w:t>)</w:t>
        </w:r>
        <w:r>
          <w:rPr>
            <w:rFonts w:ascii="Helvetica" w:eastAsiaTheme="minorEastAsia" w:hAnsi="Helvetica" w:cs="Helvetica"/>
          </w:rPr>
          <w:t xml:space="preserve">, </w:t>
        </w:r>
        <w:r w:rsidRPr="00FC4E13">
          <w:rPr>
            <w:rFonts w:ascii="Helvetica" w:eastAsiaTheme="minorEastAsia" w:hAnsi="Helvetica" w:cs="Helvetica"/>
          </w:rPr>
          <w:t xml:space="preserve">a simple E/I account would predict that feedforward disinhibition should likewise widen, not narrow, the </w:t>
        </w:r>
        <w:r w:rsidRPr="000113B9">
          <w:rPr>
            <w:rFonts w:ascii="Helvetica" w:eastAsiaTheme="minorEastAsia" w:hAnsi="Helvetica" w:cs="Helvetica"/>
          </w:rPr>
          <w:t>spatial binding window</w:t>
        </w:r>
        <w:r>
          <w:rPr>
            <w:rFonts w:ascii="Helvetica" w:eastAsiaTheme="minorEastAsia" w:hAnsi="Helvetica" w:cs="Helvetica"/>
          </w:rPr>
          <w:t>.</w:t>
        </w:r>
        <w:r w:rsidRPr="000113B9">
          <w:rPr>
            <w:rFonts w:ascii="Helvetica" w:eastAsiaTheme="minorEastAsia" w:hAnsi="Helvetica" w:cs="Helvetica"/>
          </w:rPr>
          <w:t xml:space="preserve"> </w:t>
        </w:r>
        <w:r>
          <w:rPr>
            <w:rFonts w:ascii="Helvetica" w:eastAsiaTheme="minorEastAsia" w:hAnsi="Helvetica" w:cs="Helvetica"/>
          </w:rPr>
          <w:t>This is indeed what is observed here, where reduced feedforward inhibition broadened spatial tuning</w:t>
        </w:r>
        <w:r w:rsidRPr="00AA5D58">
          <w:rPr>
            <w:rFonts w:ascii="Helvetica" w:eastAsiaTheme="minorEastAsia" w:hAnsi="Helvetica" w:cs="Helvetica"/>
          </w:rPr>
          <w:t>.</w:t>
        </w:r>
        <w:r>
          <w:rPr>
            <w:rFonts w:ascii="Helvetica" w:eastAsiaTheme="minorEastAsia" w:hAnsi="Helvetica" w:cs="Helvetica"/>
          </w:rPr>
          <w:t xml:space="preserve"> </w:t>
        </w:r>
      </w:ins>
    </w:p>
    <w:p w14:paraId="1238D6A5" w14:textId="58B6C11C" w:rsidR="004317F7" w:rsidRDefault="0085324F" w:rsidP="004317F7">
      <w:pPr>
        <w:spacing w:after="120" w:line="240" w:lineRule="auto"/>
        <w:rPr>
          <w:rFonts w:ascii="Helvetica" w:eastAsiaTheme="minorEastAsia" w:hAnsi="Helvetica" w:cs="Helvetica"/>
          <w:b/>
          <w:bCs/>
          <w:sz w:val="20"/>
          <w:szCs w:val="20"/>
        </w:rPr>
      </w:pPr>
      <w:r>
        <w:rPr>
          <w:rFonts w:ascii="Helvetica" w:eastAsiaTheme="minorEastAsia" w:hAnsi="Helvetica" w:cs="Helvetica"/>
          <w:b/>
          <w:bCs/>
          <w:noProof/>
          <w:sz w:val="20"/>
          <w:szCs w:val="20"/>
        </w:rPr>
        <w:drawing>
          <wp:inline distT="0" distB="0" distL="0" distR="0" wp14:anchorId="761B3539" wp14:editId="72445104">
            <wp:extent cx="6004695" cy="1748426"/>
            <wp:effectExtent l="0" t="0" r="0" b="0"/>
            <wp:docPr id="16723537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53761" name="Picture 11"/>
                    <pic:cNvPicPr/>
                  </pic:nvPicPr>
                  <pic:blipFill>
                    <a:blip r:embed="rId18">
                      <a:extLst>
                        <a:ext uri="{96DAC541-7B7A-43D3-8B79-37D633B846F1}">
                          <asvg:svgBlip xmlns:asvg="http://schemas.microsoft.com/office/drawing/2016/SVG/main" r:embed="rId19"/>
                        </a:ext>
                      </a:extLst>
                    </a:blip>
                    <a:stretch>
                      <a:fillRect/>
                    </a:stretch>
                  </pic:blipFill>
                  <pic:spPr>
                    <a:xfrm>
                      <a:off x="0" y="0"/>
                      <a:ext cx="6004695" cy="1748426"/>
                    </a:xfrm>
                    <a:prstGeom prst="rect">
                      <a:avLst/>
                    </a:prstGeom>
                  </pic:spPr>
                </pic:pic>
              </a:graphicData>
            </a:graphic>
          </wp:inline>
        </w:drawing>
      </w:r>
    </w:p>
    <w:p w14:paraId="3AE31338" w14:textId="185BBB9B" w:rsidR="00B063EB" w:rsidRPr="00F46662" w:rsidRDefault="00B063EB" w:rsidP="004317F7">
      <w:pPr>
        <w:spacing w:after="120" w:line="240" w:lineRule="auto"/>
        <w:rPr>
          <w:rFonts w:ascii="Helvetica" w:eastAsiaTheme="minorEastAsia" w:hAnsi="Helvetica" w:cs="Helvetica"/>
          <w:sz w:val="20"/>
          <w:szCs w:val="20"/>
        </w:rPr>
      </w:pPr>
      <w:r w:rsidRPr="00C96017">
        <w:rPr>
          <w:rFonts w:ascii="Helvetica" w:eastAsiaTheme="minorEastAsia" w:hAnsi="Helvetica" w:cs="Helvetica"/>
          <w:b/>
          <w:bCs/>
          <w:sz w:val="20"/>
          <w:szCs w:val="20"/>
        </w:rPr>
        <w:t>Figure 4. Effects of reduced feedforward inhibition on multisensory integration. a</w:t>
      </w:r>
      <w:r w:rsidRPr="004E5182">
        <w:rPr>
          <w:rFonts w:ascii="Helvetica" w:eastAsiaTheme="minorEastAsia" w:hAnsi="Helvetica" w:cs="Helvetica"/>
          <w:sz w:val="20"/>
          <w:szCs w:val="20"/>
        </w:rPr>
        <w:t>)</w:t>
      </w:r>
      <w:r w:rsidRPr="00C96017">
        <w:rPr>
          <w:rFonts w:ascii="Helvetica" w:eastAsiaTheme="minorEastAsia" w:hAnsi="Helvetica" w:cs="Helvetica"/>
          <w:sz w:val="20"/>
          <w:szCs w:val="20"/>
        </w:rPr>
        <w:t xml:space="preserve"> Fusion probability as a function of spatial disparity for control (green dashed line) and reduced feedforward inhibition (magenta solid line) networks. </w:t>
      </w:r>
      <w:r w:rsidRPr="00C96017">
        <w:rPr>
          <w:rFonts w:ascii="Helvetica" w:eastAsiaTheme="minorEastAsia" w:hAnsi="Helvetica" w:cs="Helvetica"/>
          <w:b/>
          <w:bCs/>
          <w:sz w:val="20"/>
          <w:szCs w:val="20"/>
        </w:rPr>
        <w:t>b</w:t>
      </w:r>
      <w:r w:rsidRPr="004E5182">
        <w:rPr>
          <w:rFonts w:ascii="Helvetica" w:eastAsiaTheme="minorEastAsia" w:hAnsi="Helvetica" w:cs="Helvetica"/>
          <w:sz w:val="20"/>
          <w:szCs w:val="20"/>
        </w:rPr>
        <w:t>)</w:t>
      </w:r>
      <w:r w:rsidRPr="00C96017">
        <w:rPr>
          <w:rFonts w:ascii="Helvetica" w:eastAsiaTheme="minorEastAsia" w:hAnsi="Helvetica" w:cs="Helvetica"/>
          <w:sz w:val="20"/>
          <w:szCs w:val="20"/>
        </w:rPr>
        <w:t xml:space="preserve"> Fusion probability as a function of audio-visual onset asynchrony for control and </w:t>
      </w:r>
      <w:r>
        <w:rPr>
          <w:rFonts w:ascii="Helvetica" w:eastAsiaTheme="minorEastAsia" w:hAnsi="Helvetica" w:cs="Helvetica"/>
          <w:sz w:val="20"/>
          <w:szCs w:val="20"/>
        </w:rPr>
        <w:t>perturbed</w:t>
      </w:r>
      <w:r w:rsidRPr="00C96017">
        <w:rPr>
          <w:rFonts w:ascii="Helvetica" w:eastAsiaTheme="minorEastAsia" w:hAnsi="Helvetica" w:cs="Helvetica"/>
          <w:sz w:val="20"/>
          <w:szCs w:val="20"/>
        </w:rPr>
        <w:t xml:space="preserve"> networks. </w:t>
      </w:r>
      <w:r w:rsidRPr="000861CD">
        <w:rPr>
          <w:rFonts w:ascii="Helvetica" w:eastAsiaTheme="minorEastAsia" w:hAnsi="Helvetica" w:cs="Helvetica"/>
          <w:b/>
          <w:bCs/>
          <w:sz w:val="20"/>
          <w:szCs w:val="20"/>
        </w:rPr>
        <w:t>c</w:t>
      </w:r>
      <w:r w:rsidRPr="004E5182">
        <w:rPr>
          <w:rFonts w:ascii="Helvetica" w:eastAsiaTheme="minorEastAsia" w:hAnsi="Helvetica" w:cs="Helvetica"/>
          <w:sz w:val="20"/>
          <w:szCs w:val="20"/>
        </w:rPr>
        <w:t>)</w:t>
      </w:r>
      <w:r w:rsidRPr="00C96017">
        <w:rPr>
          <w:rFonts w:ascii="Helvetica" w:eastAsiaTheme="minorEastAsia" w:hAnsi="Helvetica" w:cs="Helvetica"/>
          <w:sz w:val="20"/>
          <w:szCs w:val="20"/>
        </w:rPr>
        <w:t xml:space="preserve"> Localization precision (1/σ) for auditory, visual, and bimodal conditions; </w:t>
      </w:r>
      <w:r>
        <w:rPr>
          <w:rFonts w:ascii="Helvetica" w:eastAsiaTheme="minorEastAsia" w:hAnsi="Helvetica" w:cs="Helvetica"/>
          <w:sz w:val="20"/>
          <w:szCs w:val="20"/>
        </w:rPr>
        <w:t>coloured</w:t>
      </w:r>
      <w:r w:rsidRPr="00C96017">
        <w:rPr>
          <w:rFonts w:ascii="Helvetica" w:eastAsiaTheme="minorEastAsia" w:hAnsi="Helvetica" w:cs="Helvetica"/>
          <w:sz w:val="20"/>
          <w:szCs w:val="20"/>
        </w:rPr>
        <w:t xml:space="preserve"> bars show </w:t>
      </w:r>
      <w:r>
        <w:rPr>
          <w:rFonts w:ascii="Helvetica" w:eastAsiaTheme="minorEastAsia" w:hAnsi="Helvetica" w:cs="Helvetica"/>
          <w:sz w:val="20"/>
          <w:szCs w:val="20"/>
        </w:rPr>
        <w:t>perturbed</w:t>
      </w:r>
      <w:r w:rsidRPr="00C96017">
        <w:rPr>
          <w:rFonts w:ascii="Helvetica" w:eastAsiaTheme="minorEastAsia" w:hAnsi="Helvetica" w:cs="Helvetica"/>
          <w:sz w:val="20"/>
          <w:szCs w:val="20"/>
        </w:rPr>
        <w:t xml:space="preserve"> networks with </w:t>
      </w:r>
      <w:r>
        <w:rPr>
          <w:rFonts w:ascii="Helvetica" w:eastAsiaTheme="minorEastAsia" w:hAnsi="Helvetica" w:cs="Helvetica"/>
          <w:sz w:val="20"/>
          <w:szCs w:val="20"/>
        </w:rPr>
        <w:t>black</w:t>
      </w:r>
      <w:r w:rsidRPr="00C96017">
        <w:rPr>
          <w:rFonts w:ascii="Helvetica" w:eastAsiaTheme="minorEastAsia" w:hAnsi="Helvetica" w:cs="Helvetica"/>
          <w:sz w:val="20"/>
          <w:szCs w:val="20"/>
        </w:rPr>
        <w:t xml:space="preserve"> dashed lines indicating control values. </w:t>
      </w:r>
      <w:r>
        <w:rPr>
          <w:rFonts w:ascii="Helvetica" w:eastAsiaTheme="minorEastAsia" w:hAnsi="Helvetica" w:cs="Helvetica"/>
          <w:sz w:val="20"/>
          <w:szCs w:val="20"/>
        </w:rPr>
        <w:t>Vertical green dashed lines and s</w:t>
      </w:r>
      <w:r w:rsidRPr="00BB096A">
        <w:rPr>
          <w:rFonts w:ascii="Helvetica" w:eastAsiaTheme="minorEastAsia" w:hAnsi="Helvetica" w:cs="Helvetica"/>
          <w:sz w:val="20"/>
          <w:szCs w:val="20"/>
        </w:rPr>
        <w:t>haded regions</w:t>
      </w:r>
      <w:r>
        <w:rPr>
          <w:rFonts w:ascii="Helvetica" w:eastAsiaTheme="minorEastAsia" w:hAnsi="Helvetica" w:cs="Helvetica"/>
          <w:sz w:val="20"/>
          <w:szCs w:val="20"/>
        </w:rPr>
        <w:t xml:space="preserve"> in (</w:t>
      </w:r>
      <w:r w:rsidRPr="00066C97">
        <w:rPr>
          <w:rFonts w:ascii="Helvetica" w:eastAsiaTheme="minorEastAsia" w:hAnsi="Helvetica" w:cs="Helvetica"/>
          <w:b/>
          <w:bCs/>
          <w:sz w:val="20"/>
          <w:szCs w:val="20"/>
        </w:rPr>
        <w:t>a</w:t>
      </w:r>
      <w:r>
        <w:rPr>
          <w:rFonts w:ascii="Helvetica" w:eastAsiaTheme="minorEastAsia" w:hAnsi="Helvetica" w:cs="Helvetica"/>
          <w:sz w:val="20"/>
          <w:szCs w:val="20"/>
        </w:rPr>
        <w:t xml:space="preserve">, </w:t>
      </w:r>
      <w:r w:rsidRPr="00066C97">
        <w:rPr>
          <w:rFonts w:ascii="Helvetica" w:eastAsiaTheme="minorEastAsia" w:hAnsi="Helvetica" w:cs="Helvetica"/>
          <w:b/>
          <w:bCs/>
          <w:sz w:val="20"/>
          <w:szCs w:val="20"/>
        </w:rPr>
        <w:t>b</w:t>
      </w:r>
      <w:r>
        <w:rPr>
          <w:rFonts w:ascii="Helvetica" w:eastAsiaTheme="minorEastAsia" w:hAnsi="Helvetica" w:cs="Helvetica"/>
          <w:sz w:val="20"/>
          <w:szCs w:val="20"/>
        </w:rPr>
        <w:t>)</w:t>
      </w:r>
      <w:r w:rsidRPr="00BB096A">
        <w:rPr>
          <w:rFonts w:ascii="Helvetica" w:eastAsiaTheme="minorEastAsia" w:hAnsi="Helvetica" w:cs="Helvetica"/>
          <w:sz w:val="20"/>
          <w:szCs w:val="20"/>
        </w:rPr>
        <w:t xml:space="preserve"> indicate where fusion probability exceeds 50% </w:t>
      </w:r>
      <w:r>
        <w:rPr>
          <w:rFonts w:ascii="Helvetica" w:eastAsiaTheme="minorEastAsia" w:hAnsi="Helvetica" w:cs="Helvetica"/>
          <w:sz w:val="20"/>
          <w:szCs w:val="20"/>
        </w:rPr>
        <w:t>for control and perturbed networks, respectively</w:t>
      </w:r>
      <w:r w:rsidRPr="00BB096A">
        <w:rPr>
          <w:rFonts w:ascii="Helvetica" w:eastAsiaTheme="minorEastAsia" w:hAnsi="Helvetica" w:cs="Helvetica"/>
          <w:sz w:val="20"/>
          <w:szCs w:val="20"/>
        </w:rPr>
        <w:t>; negative asynchronies</w:t>
      </w:r>
      <w:r>
        <w:rPr>
          <w:rFonts w:ascii="Helvetica" w:eastAsiaTheme="minorEastAsia" w:hAnsi="Helvetica" w:cs="Helvetica"/>
          <w:sz w:val="20"/>
          <w:szCs w:val="20"/>
        </w:rPr>
        <w:t xml:space="preserve"> in (</w:t>
      </w:r>
      <w:r w:rsidRPr="00066C97">
        <w:rPr>
          <w:rFonts w:ascii="Helvetica" w:eastAsiaTheme="minorEastAsia" w:hAnsi="Helvetica" w:cs="Helvetica"/>
          <w:b/>
          <w:bCs/>
          <w:sz w:val="20"/>
          <w:szCs w:val="20"/>
        </w:rPr>
        <w:t>b</w:t>
      </w:r>
      <w:r>
        <w:rPr>
          <w:rFonts w:ascii="Helvetica" w:eastAsiaTheme="minorEastAsia" w:hAnsi="Helvetica" w:cs="Helvetica"/>
          <w:sz w:val="20"/>
          <w:szCs w:val="20"/>
        </w:rPr>
        <w:t>)</w:t>
      </w:r>
      <w:r w:rsidRPr="00BB096A">
        <w:rPr>
          <w:rFonts w:ascii="Helvetica" w:eastAsiaTheme="minorEastAsia" w:hAnsi="Helvetica" w:cs="Helvetica"/>
          <w:sz w:val="20"/>
          <w:szCs w:val="20"/>
        </w:rPr>
        <w:t xml:space="preserve"> indicate visual-leading stimuli</w:t>
      </w:r>
      <w:r>
        <w:rPr>
          <w:rFonts w:ascii="Helvetica" w:eastAsiaTheme="minorEastAsia" w:hAnsi="Helvetica" w:cs="Helvetica"/>
          <w:sz w:val="20"/>
          <w:szCs w:val="20"/>
        </w:rPr>
        <w:t xml:space="preserve">. </w:t>
      </w:r>
      <w:r w:rsidRPr="00066C97">
        <w:rPr>
          <w:rFonts w:ascii="Helvetica" w:eastAsiaTheme="minorEastAsia" w:hAnsi="Helvetica" w:cs="Helvetica"/>
          <w:sz w:val="20"/>
          <w:szCs w:val="20"/>
        </w:rPr>
        <w:t>Error</w:t>
      </w:r>
      <w:r>
        <w:rPr>
          <w:rFonts w:ascii="Helvetica" w:eastAsiaTheme="minorEastAsia" w:hAnsi="Helvetica" w:cs="Helvetica"/>
          <w:sz w:val="20"/>
          <w:szCs w:val="20"/>
        </w:rPr>
        <w:t xml:space="preserve"> bars</w:t>
      </w:r>
      <w:r w:rsidRPr="00BB096A">
        <w:rPr>
          <w:rFonts w:ascii="Helvetica" w:eastAsiaTheme="minorEastAsia" w:hAnsi="Helvetica" w:cs="Helvetica"/>
          <w:sz w:val="20"/>
          <w:szCs w:val="20"/>
        </w:rPr>
        <w:t xml:space="preserve"> </w:t>
      </w:r>
      <w:r>
        <w:rPr>
          <w:rFonts w:ascii="Helvetica" w:eastAsiaTheme="minorEastAsia" w:hAnsi="Helvetica" w:cs="Helvetica"/>
          <w:sz w:val="20"/>
          <w:szCs w:val="20"/>
        </w:rPr>
        <w:t xml:space="preserve">indicate </w:t>
      </w:r>
      <w:r w:rsidRPr="00BB096A">
        <w:rPr>
          <w:rFonts w:ascii="Helvetica" w:eastAsiaTheme="minorEastAsia" w:hAnsi="Helvetica" w:cs="Helvetica"/>
          <w:sz w:val="20"/>
          <w:szCs w:val="20"/>
        </w:rPr>
        <w:t>±SEM across ten network instantiations.</w:t>
      </w:r>
    </w:p>
    <w:p w14:paraId="346521AA" w14:textId="59D2839A" w:rsidR="00B063EB" w:rsidRDefault="005977FD" w:rsidP="008A3A01">
      <w:pPr>
        <w:spacing w:after="0" w:line="360" w:lineRule="auto"/>
        <w:ind w:firstLine="720"/>
        <w:jc w:val="both"/>
        <w:rPr>
          <w:rFonts w:ascii="Helvetica" w:eastAsiaTheme="minorEastAsia" w:hAnsi="Helvetica" w:cs="Helvetica"/>
        </w:rPr>
      </w:pPr>
      <w:ins w:id="31" w:author="Vishnu Mohan" w:date="2026-04-02T15:23:00Z" w16du:dateUtc="2026-04-02T04:23:00Z">
        <w:r>
          <w:rPr>
            <w:rFonts w:ascii="Helvetica" w:eastAsiaTheme="minorEastAsia" w:hAnsi="Helvetica" w:cs="Helvetica"/>
          </w:rPr>
          <w:t xml:space="preserve">Temporal binding also underwent a typical expansion following disinhibition, </w:t>
        </w:r>
        <w:r w:rsidRPr="00025041">
          <w:rPr>
            <w:rFonts w:ascii="Helvetica" w:eastAsiaTheme="minorEastAsia" w:hAnsi="Helvetica" w:cs="Helvetica"/>
          </w:rPr>
          <w:t>expanding from -1</w:t>
        </w:r>
        <w:r>
          <w:rPr>
            <w:rFonts w:ascii="Helvetica" w:eastAsiaTheme="minorEastAsia" w:hAnsi="Helvetica" w:cs="Helvetica"/>
          </w:rPr>
          <w:t>21</w:t>
        </w:r>
        <w:r w:rsidRPr="00025041">
          <w:rPr>
            <w:rFonts w:ascii="Helvetica" w:eastAsiaTheme="minorEastAsia" w:hAnsi="Helvetica" w:cs="Helvetica"/>
          </w:rPr>
          <w:t xml:space="preserve"> to +</w:t>
        </w:r>
        <w:r>
          <w:rPr>
            <w:rFonts w:ascii="Helvetica" w:eastAsiaTheme="minorEastAsia" w:hAnsi="Helvetica" w:cs="Helvetica"/>
          </w:rPr>
          <w:t>93</w:t>
        </w:r>
        <w:r w:rsidRPr="00025041">
          <w:rPr>
            <w:rFonts w:ascii="Helvetica" w:eastAsiaTheme="minorEastAsia" w:hAnsi="Helvetica" w:cs="Helvetica"/>
          </w:rPr>
          <w:t xml:space="preserve"> ms (</w:t>
        </w:r>
        <w:r>
          <w:rPr>
            <w:rFonts w:ascii="Helvetica" w:eastAsiaTheme="minorEastAsia" w:hAnsi="Helvetica" w:cs="Helvetica"/>
          </w:rPr>
          <w:t>215</w:t>
        </w:r>
        <w:r w:rsidRPr="00025041">
          <w:rPr>
            <w:rFonts w:ascii="Helvetica" w:eastAsiaTheme="minorEastAsia" w:hAnsi="Helvetica" w:cs="Helvetica"/>
          </w:rPr>
          <w:t xml:space="preserve"> ms total) in controls to -</w:t>
        </w:r>
        <w:r>
          <w:rPr>
            <w:rFonts w:ascii="Helvetica" w:eastAsiaTheme="minorEastAsia" w:hAnsi="Helvetica" w:cs="Helvetica"/>
          </w:rPr>
          <w:t>163</w:t>
        </w:r>
        <w:r w:rsidRPr="00025041">
          <w:rPr>
            <w:rFonts w:ascii="Helvetica" w:eastAsiaTheme="minorEastAsia" w:hAnsi="Helvetica" w:cs="Helvetica"/>
          </w:rPr>
          <w:t xml:space="preserve"> to +</w:t>
        </w:r>
        <w:r>
          <w:rPr>
            <w:rFonts w:ascii="Helvetica" w:eastAsiaTheme="minorEastAsia" w:hAnsi="Helvetica" w:cs="Helvetica"/>
          </w:rPr>
          <w:t>131</w:t>
        </w:r>
        <w:r w:rsidRPr="00025041">
          <w:rPr>
            <w:rFonts w:ascii="Helvetica" w:eastAsiaTheme="minorEastAsia" w:hAnsi="Helvetica" w:cs="Helvetica"/>
          </w:rPr>
          <w:t xml:space="preserve"> ms (</w:t>
        </w:r>
        <w:r>
          <w:rPr>
            <w:rFonts w:ascii="Helvetica" w:eastAsiaTheme="minorEastAsia" w:hAnsi="Helvetica" w:cs="Helvetica"/>
          </w:rPr>
          <w:t>294</w:t>
        </w:r>
        <w:r w:rsidRPr="00025041">
          <w:rPr>
            <w:rFonts w:ascii="Helvetica" w:eastAsiaTheme="minorEastAsia" w:hAnsi="Helvetica" w:cs="Helvetica"/>
          </w:rPr>
          <w:t xml:space="preserve"> ms total) following disinhibition</w:t>
        </w:r>
        <w:r>
          <w:rPr>
            <w:rFonts w:ascii="Helvetica" w:eastAsiaTheme="minorEastAsia" w:hAnsi="Helvetica" w:cs="Helvetica"/>
          </w:rPr>
          <w:t xml:space="preserve"> (</w:t>
        </w:r>
        <w:r w:rsidRPr="00DD5010">
          <w:rPr>
            <w:rFonts w:ascii="Helvetica" w:eastAsiaTheme="minorEastAsia" w:hAnsi="Helvetica" w:cs="Helvetica"/>
            <w:b/>
            <w:bCs/>
          </w:rPr>
          <w:t>Fig. 4b</w:t>
        </w:r>
        <w:r>
          <w:rPr>
            <w:rFonts w:ascii="Helvetica" w:eastAsiaTheme="minorEastAsia" w:hAnsi="Helvetica" w:cs="Helvetica"/>
          </w:rPr>
          <w:t>), a 36</w:t>
        </w:r>
        <w:r w:rsidRPr="00025041">
          <w:rPr>
            <w:rFonts w:ascii="Helvetica" w:eastAsiaTheme="minorEastAsia" w:hAnsi="Helvetica" w:cs="Helvetica"/>
          </w:rPr>
          <w:t xml:space="preserve">% expansion of the temporal </w:t>
        </w:r>
        <w:proofErr w:type="spellStart"/>
        <w:r w:rsidRPr="00025041">
          <w:rPr>
            <w:rFonts w:ascii="Helvetica" w:eastAsiaTheme="minorEastAsia" w:hAnsi="Helvetica" w:cs="Helvetica"/>
          </w:rPr>
          <w:t>window</w:t>
        </w:r>
        <w:r>
          <w:rPr>
            <w:rFonts w:ascii="Helvetica" w:eastAsiaTheme="minorEastAsia" w:hAnsi="Helvetica" w:cs="Helvetica"/>
          </w:rPr>
          <w:t>.</w:t>
        </w:r>
      </w:ins>
      <w:r w:rsidR="00B063EB" w:rsidRPr="00242D9D">
        <w:rPr>
          <w:rFonts w:ascii="Helvetica" w:eastAsiaTheme="minorEastAsia" w:hAnsi="Helvetica" w:cs="Helvetica"/>
        </w:rPr>
        <w:t>Th</w:t>
      </w:r>
      <w:r w:rsidR="00EA5C6B">
        <w:rPr>
          <w:rFonts w:ascii="Helvetica" w:eastAsiaTheme="minorEastAsia" w:hAnsi="Helvetica" w:cs="Helvetica"/>
        </w:rPr>
        <w:t>e</w:t>
      </w:r>
      <w:proofErr w:type="spellEnd"/>
      <w:r w:rsidR="00B063EB" w:rsidRPr="00242D9D">
        <w:rPr>
          <w:rFonts w:ascii="Helvetica" w:eastAsiaTheme="minorEastAsia" w:hAnsi="Helvetica" w:cs="Helvetica"/>
        </w:rPr>
        <w:t xml:space="preserve"> temporal expansion coincided with prolonged NMDA-mediated depolarization, as </w:t>
      </w:r>
      <w:r w:rsidR="00B063EB">
        <w:rPr>
          <w:rFonts w:ascii="Helvetica" w:eastAsiaTheme="minorEastAsia" w:hAnsi="Helvetica" w:cs="Helvetica"/>
        </w:rPr>
        <w:t>indicated</w:t>
      </w:r>
      <w:r w:rsidR="00B063EB" w:rsidRPr="00242D9D">
        <w:rPr>
          <w:rFonts w:ascii="Helvetica" w:eastAsiaTheme="minorEastAsia" w:hAnsi="Helvetica" w:cs="Helvetica"/>
        </w:rPr>
        <w:t xml:space="preserve"> by increased average Mg²</w:t>
      </w:r>
      <w:r w:rsidR="00B063EB" w:rsidRPr="00242D9D">
        <w:rPr>
          <w:rFonts w:ascii="Cambria Math" w:eastAsiaTheme="minorEastAsia" w:hAnsi="Cambria Math" w:cs="Cambria Math"/>
        </w:rPr>
        <w:t>⁺</w:t>
      </w:r>
      <w:r w:rsidR="00B063EB" w:rsidRPr="00242D9D">
        <w:rPr>
          <w:rFonts w:ascii="Helvetica" w:eastAsiaTheme="minorEastAsia" w:hAnsi="Helvetica" w:cs="Helvetica"/>
        </w:rPr>
        <w:t xml:space="preserve"> gate relief (</w:t>
      </w:r>
      <w:r w:rsidR="00B063EB">
        <w:rPr>
          <w:rFonts w:ascii="Helvetica" w:eastAsiaTheme="minorEastAsia" w:hAnsi="Helvetica" w:cs="Helvetica"/>
        </w:rPr>
        <w:t>12.5% compared with</w:t>
      </w:r>
      <w:r w:rsidR="00B063EB" w:rsidRPr="00242D9D">
        <w:rPr>
          <w:rFonts w:ascii="Helvetica" w:eastAsiaTheme="minorEastAsia" w:hAnsi="Helvetica" w:cs="Helvetica"/>
        </w:rPr>
        <w:t xml:space="preserve"> </w:t>
      </w:r>
      <w:r w:rsidR="00B063EB">
        <w:rPr>
          <w:rFonts w:ascii="Helvetica" w:eastAsiaTheme="minorEastAsia" w:hAnsi="Helvetica" w:cs="Helvetica"/>
        </w:rPr>
        <w:t>10.4%</w:t>
      </w:r>
      <w:r w:rsidR="00B063EB" w:rsidRPr="00242D9D">
        <w:rPr>
          <w:rFonts w:ascii="Helvetica" w:eastAsiaTheme="minorEastAsia" w:hAnsi="Helvetica" w:cs="Helvetica"/>
        </w:rPr>
        <w:t xml:space="preserve"> in controls). Under these conditions, sensory inputs separated by</w:t>
      </w:r>
      <w:r w:rsidR="00B063EB" w:rsidRPr="00242D9D" w:rsidDel="00DD3B38">
        <w:rPr>
          <w:rFonts w:ascii="Helvetica" w:eastAsiaTheme="minorEastAsia" w:hAnsi="Helvetica" w:cs="Helvetica"/>
        </w:rPr>
        <w:t xml:space="preserve"> </w:t>
      </w:r>
      <w:r w:rsidR="00B063EB">
        <w:rPr>
          <w:rFonts w:ascii="Helvetica" w:eastAsiaTheme="minorEastAsia" w:hAnsi="Helvetica" w:cs="Helvetica"/>
        </w:rPr>
        <w:t>up to ~</w:t>
      </w:r>
      <w:r w:rsidR="00B063EB" w:rsidRPr="00242D9D">
        <w:rPr>
          <w:rFonts w:ascii="Helvetica" w:eastAsiaTheme="minorEastAsia" w:hAnsi="Helvetica" w:cs="Helvetica"/>
        </w:rPr>
        <w:t xml:space="preserve">300 ms could potentially summate effectively, particularly when visual stimuli preceded auditory ones. </w:t>
      </w:r>
      <w:r w:rsidR="00B063EB" w:rsidRPr="009530EF">
        <w:rPr>
          <w:rFonts w:ascii="Helvetica" w:eastAsiaTheme="minorEastAsia" w:hAnsi="Helvetica" w:cs="Helvetica"/>
        </w:rPr>
        <w:t>This finding was expected</w:t>
      </w:r>
      <w:r w:rsidR="00B063EB">
        <w:rPr>
          <w:rFonts w:ascii="Helvetica" w:eastAsiaTheme="minorEastAsia" w:hAnsi="Helvetica" w:cs="Helvetica"/>
        </w:rPr>
        <w:t>,</w:t>
      </w:r>
      <w:r w:rsidR="00B063EB" w:rsidRPr="009530EF">
        <w:rPr>
          <w:rFonts w:ascii="Helvetica" w:eastAsiaTheme="minorEastAsia" w:hAnsi="Helvetica" w:cs="Helvetica"/>
        </w:rPr>
        <w:t xml:space="preserve"> given that feedforward inhibition typically narrows the temporal integration window</w:t>
      </w:r>
      <w:r w:rsidR="00B063EB">
        <w:rPr>
          <w:rFonts w:ascii="Helvetica" w:eastAsiaTheme="minorEastAsia" w:hAnsi="Helvetica" w:cs="Helvetica"/>
        </w:rPr>
        <w:t xml:space="preserve"> </w:t>
      </w:r>
      <w:r w:rsidR="00B063EB">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{"citationID":"PR13jaYu","properties":{"formattedCitation":"(Gabernet et al., 2005; Pouille &amp; Scanziani, 2001)","plainCitation":"(Gabernet et al., 2005; Pouille &amp; Scanziani, 2001)","noteIndex":0},"citationItems":[{"id":791,"uris":["http://zotero.org/users/17556725/items/5SHDZBTY"],"itemData":{"id":791,"type":"article-journal","abstract":"The temporal features of tactile stimuli are faithfully represented by the activity of neurons in the somatosensory cortex. However, the cellular mechanisms that enable cortical neurons to report accurate temporal information are not known. Here, we show that in the rodent barrel cortex, the temporal window for integration of thalamic inputs is under the control of thalamocortical feed-forward inhibition and can vary from 1 to 10 ms. A single thalamic fiber can trigger feed-forward inhibition and contacts both excitatory and inhibitory cortical neurons. The dynamics of feed-forward inhibition exceed those of each individual synapse in the circuit and are captured by a simple disynaptic model of the thalamocortical projection. The variations in the integration window produce changes in the temporal precision of cortical responses to whisker stimulation. Hence, feed-forward inhibitory circuits, classically known to sharpen spatial contrast of tactile inputs, also increase the temporal resolution in the somatosensory cortex.","container-title":"Neuron","DOI":"10.1016/j.neuron.2005.09.022","ISSN":"0896-6273","issue":"2","journalAbbreviation":"Neuron","language":"eng","note":"PMID: 16242411","page":"315-327","source":"PubMed","title":"Somatosensory integration controlled by dynamic thalamocortical feed-forward inhibition","volume":"48","author":[{"family":"Gabernet","given":"Laetitia"},{"family":"Jadhav","given":"Shantanu P."},{"family":"Feldman","given":"Daniel E."},{"family":"Carandini","given":"Matteo"},{"family":"Scanziani","given":"Massimo"}],"issued":{"date-parts":[["2005",10,20]]}}},{"id":789,"uris":["http://zotero.org/users/17556725/items/VD8BT228"],"itemData":{"id":789,"type":"article-journal","abstract":"The temporal resolution of neuronal integration depends on the time window within which excitatory inputs summate to reach the threshold for spike generation. Here, we show that in rat hippocampal pyramidal cells this window is very narrow (less than 2 milliseconds). This narrowness results from the short delay with which disynaptic feed-forward inhibition follows monosynaptic excitation. Simultaneous somatic and dendritic recordings indicate that feed-forward inhibition is much stronger in the soma than in the dendrites, resulting in a broader integration window in the latter compartment. Thus, the subcellular partitioning of feed-forward inhibition enforces precise coincidence detection in the soma, while allowing dendrites to sum incoming activity over broader time windows.","container-title":"Science (New York, N.Y.)","DOI":"10.1126/science.1060342","ISSN":"0036-8075","issue":"5532","journalAbbreviation":"Science","language":"eng","note":"PMID: 11498596","page":"1159-1163","source":"PubMed","title":"Enforcement of temporal fidelity in pyramidal cells by somatic feed-forward inhibition","volume":"293","author":[{"family":"Pouille","given":"F."},{"family":"Scanziani","given":"M."}],"issued":{"date-parts":[["2001",8,10]]}}}],"schema":"https://github.com/citation-style-language/schema/raw/master/csl-citation.json"} </w:instrText>
      </w:r>
      <w:r w:rsidR="00B063EB">
        <w:rPr>
          <w:rFonts w:ascii="Helvetica" w:eastAsiaTheme="minorEastAsia" w:hAnsi="Helvetica" w:cs="Helvetica"/>
        </w:rPr>
        <w:fldChar w:fldCharType="separate"/>
      </w:r>
      <w:r w:rsidR="004F5158" w:rsidRPr="004F5158">
        <w:rPr>
          <w:rFonts w:ascii="Helvetica" w:hAnsi="Helvetica" w:cs="Helvetica"/>
        </w:rPr>
        <w:t>(Gabernet et al., 2005; Pouille &amp; Scanziani, 2001)</w:t>
      </w:r>
      <w:r w:rsidR="00B063EB">
        <w:rPr>
          <w:rFonts w:ascii="Helvetica" w:eastAsiaTheme="minorEastAsia" w:hAnsi="Helvetica" w:cs="Helvetica"/>
        </w:rPr>
        <w:fldChar w:fldCharType="end"/>
      </w:r>
      <w:r w:rsidR="00B063EB" w:rsidRPr="009530EF">
        <w:rPr>
          <w:rFonts w:ascii="Helvetica" w:eastAsiaTheme="minorEastAsia" w:hAnsi="Helvetica" w:cs="Helvetica"/>
        </w:rPr>
        <w:t>.</w:t>
      </w:r>
      <w:r w:rsidR="00B063EB">
        <w:rPr>
          <w:rFonts w:ascii="Helvetica" w:eastAsiaTheme="minorEastAsia" w:hAnsi="Helvetica" w:cs="Helvetica"/>
        </w:rPr>
        <w:t xml:space="preserve"> </w:t>
      </w:r>
      <w:r w:rsidR="00B063EB" w:rsidRPr="00242D9D">
        <w:rPr>
          <w:rFonts w:ascii="Helvetica" w:eastAsiaTheme="minorEastAsia" w:hAnsi="Helvetica" w:cs="Helvetica"/>
        </w:rPr>
        <w:t>Extended audiovisual temporal binding windows</w:t>
      </w:r>
      <w:r w:rsidR="00B063EB" w:rsidRPr="00242D9D" w:rsidDel="004E2D62">
        <w:rPr>
          <w:rFonts w:ascii="Helvetica" w:eastAsiaTheme="minorEastAsia" w:hAnsi="Helvetica" w:cs="Helvetica"/>
        </w:rPr>
        <w:t xml:space="preserve"> </w:t>
      </w:r>
      <w:r w:rsidR="00B063EB">
        <w:rPr>
          <w:rFonts w:ascii="Helvetica" w:eastAsiaTheme="minorEastAsia" w:hAnsi="Helvetica" w:cs="Helvetica"/>
        </w:rPr>
        <w:t>are</w:t>
      </w:r>
      <w:r w:rsidR="00B063EB" w:rsidRPr="00242D9D">
        <w:rPr>
          <w:rFonts w:ascii="Helvetica" w:eastAsiaTheme="minorEastAsia" w:hAnsi="Helvetica" w:cs="Helvetica"/>
        </w:rPr>
        <w:t xml:space="preserve"> </w:t>
      </w:r>
      <w:r w:rsidR="00B063EB">
        <w:rPr>
          <w:rFonts w:ascii="Helvetica" w:eastAsiaTheme="minorEastAsia" w:hAnsi="Helvetica" w:cs="Helvetica"/>
        </w:rPr>
        <w:t>a robust</w:t>
      </w:r>
      <w:r w:rsidR="00B063EB" w:rsidRPr="00242D9D">
        <w:rPr>
          <w:rFonts w:ascii="Helvetica" w:eastAsiaTheme="minorEastAsia" w:hAnsi="Helvetica" w:cs="Helvetica"/>
        </w:rPr>
        <w:t xml:space="preserve"> sensory marker </w:t>
      </w:r>
      <w:r w:rsidR="00B063EB">
        <w:rPr>
          <w:rFonts w:ascii="Helvetica" w:eastAsiaTheme="minorEastAsia" w:hAnsi="Helvetica" w:cs="Helvetica"/>
        </w:rPr>
        <w:t>of</w:t>
      </w:r>
      <w:r w:rsidR="00B063EB" w:rsidRPr="00242D9D">
        <w:rPr>
          <w:rFonts w:ascii="Helvetica" w:eastAsiaTheme="minorEastAsia" w:hAnsi="Helvetica" w:cs="Helvetica"/>
        </w:rPr>
        <w:t xml:space="preserve"> </w:t>
      </w:r>
      <w:r w:rsidR="00B063EB">
        <w:rPr>
          <w:rFonts w:ascii="Helvetica" w:eastAsiaTheme="minorEastAsia" w:hAnsi="Helvetica" w:cs="Helvetica"/>
        </w:rPr>
        <w:t>ASD</w:t>
      </w:r>
      <w:r w:rsidR="00B063EB" w:rsidRPr="00242D9D">
        <w:rPr>
          <w:rFonts w:ascii="Helvetica" w:eastAsiaTheme="minorEastAsia" w:hAnsi="Helvetica" w:cs="Helvetica"/>
        </w:rPr>
        <w:t>, appearing across flash-beep, speech, and complex stimulus paradigms</w:t>
      </w:r>
      <w:r w:rsidR="00B063EB">
        <w:rPr>
          <w:rFonts w:ascii="Helvetica" w:eastAsiaTheme="minorEastAsia" w:hAnsi="Helvetica" w:cs="Helvetica"/>
        </w:rPr>
        <w:t xml:space="preserve"> </w:t>
      </w:r>
      <w:r w:rsidR="00B063EB">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{"citationID":"Zruzkwh0","properties":{"formattedCitation":"(R. A. Stevenson, Siemann, et al., 2014; H. Zhou et al., 2018)","plainCitation":"(R. A. Stevenson, Siemann, et al., 2014; H. Zhou et al., 2018)","dontUpdate":true,"noteIndex":0},"citationItems":[{"id":331,"uris":["http://zotero.org/users/17556725/items/JPCU9KZ9","http://zotero.org/users/17556725/items/CB43C9SA"],"itemData":{"id":331,"type":"article-journal","abstract":"The new DSM-5 diagnostic criteria for autism spectrum disorders (ASDs) include sensory disturbances in addition to the well-established language, communication, and social deficits. One sensory disturbance seen in ASD is an impaired ability to integrate multisensory information into a unified percept. This may arise from an underlying impairment in which individuals with ASD have difficulty perceiving the temporal relationship between cross-modal inputs, an important cue for multisensory integration. Such impairments in multisensory processing may cascade into higher-level deficits, impairing day-to-day functioning on tasks, such as speech perception. To investigate multisensory temporal processing deficits in ASD and their links to speech processing, the current study mapped performance on a number of multisensory temporal tasks (with both simple and complex stimuli) onto the ability of individuals with ASD to perceptually bind audiovisual speech signals. High-functioning children with ASD were compared with a group of typically developing children. Performance on the multisensory temporal tasks varied with stimulus complexity for both groups; less precise temporal processing was observed with increasing stimulus complexity. Notably, individuals with ASD showed a speech-specific deficit in multisensory temporal processing. Most importantly, the strength of perceptual binding of audiovisual speech observed in individuals with ASD was strongly related to their low-level multisensory temporal processing abilities. Collectively, the results represent the first to illustrate links between multisensory temporal function and speech processing in ASD, strongly suggesting that deficits in low-level sensory processing may cascade into higher-order domains, such as language and communication.","container-title":"The Journal of Neuroscience: The Official Journal of the Society for Neuroscience","DOI":"10.1523/JNEUROSCI.3615-13.2014","ISSN":"1529-2401","issue":"3","journalAbbreviation":"J Neurosci","language":"eng","note":"PMID: 24431427\nPMCID: PMC3891950","page":"691-697","source":"PubMed","title":"Multisensory temporal integration in autism spectrum disorders","volume":"34","author":[{"family":"Stevenson","given":"Ryan A."},{"family":"Siemann","given":"Justin K."},{"family":"Schneider","given":"Brittany C."},{"family":"Eberly","given":"Haley E."},{"family":"Woynaroski","given":"Tiffany G."},{"family":"Camarata","given":"Stephen M."},{"family":"Wallace","given":"Mark T."}],"issued":{"date-parts":[["2014",1,15]]}}},{"id":794,"uris":["http://zotero.org/users/17556725/items/6SLIAQSS"],"itemData":{"id":794,"type":"article-journal","abstract":"Multisensory temporal integration could be compromised in both autism spectrum disorders (ASD) and schizophrenia spectrum disorders (SSD) and may play an important role in perceptual and cognitive impairment in these two disorders. This review aimed to quantitatively compare the sensory temporal acuity between healthy controls and the two clinical groups (ASD and SSD). Impairment of sensory temporal integration was robust and comparable in both patients with SSD (Hedges’ g = 0.91, 95%CI[0.62–1.19]; Z = 6.21, p &lt; .001) and ASD (Hedges’ g = 0.85, (95%CI[0.54–1.15]; Z = 5.39, p &lt; .001). By further separating studies into unisensory and multisensory (bimodal: audiovisual) ones, subgroup analysis indicated heterogeneous and unstable effects for unisensory temporal binding in the ASD group, but a more consistent and severe impairment in multisensory temporal integration represented by an enlarged temporal binding window in both clinical groups. Such multisensory dysfunction is associated with symptoms like hallucinations and impaired social communications. Future studies focusing on improving multisensory temporal functions may have important implications for the amelioration of schizophrenia and autistic symptoms.","container-title":"Neuroscience &amp; Biobehavioral Reviews","DOI":"10.1016/j.neubiorev.2017.12.013","ISSN":"0149-7634","journalAbbreviation":"Neuroscience &amp; Biobehavioral Reviews","page":"66-76","source":"ScienceDirect","title":"Multisensory temporal binding window in autism spectrum disorders and schizophrenia spectrum disorders: A systematic review and meta-analysis","title-short":"Multisensory temporal binding window in autism spectrum disorders and schizophrenia spectrum disorders","volume":"86","author":[{"family":"Zhou","given":"Han-yu"},{"family":"Cai","given":"Xin-lu"},{"family":"Weigl","given":"Michael"},{"family":"Bang","given":"Peter"},{"family":"Cheung","given":"Eric F. C."},{"family":"Chan","given":"Raymond C. K."}],"issued":{"date-parts":[["2018",3,1]]}}}],"schema":"https://github.com/citation-style-language/schema/raw/master/csl-citation.json"} </w:instrText>
      </w:r>
      <w:r w:rsidR="00B063EB">
        <w:rPr>
          <w:rFonts w:ascii="Helvetica" w:eastAsiaTheme="minorEastAsia" w:hAnsi="Helvetica" w:cs="Helvetica"/>
        </w:rPr>
        <w:fldChar w:fldCharType="separate"/>
      </w:r>
      <w:r w:rsidR="004F5158" w:rsidRPr="004F5158">
        <w:rPr>
          <w:rFonts w:ascii="Helvetica" w:hAnsi="Helvetica" w:cs="Helvetica"/>
        </w:rPr>
        <w:t>(Stevenson, Siemann, et al., 2014; Zhou et al., 2018)</w:t>
      </w:r>
      <w:r w:rsidR="00B063EB">
        <w:rPr>
          <w:rFonts w:ascii="Helvetica" w:eastAsiaTheme="minorEastAsia" w:hAnsi="Helvetica" w:cs="Helvetica"/>
        </w:rPr>
        <w:fldChar w:fldCharType="end"/>
      </w:r>
      <w:r w:rsidR="00B063EB">
        <w:rPr>
          <w:rFonts w:ascii="Helvetica" w:eastAsiaTheme="minorEastAsia" w:hAnsi="Helvetica" w:cs="Helvetica"/>
        </w:rPr>
        <w:t>.</w:t>
      </w:r>
      <w:r w:rsidR="00C37B3E">
        <w:rPr>
          <w:rFonts w:ascii="Helvetica" w:eastAsiaTheme="minorEastAsia" w:hAnsi="Helvetica" w:cs="Helvetica"/>
        </w:rPr>
        <w:t xml:space="preserve"> </w:t>
      </w:r>
      <w:ins w:id="32" w:author="Vishnu Mohan" w:date="2026-04-02T15:15:00Z" w16du:dateUtc="2026-04-02T04:15:00Z">
        <w:r w:rsidR="008A3A01" w:rsidRPr="00800A47">
          <w:rPr>
            <w:rFonts w:ascii="Helvetica" w:eastAsiaTheme="minorEastAsia" w:hAnsi="Helvetica" w:cs="Helvetica"/>
          </w:rPr>
          <w:t xml:space="preserve">A local sensitivity analysis across </w:t>
        </w:r>
        <w:r w:rsidR="008A3A01" w:rsidRPr="001C4724">
          <w:rPr>
            <w:rFonts w:ascii="Helvetica" w:eastAsiaTheme="minorEastAsia" w:hAnsi="Helvetica" w:cs="Helvetica"/>
          </w:rPr>
          <w:t>ten</w:t>
        </w:r>
        <w:r w:rsidR="008A3A01" w:rsidRPr="00800A47">
          <w:rPr>
            <w:rFonts w:ascii="Helvetica" w:eastAsiaTheme="minorEastAsia" w:hAnsi="Helvetica" w:cs="Helvetica"/>
          </w:rPr>
          <w:t xml:space="preserve"> independently trained checkpoints showed that this temporal-widening effect was not restricted to a single tuned setting: relative to control networks (TBW = </w:t>
        </w:r>
        <w:r w:rsidR="008A3A01" w:rsidRPr="001C4724">
          <w:rPr>
            <w:rFonts w:ascii="Helvetica" w:eastAsiaTheme="minorEastAsia" w:hAnsi="Helvetica" w:cs="Helvetica"/>
          </w:rPr>
          <w:t>212.4 ± 4.9</w:t>
        </w:r>
        <w:r w:rsidR="008A3A01" w:rsidRPr="00800A47">
          <w:rPr>
            <w:rFonts w:ascii="Helvetica" w:eastAsiaTheme="minorEastAsia" w:hAnsi="Helvetica" w:cs="Helvetica"/>
          </w:rPr>
          <w:t xml:space="preserve"> ms), reducing the feedforward-inhibition controller setpoints to 0.8 widened TBW to </w:t>
        </w:r>
        <w:r w:rsidR="008A3A01" w:rsidRPr="001C4724">
          <w:rPr>
            <w:rFonts w:ascii="Helvetica" w:eastAsiaTheme="minorEastAsia" w:hAnsi="Helvetica" w:cs="Helvetica"/>
          </w:rPr>
          <w:lastRenderedPageBreak/>
          <w:t>291</w:t>
        </w:r>
        <w:r w:rsidR="008A3A01" w:rsidRPr="00800A47">
          <w:rPr>
            <w:rFonts w:ascii="Helvetica" w:eastAsiaTheme="minorEastAsia" w:hAnsi="Helvetica" w:cs="Helvetica"/>
          </w:rPr>
          <w:t xml:space="preserve">.0 ± </w:t>
        </w:r>
        <w:r w:rsidR="008A3A01" w:rsidRPr="001C4724">
          <w:rPr>
            <w:rFonts w:ascii="Helvetica" w:eastAsiaTheme="minorEastAsia" w:hAnsi="Helvetica" w:cs="Helvetica"/>
          </w:rPr>
          <w:t>6</w:t>
        </w:r>
        <w:r w:rsidR="008A3A01" w:rsidRPr="00800A47">
          <w:rPr>
            <w:rFonts w:ascii="Helvetica" w:eastAsiaTheme="minorEastAsia" w:hAnsi="Helvetica" w:cs="Helvetica"/>
          </w:rPr>
          <w:t xml:space="preserve">.0 ms, and reducing them to 0.5 widened it further to </w:t>
        </w:r>
        <w:r w:rsidR="008A3A01" w:rsidRPr="001C4724">
          <w:rPr>
            <w:rFonts w:ascii="Helvetica" w:eastAsiaTheme="minorEastAsia" w:hAnsi="Helvetica" w:cs="Helvetica"/>
          </w:rPr>
          <w:t>300.8 ± 5.7</w:t>
        </w:r>
        <w:r w:rsidR="008A3A01" w:rsidRPr="00800A47">
          <w:rPr>
            <w:rFonts w:ascii="Helvetica" w:eastAsiaTheme="minorEastAsia" w:hAnsi="Helvetica" w:cs="Helvetica"/>
          </w:rPr>
          <w:t xml:space="preserve"> ms, with widening observed in all </w:t>
        </w:r>
        <w:r w:rsidR="008A3A01" w:rsidRPr="001C4724">
          <w:rPr>
            <w:rFonts w:ascii="Helvetica" w:eastAsiaTheme="minorEastAsia" w:hAnsi="Helvetica" w:cs="Helvetica"/>
          </w:rPr>
          <w:t>10/10</w:t>
        </w:r>
        <w:r w:rsidR="008A3A01" w:rsidRPr="00800A47">
          <w:rPr>
            <w:rFonts w:ascii="Helvetica" w:eastAsiaTheme="minorEastAsia" w:hAnsi="Helvetica" w:cs="Helvetica"/>
          </w:rPr>
          <w:t xml:space="preserve"> checkpoints in both conditions</w:t>
        </w:r>
        <w:r w:rsidR="008A3A01">
          <w:rPr>
            <w:rFonts w:ascii="Helvetica" w:eastAsiaTheme="minorEastAsia" w:hAnsi="Helvetica" w:cs="Helvetica"/>
          </w:rPr>
          <w:t>.</w:t>
        </w:r>
      </w:ins>
    </w:p>
    <w:p w14:paraId="26C933D4" w14:textId="72735952" w:rsidR="00B063EB" w:rsidRDefault="00B063EB" w:rsidP="00B063EB">
      <w:pPr>
        <w:spacing w:after="0" w:line="360" w:lineRule="auto"/>
        <w:ind w:firstLine="720"/>
        <w:jc w:val="both"/>
        <w:rPr>
          <w:rFonts w:ascii="Helvetica" w:eastAsiaTheme="minorEastAsia" w:hAnsi="Helvetica" w:cs="Helvetica"/>
        </w:rPr>
      </w:pPr>
      <w:r>
        <w:rPr>
          <w:rFonts w:ascii="Helvetica" w:eastAsiaTheme="minorEastAsia" w:hAnsi="Helvetica" w:cs="Helvetica"/>
        </w:rPr>
        <w:t>C</w:t>
      </w:r>
      <w:r w:rsidRPr="00025041">
        <w:rPr>
          <w:rFonts w:ascii="Helvetica" w:eastAsiaTheme="minorEastAsia" w:hAnsi="Helvetica" w:cs="Helvetica"/>
        </w:rPr>
        <w:t xml:space="preserve">oncurrent with </w:t>
      </w:r>
      <w:r>
        <w:rPr>
          <w:rFonts w:ascii="Helvetica" w:eastAsiaTheme="minorEastAsia" w:hAnsi="Helvetica" w:cs="Helvetica"/>
        </w:rPr>
        <w:t>spatiotemporal</w:t>
      </w:r>
      <w:r w:rsidRPr="00025041">
        <w:rPr>
          <w:rFonts w:ascii="Helvetica" w:eastAsiaTheme="minorEastAsia" w:hAnsi="Helvetica" w:cs="Helvetica"/>
        </w:rPr>
        <w:t xml:space="preserve"> binding alterations,</w:t>
      </w:r>
      <w:r>
        <w:rPr>
          <w:rFonts w:ascii="Helvetica" w:eastAsiaTheme="minorEastAsia" w:hAnsi="Helvetica" w:cs="Helvetica"/>
        </w:rPr>
        <w:t xml:space="preserve"> reduced feedforward inhibition led to less precise</w:t>
      </w:r>
      <w:r w:rsidRPr="00025041">
        <w:rPr>
          <w:rFonts w:ascii="Helvetica" w:eastAsiaTheme="minorEastAsia" w:hAnsi="Helvetica" w:cs="Helvetica"/>
        </w:rPr>
        <w:t xml:space="preserve"> localization across all conditions, with sensitivity declining by </w:t>
      </w:r>
      <w:r>
        <w:rPr>
          <w:rFonts w:ascii="Helvetica" w:eastAsiaTheme="minorEastAsia" w:hAnsi="Helvetica" w:cs="Helvetica"/>
        </w:rPr>
        <w:t>48</w:t>
      </w:r>
      <w:r w:rsidRPr="00025041">
        <w:rPr>
          <w:rFonts w:ascii="Helvetica" w:eastAsiaTheme="minorEastAsia" w:hAnsi="Helvetica" w:cs="Helvetica"/>
        </w:rPr>
        <w:t>% for auditory, 4</w:t>
      </w:r>
      <w:r>
        <w:rPr>
          <w:rFonts w:ascii="Helvetica" w:eastAsiaTheme="minorEastAsia" w:hAnsi="Helvetica" w:cs="Helvetica"/>
        </w:rPr>
        <w:t>8</w:t>
      </w:r>
      <w:r w:rsidRPr="00025041">
        <w:rPr>
          <w:rFonts w:ascii="Helvetica" w:eastAsiaTheme="minorEastAsia" w:hAnsi="Helvetica" w:cs="Helvetica"/>
        </w:rPr>
        <w:t xml:space="preserve">% for visual, and </w:t>
      </w:r>
      <w:r>
        <w:rPr>
          <w:rFonts w:ascii="Helvetica" w:eastAsiaTheme="minorEastAsia" w:hAnsi="Helvetica" w:cs="Helvetica"/>
        </w:rPr>
        <w:t>60</w:t>
      </w:r>
      <w:r w:rsidRPr="00025041">
        <w:rPr>
          <w:rFonts w:ascii="Helvetica" w:eastAsiaTheme="minorEastAsia" w:hAnsi="Helvetica" w:cs="Helvetica"/>
        </w:rPr>
        <w:t>% for bimodal stimuli (</w:t>
      </w:r>
      <w:r w:rsidRPr="00DD5010">
        <w:rPr>
          <w:rFonts w:ascii="Helvetica" w:eastAsiaTheme="minorEastAsia" w:hAnsi="Helvetica" w:cs="Helvetica"/>
          <w:b/>
          <w:bCs/>
        </w:rPr>
        <w:t>Fig. 4c</w:t>
      </w:r>
      <w:r w:rsidRPr="00025041">
        <w:rPr>
          <w:rFonts w:ascii="Helvetica" w:eastAsiaTheme="minorEastAsia" w:hAnsi="Helvetica" w:cs="Helvetica"/>
        </w:rPr>
        <w:t xml:space="preserve">). </w:t>
      </w:r>
      <w:r w:rsidRPr="005961AB">
        <w:rPr>
          <w:rFonts w:ascii="Helvetica" w:eastAsiaTheme="minorEastAsia" w:hAnsi="Helvetica" w:cs="Helvetica"/>
        </w:rPr>
        <w:t xml:space="preserve">Control networks showed </w:t>
      </w:r>
      <w:r>
        <w:rPr>
          <w:rFonts w:ascii="Helvetica" w:eastAsiaTheme="minorEastAsia" w:hAnsi="Helvetica" w:cs="Helvetica"/>
        </w:rPr>
        <w:t>19</w:t>
      </w:r>
      <w:r w:rsidRPr="005961AB">
        <w:rPr>
          <w:rFonts w:ascii="Helvetica" w:eastAsiaTheme="minorEastAsia" w:hAnsi="Helvetica" w:cs="Helvetica"/>
        </w:rPr>
        <w:t xml:space="preserve">% enhancement for </w:t>
      </w:r>
      <w:r>
        <w:rPr>
          <w:rFonts w:ascii="Helvetica" w:eastAsiaTheme="minorEastAsia" w:hAnsi="Helvetica" w:cs="Helvetica"/>
        </w:rPr>
        <w:t>multisensory</w:t>
      </w:r>
      <w:r w:rsidRPr="005961AB">
        <w:rPr>
          <w:rFonts w:ascii="Helvetica" w:eastAsiaTheme="minorEastAsia" w:hAnsi="Helvetica" w:cs="Helvetica"/>
        </w:rPr>
        <w:t xml:space="preserve"> </w:t>
      </w:r>
      <w:r>
        <w:rPr>
          <w:rFonts w:ascii="Helvetica" w:eastAsiaTheme="minorEastAsia" w:hAnsi="Helvetica" w:cs="Helvetica"/>
        </w:rPr>
        <w:t>compared to</w:t>
      </w:r>
      <w:r w:rsidRPr="005961AB">
        <w:rPr>
          <w:rFonts w:ascii="Helvetica" w:eastAsiaTheme="minorEastAsia" w:hAnsi="Helvetica" w:cs="Helvetica"/>
        </w:rPr>
        <w:t xml:space="preserve"> </w:t>
      </w:r>
      <w:r>
        <w:rPr>
          <w:rFonts w:ascii="Helvetica" w:eastAsiaTheme="minorEastAsia" w:hAnsi="Helvetica" w:cs="Helvetica"/>
        </w:rPr>
        <w:t>(</w:t>
      </w:r>
      <w:r w:rsidRPr="005961AB">
        <w:rPr>
          <w:rFonts w:ascii="Helvetica" w:eastAsiaTheme="minorEastAsia" w:hAnsi="Helvetica" w:cs="Helvetica"/>
        </w:rPr>
        <w:t>best</w:t>
      </w:r>
      <w:r>
        <w:rPr>
          <w:rFonts w:ascii="Helvetica" w:eastAsiaTheme="minorEastAsia" w:hAnsi="Helvetica" w:cs="Helvetica"/>
        </w:rPr>
        <w:t>)</w:t>
      </w:r>
      <w:r w:rsidRPr="005961AB">
        <w:rPr>
          <w:rFonts w:ascii="Helvetica" w:eastAsiaTheme="minorEastAsia" w:hAnsi="Helvetica" w:cs="Helvetica"/>
        </w:rPr>
        <w:t xml:space="preserve"> unisensory performance, while </w:t>
      </w:r>
      <w:r>
        <w:rPr>
          <w:rFonts w:ascii="Helvetica" w:eastAsiaTheme="minorEastAsia" w:hAnsi="Helvetica" w:cs="Helvetica"/>
        </w:rPr>
        <w:t>perturbed</w:t>
      </w:r>
      <w:r w:rsidRPr="005961AB">
        <w:rPr>
          <w:rFonts w:ascii="Helvetica" w:eastAsiaTheme="minorEastAsia" w:hAnsi="Helvetica" w:cs="Helvetica"/>
        </w:rPr>
        <w:t xml:space="preserve"> networks </w:t>
      </w:r>
      <w:r>
        <w:rPr>
          <w:rFonts w:ascii="Helvetica" w:eastAsiaTheme="minorEastAsia" w:hAnsi="Helvetica" w:cs="Helvetica"/>
        </w:rPr>
        <w:t>showed a</w:t>
      </w:r>
      <w:r w:rsidRPr="005961AB">
        <w:rPr>
          <w:rFonts w:ascii="Helvetica" w:eastAsiaTheme="minorEastAsia" w:hAnsi="Helvetica" w:cs="Helvetica"/>
        </w:rPr>
        <w:t xml:space="preserve"> </w:t>
      </w:r>
      <w:r>
        <w:rPr>
          <w:rFonts w:ascii="Helvetica" w:eastAsiaTheme="minorEastAsia" w:hAnsi="Helvetica" w:cs="Helvetica"/>
        </w:rPr>
        <w:t>10</w:t>
      </w:r>
      <w:r w:rsidRPr="005961AB">
        <w:rPr>
          <w:rFonts w:ascii="Helvetica" w:eastAsiaTheme="minorEastAsia" w:hAnsi="Helvetica" w:cs="Helvetica"/>
        </w:rPr>
        <w:t xml:space="preserve">% </w:t>
      </w:r>
      <w:r>
        <w:rPr>
          <w:rFonts w:ascii="Helvetica" w:eastAsiaTheme="minorEastAsia" w:hAnsi="Helvetica" w:cs="Helvetica"/>
        </w:rPr>
        <w:t>diminution.</w:t>
      </w:r>
      <w:r w:rsidRPr="00025041">
        <w:rPr>
          <w:rFonts w:ascii="Helvetica" w:eastAsiaTheme="minorEastAsia" w:hAnsi="Helvetica" w:cs="Helvetica"/>
        </w:rPr>
        <w:t xml:space="preserve"> The disproportionate impact on </w:t>
      </w:r>
      <w:r>
        <w:rPr>
          <w:rFonts w:ascii="Helvetica" w:eastAsiaTheme="minorEastAsia" w:hAnsi="Helvetica" w:cs="Helvetica"/>
        </w:rPr>
        <w:t>multisensory</w:t>
      </w:r>
      <w:r w:rsidRPr="00025041">
        <w:rPr>
          <w:rFonts w:ascii="Helvetica" w:eastAsiaTheme="minorEastAsia" w:hAnsi="Helvetica" w:cs="Helvetica"/>
        </w:rPr>
        <w:t xml:space="preserve"> performance indicates that elevated excitation not only increased baseline response variability but specifically disrupted the </w:t>
      </w:r>
      <w:r w:rsidR="004C4097">
        <w:rPr>
          <w:rFonts w:ascii="Helvetica" w:eastAsiaTheme="minorEastAsia" w:hAnsi="Helvetica" w:cs="Helvetica"/>
        </w:rPr>
        <w:t xml:space="preserve">uncertainty </w:t>
      </w:r>
      <w:r>
        <w:rPr>
          <w:rFonts w:ascii="Helvetica" w:eastAsiaTheme="minorEastAsia" w:hAnsi="Helvetica" w:cs="Helvetica"/>
        </w:rPr>
        <w:t>r</w:t>
      </w:r>
      <w:r w:rsidRPr="00025041">
        <w:rPr>
          <w:rFonts w:ascii="Helvetica" w:eastAsiaTheme="minorEastAsia" w:hAnsi="Helvetica" w:cs="Helvetica"/>
        </w:rPr>
        <w:t xml:space="preserve">eduction mechanisms that </w:t>
      </w:r>
      <w:r>
        <w:rPr>
          <w:rFonts w:ascii="Helvetica" w:eastAsiaTheme="minorEastAsia" w:hAnsi="Helvetica" w:cs="Helvetica"/>
        </w:rPr>
        <w:t>might otherwise</w:t>
      </w:r>
      <w:r w:rsidRPr="00025041">
        <w:rPr>
          <w:rFonts w:ascii="Helvetica" w:eastAsiaTheme="minorEastAsia" w:hAnsi="Helvetica" w:cs="Helvetica"/>
        </w:rPr>
        <w:t xml:space="preserve"> enhance multisensory precision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{"citationID":"kEuAlY2J","properties":{"formattedCitation":"(Dinstein et al., 2012)","plainCitation":"(Dinstein et al., 2012)","noteIndex":0},"citationItems":[{"id":796,"uris":["http://zotero.org/users/17556725/items/LEKD3RX9"],"itemData":{"id":796,"type":"article-journal","abstract":"Autism has been described as a disorder of general neural processing, but the particular processing characteristics that might be abnormal in autism have mostly remained obscure. Here, we present evidence of one such characteristic: poor evoked ...","container-title":"Neuron","DOI":"10.1016/j.neuron.2012.07.026","issue":"6","language":"en","note":"PMID: 22998867","page":"981","source":"pmc.ncbi.nlm.nih.gov","title":"Unreliable evoked responses in autism","volume":"75","author":[{"family":"Dinstein","given":"Ilan"},{"family":"Heeger","given":"David J."},{"family":"Lorenzi","given":"Lauren"},{"family":"Minshew","given":"Nancy J."},{"family":"Malach","given":"Rafael"},{"family":"Behrmann","given":"Marlene"}],"issued":{"date-parts":[["2012",9,20]]}}}],"schema":"https://github.com/citation-style-language/schema/raw/master/csl-citation.json"} </w:instrText>
      </w:r>
      <w:r>
        <w:rPr>
          <w:rFonts w:ascii="Helvetica" w:eastAsiaTheme="minorEastAsia" w:hAnsi="Helvetica" w:cs="Helvetica"/>
        </w:rPr>
        <w:fldChar w:fldCharType="separate"/>
      </w:r>
      <w:r w:rsidRPr="006D3CE3">
        <w:rPr>
          <w:rFonts w:ascii="Helvetica" w:hAnsi="Helvetica" w:cs="Helvetica"/>
        </w:rPr>
        <w:t>(Dinstein et al., 2012)</w:t>
      </w:r>
      <w:r>
        <w:rPr>
          <w:rFonts w:ascii="Helvetica" w:eastAsiaTheme="minorEastAsia" w:hAnsi="Helvetica" w:cs="Helvetica"/>
        </w:rPr>
        <w:fldChar w:fldCharType="end"/>
      </w:r>
      <w:r w:rsidRPr="00025041">
        <w:rPr>
          <w:rFonts w:ascii="Helvetica" w:eastAsiaTheme="minorEastAsia" w:hAnsi="Helvetica" w:cs="Helvetica"/>
        </w:rPr>
        <w:t>.</w:t>
      </w:r>
      <w:r>
        <w:rPr>
          <w:rFonts w:ascii="Helvetica" w:eastAsiaTheme="minorEastAsia" w:hAnsi="Helvetica" w:cs="Helvetica"/>
        </w:rPr>
        <w:t xml:space="preserve"> </w:t>
      </w:r>
      <w:r w:rsidRPr="00A77E8D">
        <w:rPr>
          <w:rFonts w:ascii="Helvetica" w:eastAsiaTheme="minorEastAsia" w:hAnsi="Helvetica" w:cs="Helvetica"/>
        </w:rPr>
        <w:t>Such loss of spatial acuity parallels experimental findings where GABA receptor blockade or optogenetic silencing of interneurons in the superior colliculus produces comparable degradation of spatial discrimination and multisensory gain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{"citationID":"HP5iEoe3","properties":{"formattedCitation":"(Binns &amp; Salt, 1997; L. Wang et al., 2020)","plainCitation":"(Binns &amp; Salt, 1997; L. Wang et al., 2020)","dontUpdate":true,"noteIndex":0},"citationItems":[{"id":799,"uris":["http://zotero.org/users/17556725/items/UU8VNNQ7"],"itemData":{"id":799,"type":"article-journal","abstract":"1. The superficial grey layer of the superior colliculus (SGS) contains a high proportion of GABAergic inhibitory neurones. We have investigated the role of GABA receptors in synaptic transmission of aspects of visual activity in the SGS that may be ...","container-title":"The Journal of Physiology","DOI":"10.1111/j.1469-7793.1997.629bd.x","issue":"Pt 3","language":"en","note":"PMID: 9401970","page":"629","source":"pmc.ncbi.nlm.nih.gov","title":"Different roles for GABAA and GABAB receptors in visual processing in the rat superior colliculus","volume":"504","author":[{"family":"Binns","given":"K. E."},{"family":"Salt","given":"T. E."}],"issued":{"date-parts":[["1997",11,1]]}}},{"id":802,"uris":["http://zotero.org/users/17556725/items/LIPDJSF9"],"itemData":{"id":802,"type":"article-journal","abstract":"The superior colliculus (SC) is arguably the most important visual structure in the mouse brain and is well known for its involvement in innate responses to visual threats and prey items. In other species, the SC plays a central role in voluntary as well as innate visual functions, including crucial contributions to selective attention and perceptual decision-making. In the mouse, the possible role of the SC in voluntary visual choice behaviors has not been established. Here, we demonstrate that the mouse SC of both sexes plays a causal role in visual perceptual decision-making by transiently inhibiting SC activity during an orientation change detection task. First, unilateral SC inhibition-induced spatially specific deficits in detection. Hit rates were reduced, and reaction times increased for orientation changes in the contralateral but not ipsilateral visual field. Second, the deficits caused by SC inhibition were specific to a temporal epoch coincident with early visual burst responses in the SC. Inhibiting SC during this 100-ms period caused a contralateral detection deficit, whereas inhibition immediately before or after did not. Third, SC inhibition reduced visual detection sensitivity. Psychometric analysis revealed that inhibiting SC visual activity significantly increased detection thresholds for contralateral orientation changes. In addition, effects on detection thresholds and lapse rates caused by SC inhibition were larger in the presence of a competing visual stimulus, indicating a role for the mouse SC in visual target selection. Together, our results demonstrate that the mouse SC is necessary for the normal performance of voluntary visual choice behaviors.SIGNIFICANCE STATEMENT The mouse superior colliculus (SC) has become a popular model for studying the circuit organization and development of the visual system. Although the SC is a fundamental component of the visual pathways in mice, its role in visual perceptual decision-making is not clear. By investigating how temporally precise SC inhibition influenced behavioral performance during a visually guided orientation change detection task, we identified a 100-ms temporal epoch of SC visual activity that is crucial for the ability of mice to detect behaviorally relevant visual changes. In addition, we found that SC inhibition also caused deficits in visual target selection. Thus, our findings highlight the importance of the SC for visual perceptual choice behavior in the mouse.","container-title":"The Journal of Neuroscience: The Official Journal of the Society for Neuroscience","DOI":"10.1523/JNEUROSCI.2642-19.2020","ISSN":"1529-2401","issue":"19","journalAbbreviation":"J Neurosci","language":"eng","note":"PMID: 32253361\nPMCID: PMC7204078","page":"3768-3782","source":"PubMed","title":"A Causal Role for Mouse Superior Colliculus in Visual Perceptual Decision-Making","volume":"40","author":[{"family":"Wang","given":"Lupeng"},{"family":"McAlonan","given":"Kerry"},{"family":"Goldstein","given":"Sheridan"},{"family":"Gerfen","given":"Charles R."},{"family":"Krauzlis","given":"Richard J."}],"issued":{"date-parts":[["2020",5,6]]}}}],"schema":"https://github.com/citation-style-language/schema/raw/master/csl-citation.json"} </w:instrText>
      </w:r>
      <w:r>
        <w:rPr>
          <w:rFonts w:ascii="Helvetica" w:eastAsiaTheme="minorEastAsia" w:hAnsi="Helvetica" w:cs="Helvetica"/>
        </w:rPr>
        <w:fldChar w:fldCharType="separate"/>
      </w:r>
      <w:r w:rsidRPr="00987409">
        <w:rPr>
          <w:rFonts w:ascii="Helvetica" w:hAnsi="Helvetica" w:cs="Helvetica"/>
        </w:rPr>
        <w:t>(Binns &amp; Salt, 1997; Wang et al., 2020)</w:t>
      </w:r>
      <w:r>
        <w:rPr>
          <w:rFonts w:ascii="Helvetica" w:eastAsiaTheme="minorEastAsia" w:hAnsi="Helvetica" w:cs="Helvetica"/>
        </w:rPr>
        <w:fldChar w:fldCharType="end"/>
      </w:r>
      <w:r w:rsidRPr="00A77E8D">
        <w:rPr>
          <w:rFonts w:ascii="Helvetica" w:eastAsiaTheme="minorEastAsia" w:hAnsi="Helvetica" w:cs="Helvetica"/>
        </w:rPr>
        <w:t xml:space="preserve">. </w:t>
      </w:r>
    </w:p>
    <w:p w14:paraId="0FD600EB" w14:textId="4CFA2BB0" w:rsidR="00B063EB" w:rsidRDefault="005977FD" w:rsidP="00B063EB">
      <w:pPr>
        <w:spacing w:after="0" w:line="360" w:lineRule="auto"/>
        <w:ind w:firstLine="720"/>
        <w:jc w:val="both"/>
        <w:rPr>
          <w:rFonts w:ascii="Helvetica" w:eastAsiaTheme="minorEastAsia" w:hAnsi="Helvetica" w:cs="Helvetica"/>
        </w:rPr>
      </w:pPr>
      <w:ins w:id="33" w:author="Vishnu Mohan" w:date="2026-04-02T15:24:00Z" w16du:dateUtc="2026-04-02T04:24:00Z">
        <w:r w:rsidRPr="00A77E8D">
          <w:rPr>
            <w:rFonts w:ascii="Helvetica" w:eastAsiaTheme="minorEastAsia" w:hAnsi="Helvetica" w:cs="Helvetica"/>
          </w:rPr>
          <w:t>The dissociation observed in our networks</w:t>
        </w:r>
        <w:r>
          <w:rPr>
            <w:rFonts w:ascii="Helvetica" w:eastAsiaTheme="minorEastAsia" w:hAnsi="Helvetica" w:cs="Helvetica"/>
          </w:rPr>
          <w:t xml:space="preserve"> (</w:t>
        </w:r>
        <w:r w:rsidRPr="00A77E8D">
          <w:rPr>
            <w:rFonts w:ascii="Helvetica" w:eastAsiaTheme="minorEastAsia" w:hAnsi="Helvetica" w:cs="Helvetica"/>
          </w:rPr>
          <w:t xml:space="preserve">expanded </w:t>
        </w:r>
        <w:r>
          <w:rPr>
            <w:rFonts w:ascii="Helvetica" w:eastAsiaTheme="minorEastAsia" w:hAnsi="Helvetica" w:cs="Helvetica"/>
          </w:rPr>
          <w:t>spatiotemporal binding windows coupled with</w:t>
        </w:r>
        <w:r w:rsidRPr="00A77E8D">
          <w:rPr>
            <w:rFonts w:ascii="Helvetica" w:eastAsiaTheme="minorEastAsia" w:hAnsi="Helvetica" w:cs="Helvetica"/>
          </w:rPr>
          <w:t xml:space="preserve"> reduced precision</w:t>
        </w:r>
        <w:r>
          <w:rPr>
            <w:rFonts w:ascii="Helvetica" w:eastAsiaTheme="minorEastAsia" w:hAnsi="Helvetica" w:cs="Helvetica"/>
          </w:rPr>
          <w:t>) indicates</w:t>
        </w:r>
        <w:r w:rsidRPr="00A77E8D">
          <w:rPr>
            <w:rFonts w:ascii="Helvetica" w:eastAsiaTheme="minorEastAsia" w:hAnsi="Helvetica" w:cs="Helvetica"/>
          </w:rPr>
          <w:t xml:space="preserve"> that E/I imbalance</w:t>
        </w:r>
        <w:r w:rsidRPr="00A77E8D" w:rsidDel="00EC25B3">
          <w:rPr>
            <w:rFonts w:ascii="Helvetica" w:eastAsiaTheme="minorEastAsia" w:hAnsi="Helvetica" w:cs="Helvetica"/>
          </w:rPr>
          <w:t xml:space="preserve"> </w:t>
        </w:r>
        <w:r w:rsidRPr="00A77E8D">
          <w:rPr>
            <w:rFonts w:ascii="Helvetica" w:eastAsiaTheme="minorEastAsia" w:hAnsi="Helvetica" w:cs="Helvetica"/>
          </w:rPr>
          <w:t>differentially affect</w:t>
        </w:r>
        <w:r>
          <w:rPr>
            <w:rFonts w:ascii="Helvetica" w:eastAsiaTheme="minorEastAsia" w:hAnsi="Helvetica" w:cs="Helvetica"/>
          </w:rPr>
          <w:t>s</w:t>
        </w:r>
        <w:r w:rsidRPr="00A77E8D">
          <w:rPr>
            <w:rFonts w:ascii="Helvetica" w:eastAsiaTheme="minorEastAsia" w:hAnsi="Helvetica" w:cs="Helvetica"/>
          </w:rPr>
          <w:t xml:space="preserve"> distinct aspects of integration</w:t>
        </w:r>
        <w:r>
          <w:rPr>
            <w:rFonts w:ascii="Helvetica" w:eastAsiaTheme="minorEastAsia" w:hAnsi="Helvetica" w:cs="Helvetica"/>
          </w:rPr>
          <w:t xml:space="preserve"> </w:t>
        </w:r>
        <w:r>
          <w:rPr>
            <w:rFonts w:ascii="Helvetica" w:eastAsiaTheme="minorEastAsia" w:hAnsi="Helvetica" w:cs="Helvetica"/>
          </w:rPr>
          <w:fldChar w:fldCharType="begin"/>
        </w:r>
        <w:r>
          <w:rPr>
            <w:rFonts w:ascii="Helvetica" w:eastAsiaTheme="minorEastAsia" w:hAnsi="Helvetica" w:cs="Helvetica"/>
          </w:rPr>
          <w:instrText xml:space="preserve"> ADDIN ZOTERO_ITEM CSL_CITATION {"citationID":"YUJXWVLG","properties":{"formattedCitation":"(Pouille &amp; Scanziani, 2001; Wilson et al., 2012)","plainCitation":"(Pouille &amp; Scanziani, 2001; Wilson et al., 2012)","noteIndex":0},"citationItems":[{"id":789,"uris":["http://zotero.org/users/17556725/items/VD8BT228"],"itemData":{"id":789,"type":"article-journal","abstract":"The temporal resolution of neuronal integration depends on the time window within which excitatory inputs summate to reach the threshold for spike generation. Here, we show that in rat hippocampal pyramidal cells this window is very narrow (less than 2 milliseconds). This narrowness results from the short delay with which disynaptic feed-forward inhibition follows monosynaptic excitation. Simultaneous somatic and dendritic recordings indicate that feed-forward inhibition is much stronger in the soma than in the dendrites, resulting in a broader integration window in the latter compartment. Thus, the subcellular partitioning of feed-forward inhibition enforces precise coincidence detection in the soma, while allowing dendrites to sum incoming activity over broader time windows.","container-title":"Science (New York, N.Y.)","DOI":"10.1126/science.1060342","ISSN":"0036-8075","issue":"5532","journalAbbreviation":"Science","language":"eng","note":"PMID: 11498596","page":"1159-1163","source":"PubMed","title":"Enforcement of temporal fidelity in pyramidal cells by somatic feed-forward inhibition","volume":"293","author":[{"family":"Pouille","given":"F."},{"family":"Scanziani","given":"M."}],"issued":{"date-parts":[["2001",8,10]]}}},{"id":805,"uris":["http://zotero.org/users/17556725/items/ZCC4FSA6"],"itemData":{"id":805,"type":"article-journal","abstract":"Brain circuits process information through specialized neuronal subclasses interacting within a network. Revealing their interplay requires activating specific cells while monitoring others in a functioning circuit. Here we use a new platform for two-way light-based circuit interrogation in visual cortex in vivo to show the computational implications of modulating different subclasses of inhibitory neurons during sensory processing. We find that soma-targeting, parvalbumin-expressing (PV) neurons principally divide responses but preserve stimulus selectivity, whereas dendrite-targeting, somatostatin-expressing (SOM) neurons principally subtract from excitatory responses and sharpen selectivity. Visualized in vivo cell-attached recordings show that division by PV neurons alters response gain, whereas subtraction by SOM neurons shifts response levels. Finally, stimulating identified neurons while scanning many target cells reveals that single PV and SOM neurons functionally impact only specific subsets of neurons in their projection fields. These findings provide direct evidence that inhibitory neuronal subclasses have distinct and complementary roles in cortical computations.","container-title":"Nature","DOI":"10.1038/nature11347","ISSN":"1476-4687","issue":"7411","journalAbbreviation":"Nature","language":"eng","note":"PMID: 22878717\nPMCID: PMC3653570","page":"343-348","source":"PubMed","title":"Division and subtraction by distinct cortical inhibitory networks in vivo","volume":"488","author":[{"family":"Wilson","given":"Nathan R."},{"family":"Runyan","given":"Caroline A."},{"family":"Wang","given":"Forea L."},{"family":"Sur","given":"Mriganka"}],"issued":{"date-parts":[["2012",8,16]]}}}],"schema":"https://github.com/citation-style-language/schema/raw/master/csl-citation.json"} </w:instrText>
        </w:r>
        <w:r>
          <w:rPr>
            <w:rFonts w:ascii="Helvetica" w:eastAsiaTheme="minorEastAsia" w:hAnsi="Helvetica" w:cs="Helvetica"/>
          </w:rPr>
          <w:fldChar w:fldCharType="separate"/>
        </w:r>
        <w:r w:rsidRPr="006C7133">
          <w:rPr>
            <w:rFonts w:ascii="Helvetica" w:hAnsi="Helvetica" w:cs="Helvetica"/>
          </w:rPr>
          <w:t>(Pouille &amp; Scanziani, 2001; Wilson et al., 2012)</w:t>
        </w:r>
        <w:r>
          <w:rPr>
            <w:rFonts w:ascii="Helvetica" w:eastAsiaTheme="minorEastAsia" w:hAnsi="Helvetica" w:cs="Helvetica"/>
          </w:rPr>
          <w:fldChar w:fldCharType="end"/>
        </w:r>
        <w:r w:rsidRPr="00A77E8D">
          <w:rPr>
            <w:rFonts w:ascii="Helvetica" w:eastAsiaTheme="minorEastAsia" w:hAnsi="Helvetica" w:cs="Helvetica"/>
          </w:rPr>
          <w:t>.</w:t>
        </w:r>
        <w:r>
          <w:rPr>
            <w:rFonts w:ascii="Helvetica" w:eastAsiaTheme="minorEastAsia" w:hAnsi="Helvetica" w:cs="Helvetica"/>
          </w:rPr>
          <w:t xml:space="preserve"> </w:t>
        </w:r>
      </w:ins>
      <w:r w:rsidR="00B063EB">
        <w:rPr>
          <w:rFonts w:ascii="Helvetica" w:eastAsiaTheme="minorEastAsia" w:hAnsi="Helvetica" w:cs="Helvetica"/>
        </w:rPr>
        <w:t xml:space="preserve">Our findings indicate that while </w:t>
      </w:r>
      <w:r w:rsidR="00B063EB" w:rsidRPr="001E2DDE">
        <w:rPr>
          <w:rFonts w:ascii="Helvetica" w:eastAsiaTheme="minorEastAsia" w:hAnsi="Helvetica" w:cs="Helvetica"/>
        </w:rPr>
        <w:t xml:space="preserve">reduced adaptation produces uniformly expanded binding across spatial and temporal domains, </w:t>
      </w:r>
      <w:r w:rsidR="00B063EB">
        <w:rPr>
          <w:rFonts w:ascii="Helvetica" w:eastAsiaTheme="minorEastAsia" w:hAnsi="Helvetica" w:cs="Helvetica"/>
        </w:rPr>
        <w:t xml:space="preserve">an </w:t>
      </w:r>
      <w:r w:rsidR="00B063EB" w:rsidRPr="001E2DDE">
        <w:rPr>
          <w:rFonts w:ascii="Helvetica" w:eastAsiaTheme="minorEastAsia" w:hAnsi="Helvetica" w:cs="Helvetica"/>
        </w:rPr>
        <w:t xml:space="preserve">elevated E/I ratio generates </w:t>
      </w:r>
      <w:del w:id="34" w:author="Vishnu Mohan" w:date="2026-04-02T15:32:00Z" w16du:dateUtc="2026-04-02T04:32:00Z">
        <w:r w:rsidR="00B063EB" w:rsidRPr="001E2DDE" w:rsidDel="00DD1BDF">
          <w:rPr>
            <w:rFonts w:ascii="Helvetica" w:eastAsiaTheme="minorEastAsia" w:hAnsi="Helvetica" w:cs="Helvetica"/>
          </w:rPr>
          <w:delText>opposing effects</w:delText>
        </w:r>
      </w:del>
      <w:ins w:id="35" w:author="Vishnu Mohan" w:date="2026-04-02T15:32:00Z" w16du:dateUtc="2026-04-02T04:32:00Z">
        <w:r w:rsidR="00DD1BDF">
          <w:rPr>
            <w:rFonts w:ascii="Helvetica" w:eastAsiaTheme="minorEastAsia" w:hAnsi="Helvetica" w:cs="Helvetica"/>
          </w:rPr>
          <w:t>similar effects but varying in magnitude</w:t>
        </w:r>
      </w:ins>
      <w:r w:rsidR="00B063EB" w:rsidRPr="001E2DDE">
        <w:rPr>
          <w:rFonts w:ascii="Helvetica" w:eastAsiaTheme="minorEastAsia" w:hAnsi="Helvetica" w:cs="Helvetica"/>
        </w:rPr>
        <w:t>. Such mechanistic diversity could potentially account for the variable sensory profiles observed clinically</w:t>
      </w:r>
      <w:r w:rsidR="00B063EB">
        <w:rPr>
          <w:rFonts w:ascii="Helvetica" w:eastAsiaTheme="minorEastAsia" w:hAnsi="Helvetica" w:cs="Helvetica"/>
        </w:rPr>
        <w:t xml:space="preserve"> </w:t>
      </w:r>
      <w:r w:rsidR="00B063EB">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{"citationID":"y3JtwLUa","properties":{"formattedCitation":"(Noel et al., 2022; Weiland et al., 2023; H. Zhou et al., 2018)","plainCitation":"(Noel et al., 2022; Weiland et al., 2023; H. Zhou et al., 2018)","dontUpdate":true,"noteIndex":0},"citationItems":[{"id":716,"uris":["http://zotero.org/users/17556725/items/PPQZUCWA"],"itemData":{"id":716,"type":"article-journal","abstract":"Autism spectrum disorder (ASD) is characterized by a panoply of social, communicative, and sensory anomalies. As such, a central goal of computational psychiatry is to ascribe the heterogenous phenotypes observed in ASD to a limited set of canonical ...","container-title":"eLife","DOI":"10.7554/eLife.71866","language":"en","note":"PMID: 35579424","page":"e71866","source":"pmc.ncbi.nlm.nih.gov","title":"Aberrant causal inference and presence of a compensatory mechanism in autism spectrum disorder","volume":"11","author":[{"family":"Noel","given":"Jean-Paul"},{"family":"Shivkumar","given":"Sabyasachi"},{"family":"Dokka","given":"Kalpana"},{"family":"Haefner","given":"Ralf M."},{"family":"Angelaki","given":"Dora E."}],"issued":{"date-parts":[["2022",5,17]]}}},{"id":808,"uris":["http://zotero.org/users/17556725/items/HYD77AMC"],"itemData":{"id":808,"type":"article-journal","abstract":"It has been known for a long time that individuals diagnosed with autism spectrum disorder perceive the world differently. In this study, we investigated how people with or without autism perceive visual and auditory information. We know that an auditory and a visual stimulus do not have to be perfectly synchronous for us to perceive them as synchronous: first, when the two are within a certain time window (temporal binding window), the brain will tell us that they are synchronous. Second, the brain can also adapt quickly to audiovisual asynchronies (rapid recalibration). Although previous studies have shown that people with autism spectrum disorder have different temporal binding windows, and less rapid recalibration, we did not find these differences in our study. However, we did find that both processes develop over age, and since previous studies tested only young people (children, adolescents, and young adults), and we tested adults from 18 to 55 years, this might explain the different findings. In the end, there might be quite a complex story, where people with and without autism spectrum disorder perceive the world differently, even dependent on how old they are.","container-title":"Autism: The International Journal of Research and Practice","DOI":"10.1177/13623613221121414","ISSN":"1461-7005","issue":"4","journalAbbreviation":"Autism","language":"eng","note":"PMID: 36071692\nPMCID: PMC10115936","page":"927-937","source":"PubMed","title":"No differences between adults with and without autism in audiovisual synchrony perception","volume":"27","author":[{"family":"Weiland","given":"Ricarda F."},{"family":"Polderman","given":"Tinca Jc"},{"family":"Smit","given":"Dirk Ja"},{"family":"Begeer","given":"Sander"},{"family":"Van der Burg","given":"Erik"}],"issued":{"date-parts":[["2023",5]]}}},{"id":794,"uris":["http://zotero.org/users/17556725/items/6SLIAQSS"],"itemData":{"id":794,"type":"article-journal","abstract":"Multisensory temporal integration could be compromised in both autism spectrum disorders (ASD) and schizophrenia spectrum disorders (SSD) and may play an important role in perceptual and cognitive impairment in these two disorders. This review aimed to quantitatively compare the sensory temporal acuity between healthy controls and the two clinical groups (ASD and SSD). Impairment of sensory temporal integration was robust and comparable in both patients with SSD (Hedges’ g = 0.91, 95%CI[0.62–1.19]; Z = 6.21, p &lt; .001) and ASD (Hedges’ g = 0.85, (95%CI[0.54–1.15]; Z = 5.39, p &lt; .001). By further separating studies into unisensory and multisensory (bimodal: audiovisual) ones, subgroup analysis indicated heterogeneous and unstable effects for unisensory temporal binding in the ASD group, but a more consistent and severe impairment in multisensory temporal integration represented by an enlarged temporal binding window in both clinical groups. Such multisensory dysfunction is associated with symptoms like hallucinations and impaired social communications. Future studies focusing on improving multisensory temporal functions may have important implications for the amelioration of schizophrenia and autistic symptoms.","container-title":"Neuroscience &amp; Biobehavioral Reviews","DOI":"10.1016/j.neubiorev.2017.12.013","ISSN":"0149-7634","journalAbbreviation":"Neuroscience &amp; Biobehavioral Reviews","page":"66-76","source":"ScienceDirect","title":"Multisensory temporal binding window in autism spectrum disorders and schizophrenia spectrum disorders: A systematic review and meta-analysis","title-short":"Multisensory temporal binding window in autism spectrum disorders and schizophrenia spectrum disorders","volume":"86","author":[{"family":"Zhou","given":"Han-yu"},{"family":"Cai","given":"Xin-lu"},{"family":"Weigl","given":"Michael"},{"family":"Bang","given":"Peter"},{"family":"Cheung","given":"Eric F. C."},{"family":"Chan","given":"Raymond C. K."}],"issued":{"date-parts":[["2018",3,1]]}}}],"schema":"https://github.com/citation-style-language/schema/raw/master/csl-citation.json"} </w:instrText>
      </w:r>
      <w:r w:rsidR="00B063EB">
        <w:rPr>
          <w:rFonts w:ascii="Helvetica" w:eastAsiaTheme="minorEastAsia" w:hAnsi="Helvetica" w:cs="Helvetica"/>
        </w:rPr>
        <w:fldChar w:fldCharType="separate"/>
      </w:r>
      <w:r w:rsidR="00E04D77">
        <w:rPr>
          <w:rFonts w:ascii="Helvetica" w:hAnsi="Helvetica" w:cs="Helvetica"/>
        </w:rPr>
        <w:t>(Noel et al., 2022; Weiland et al., 2023; Zhou et al., 2018)</w:t>
      </w:r>
      <w:r w:rsidR="00B063EB">
        <w:rPr>
          <w:rFonts w:ascii="Helvetica" w:eastAsiaTheme="minorEastAsia" w:hAnsi="Helvetica" w:cs="Helvetica"/>
        </w:rPr>
        <w:fldChar w:fldCharType="end"/>
      </w:r>
      <w:r w:rsidR="00B063EB" w:rsidRPr="001E2DDE">
        <w:rPr>
          <w:rFonts w:ascii="Helvetica" w:eastAsiaTheme="minorEastAsia" w:hAnsi="Helvetica" w:cs="Helvetica"/>
        </w:rPr>
        <w:t xml:space="preserve">, though direct experimental validation would be necessary to establish whether similar </w:t>
      </w:r>
      <w:del w:id="36" w:author="Vishnu Mohan" w:date="2026-04-02T15:32:00Z" w16du:dateUtc="2026-04-02T04:32:00Z">
        <w:r w:rsidR="00B063EB" w:rsidRPr="001E2DDE" w:rsidDel="00DD1BDF">
          <w:rPr>
            <w:rFonts w:ascii="Helvetica" w:eastAsiaTheme="minorEastAsia" w:hAnsi="Helvetica" w:cs="Helvetica"/>
          </w:rPr>
          <w:delText xml:space="preserve">dissociations </w:delText>
        </w:r>
      </w:del>
      <w:ins w:id="37" w:author="Vishnu Mohan" w:date="2026-04-02T15:32:00Z" w16du:dateUtc="2026-04-02T04:32:00Z">
        <w:r w:rsidR="00DD1BDF">
          <w:rPr>
            <w:rFonts w:ascii="Helvetica" w:eastAsiaTheme="minorEastAsia" w:hAnsi="Helvetica" w:cs="Helvetica"/>
          </w:rPr>
          <w:t>differences</w:t>
        </w:r>
        <w:r w:rsidR="00DD1BDF" w:rsidRPr="001E2DDE">
          <w:rPr>
            <w:rFonts w:ascii="Helvetica" w:eastAsiaTheme="minorEastAsia" w:hAnsi="Helvetica" w:cs="Helvetica"/>
          </w:rPr>
          <w:t xml:space="preserve"> </w:t>
        </w:r>
      </w:ins>
      <w:r w:rsidR="00B063EB" w:rsidRPr="001E2DDE">
        <w:rPr>
          <w:rFonts w:ascii="Helvetica" w:eastAsiaTheme="minorEastAsia" w:hAnsi="Helvetica" w:cs="Helvetica"/>
        </w:rPr>
        <w:t>occur in biological systems.</w:t>
      </w:r>
    </w:p>
    <w:p w14:paraId="1FEDF3FE" w14:textId="64F04E48" w:rsidR="00B063EB" w:rsidRDefault="00B063EB" w:rsidP="00B063EB">
      <w:pPr>
        <w:spacing w:before="120" w:after="0" w:line="360" w:lineRule="auto"/>
        <w:jc w:val="both"/>
        <w:rPr>
          <w:rFonts w:ascii="Helvetica" w:eastAsiaTheme="minorEastAsia" w:hAnsi="Helvetica" w:cs="Helvetica"/>
        </w:rPr>
      </w:pPr>
      <w:r w:rsidRPr="00A74C34">
        <w:rPr>
          <w:rFonts w:ascii="Helvetica" w:eastAsiaTheme="minorEastAsia" w:hAnsi="Helvetica" w:cs="Helvetica"/>
          <w:b/>
          <w:bCs/>
          <w:i/>
          <w:iCs/>
        </w:rPr>
        <w:t>NMDA alterations.</w:t>
      </w:r>
      <w:r>
        <w:rPr>
          <w:rFonts w:ascii="Helvetica" w:eastAsiaTheme="minorEastAsia" w:hAnsi="Helvetica" w:cs="Helvetica"/>
        </w:rPr>
        <w:t xml:space="preserve"> Exome sequencing has</w:t>
      </w:r>
      <w:r w:rsidRPr="00A74C34">
        <w:rPr>
          <w:rFonts w:ascii="Helvetica" w:eastAsiaTheme="minorEastAsia" w:hAnsi="Helvetica" w:cs="Helvetica"/>
        </w:rPr>
        <w:t xml:space="preserve"> identified mutations in NMDA receptor subunit genes (GRIN1, GRIN2A, GRIN2B) in individuals with autism spectrum disorder, with both receptor hypofunction and hyperfunction implicated in different contexts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{"citationID":"dSejXAoK","properties":{"formattedCitation":"(Cha et al., 2025; De Rubeis et al., 2014; O\\uc0\\u8217{}Roak et al., 2011)","plainCitation":"(Cha et al., 2025; De Rubeis et al., 2014; O’Roak et al., 2011)","noteIndex":0},"citationItems":[{"id":746,"uris":["http://zotero.org/users/17556725/items/BLTV2YVF"],"itemData":{"id":746,"type":"article-journal","abstract":"The GRIN family is implicated in neurological disorders, such as global developmental delay (GDD) and epilepsy. We reviewed 31 patients with GRIN-related neurodevelopmental disorders at Seoul National University Hospital; all exhibited profound GDD, with 58.1% unable to walk independently and 74.2% unable to speak meaningful words. In a pooled analysis with the GRIN portal data (https://grin-portal.broadinstitute.org/), patients with missense or in-frame variants had significantly higher rates of profound GDD (74.3% vs. 30.4%, p &lt; 0.001) and movement disorders (69.0% vs. 41.4%, p &lt; 0.01) than those with protein-truncating variants. Furthermore, missense or in-frame variants in the M3 and M4 helices of the transmembrane domain were significantly associated with profound GDD (M3 helix: adjusted odds ratio [aOR] 8.48; 95% confidence interval [CI] 2.79–25.76; M4 helix: aOR 3.14; 95% CI 1.39–7.09) compared to those in other domains. Our findings highlight the importance of detailed variant characterization to inform personalized treatment strategies.","container-title":"npj Genomic Medicine","DOI":"10.1038/s41525-025-00499-z","ISSN":"2056-7944","issue":"1","journalAbbreviation":"npj Genom. Med.","language":"en","license":"2025 The Author(s)","note":"publisher: Nature Publishing Group","page":"40","source":"www.nature.com","title":"Exploring gene-phenotype relationships in GRIN-related neurodevelopmental disorders","volume":"10","author":[{"family":"Cha","given":"Jong Ho"},{"family":"Kim","given":"Jee Min"},{"family":"Yun","given":"Hee-Jeong"},{"family":"Chin","given":"Hyungjin"},{"family":"Kim","given":"Hye Jin"},{"family":"Kim","given":"Woojoong"},{"family":"Kim","given":"Soo Yeon"},{"family":"Lim","given":"Byung Chan"},{"family":"Kim","given":"Ki Joong"},{"family":"Lee","given":"Seungbok"},{"family":"Chae","given":"Jong-Hee"}],"issued":{"date-parts":[["2025",5,15]]}}},{"id":1069,"uris":["http://zotero.org/users/17556725/items/5BYLAL3P"],"itemData":{"id":1069,"type":"article-journal","abstract":"The genetic architecture of autism spectrum disorder involves the interplay of common and rare variants and their impact on hundreds of genes. Using exome sequencing, here we show that analysis of rare coding variation in 3,871 autism cases and 9,937 ancestry-matched or parental controls implicates 22 autosomal genes at a false discovery rate (FDR) &lt; 0.05, plus a set of 107 autosomal genes strongly enriched for those likely to affect risk (FDR &lt; 0.30). These 107 genes, which show unusual evolutionary constraint against mutations, incur de novo loss-of-function mutations in over 5% of autistic subjects. Many of the genes implicated encode proteins for synaptic formation, transcriptional regulation and chromatin-remodelling pathways. These include voltage-gated ion channels regulating the propagation of action potentials, pacemaking and excitability–transcription coupling, as well as histone-modifying enzymes and chromatin remodellers—most prominently those that mediate post-translational lysine methylation/demethylation modifications of histones.","container-title":"Nature","DOI":"10.1038/nature13772","ISSN":"1476-4687","issue":"7526","language":"en","license":"2014 Springer Nature Limited","note":"publisher: Nature Publishing Group","page":"209-215","source":"www.nature.com","title":"Synaptic, transcriptional and chromatin genes disrupted in autism","volume":"515","author":[{"family":"De Rubeis","given":"Silvia"},{"family":"He","given":"Xin"},{"family":"Goldberg","given":"Arthur P."},{"family":"Poultney","given":"Christopher S."},{"family":"Samocha","given":"Kaitlin"},{"family":"Ercument Cicek","given":"A."},{"family":"Kou","given":"Yan"},{"family":"Liu","given":"Li"},{"family":"Fromer","given":"Menachem"},{"family":"Walker","given":"Susan"},{"family":"Singh","given":"Tarjinder"},{"family":"Klei","given":"Lambertus"},{"family":"Kosmicki","given":"Jack"},{"family":"Fu","given":"Shih-Chen"},{"family":"Aleksic","given":"Branko"},{"family":"Biscaldi","given":"Monica"},{"family":"Bolton","given":"Patrick F."},{"family":"Brownfeld","given":"Jessica M."},{"family":"Cai","given":"Jinlu"},{"family":"Campbell","given":"Nicholas G."},{"family":"Carracedo","given":"Angel"},{"family":"Chahrour","given":"Maria H."},{"family":"Chiocchetti","given":"Andreas G."},{"family":"Coon","given":"Hilary"},{"family":"Crawford","given":"Emily L."},{"family":"Crooks","given":"Lucy"},{"family":"Curran","given":"Sarah R."},{"family":"Dawson","given":"Geraldine"},{"family":"Duketis","given":"Eftichia"},{"family":"Fernandez","given":"Bridget A."},{"family":"Gallagher","given":"Louise"},{"family":"Geller","given":"Evan"},{"family":"Guter","given":"Stephen J."},{"family":"Sean Hill","given":"R."},{"family":"Ionita-Laza","given":"Iuliana"},{"family":"Jimenez Gonzalez","given":"Patricia"},{"family":"Kilpinen","given":"Helena"},{"family":"Klauck","given":"Sabine M."},{"family":"Kolevzon","given":"Alexander"},{"family":"Lee","given":"Irene"},{"family":"Lei","given":"Jing"},{"family":"Lehtimäki","given":"Terho"},{"family":"Lin","given":"Chiao-Feng"},{"family":"Ma’ayan","given":"Avi"},{"family":"Marshall","given":"Christian R."},{"family":"McInnes","given":"Alison L."},{"family":"Neale","given":"Benjamin"},{"family":"Owen","given":"Michael J."},{"family":"Ozaki","given":"Norio"},{"family":"Parellada","given":"Mara"},{"family":"Parr","given":"Jeremy R."},{"family":"Purcell","given":"Shaun"},{"family":"Puura","given":"Kaija"},{"family":"Rajagopalan","given":"Deepthi"},{"family":"Rehnström","given":"Karola"},{"family":"Reichenberg","given":"Abraham"},{"family":"Sabo","given":"Aniko"},{"family":"Sachse","given":"Michael"},{"family":"Sanders","given":"Stephan J."},{"family":"Schafer","given":"Chad"},{"family":"Schulte-Rüther","given":"Martin"},{"family":"Skuse","given":"David"},{"family":"Stevens","given":"Christine"},{"family":"Szatmari","given":"Peter"},{"family":"Tammimies","given":"Kristiina"},{"family":"Valladares","given":"Otto"},{"family":"Voran","given":"Annette"},{"family":"Wang","given":"Li-San"},{"family":"Weiss","given":"Lauren A."},{"family":"Jeremy Willsey","given":"A."},{"family":"Yu","given":"Timothy W."},{"family":"Yuen","given":"Ryan K. C."},{"family":"Cook","given":"Edwin H."},{"family":"Freitag","given":"Christine M."},{"family":"Gill","given":"Michael"},{"family":"Hultman","given":"Christina M."},{"family":"Lehner","given":"Thomas"},{"family":"Palotie","given":"Aarno"},{"family":"Schellenberg","given":"Gerard D."},{"family":"Sklar","given":"Pamela"},{"family":"State","given":"Matthew W."},{"family":"Sutcliffe","given":"James S."},{"family":"Walsh","given":"Christopher A."},{"family":"Scherer","given":"Stephen W."},{"family":"Zwick","given":"Michael E."},{"family":"Barrett","given":"Jeffrey C."},{"family":"Cutler","given":"David J."},{"family":"Roeder","given":"Kathryn"},{"family":"Devlin","given":"Bernie"},{"family":"Daly","given":"Mark J."},{"family":"Buxbaum","given":"Joseph D."}],"issued":{"date-parts":[["2014",11]]}}},{"id":1071,"uris":["http://zotero.org/users/17556725/items/JDM2QC8S"],"itemData":{"id":1071,"type":"article-journal","abstract":"Evidence for the etiology of autism spectrum disorders (ASDs) has consistently pointed to a strong genetic component complicated by substantial locus heterogeneity. We sequenced the exomes of 20 individuals with sporadic ASD (cases) and their parents, reasoning that these families would be enriched for de novo mutations of major effect. We identified 21 de novo mutations, 11 of which were protein altering. Protein-altering mutations were significantly enriched for changes at highly conserved residues. We identified potentially causative de novo events in 4 out of 20 probands, particularly among more severely affected individuals, in FOXP1, GRIN2B, SCN1A and LAMC3. In the FOXP1 mutation carrier, we also observed a rare inherited CNTNAP2 missense variant, and we provide functional support for a multi-hit model for disease risk. Our results show that trio-based exome sequencing is a powerful approach for identifying new candidate genes for ASDs and suggest that de novo mutations may contribute substantially to the genetic etiology of ASDs.","container-title":"Nature Genetics","DOI":"10.1038/ng.835","ISSN":"1546-1718","issue":"6","journalAbbreviation":"Nat Genet","language":"eng","note":"PMID: 21572417\nPMCID: PMC3115696","page":"585-589","source":"PubMed","title":"Exome sequencing in sporadic autism spectrum disorders identifies severe de novo mutations","volume":"43","author":[{"family":"O'Roak","given":"Brian J."},{"family":"Deriziotis","given":"Pelagia"},{"family":"Lee","given":"Choli"},{"family":"Vives","given":"Laura"},{"family":"Schwartz","given":"Jerrod J."},{"family":"Girirajan","given":"Santhosh"},{"family":"Karakoc","given":"Emre"},{"family":"Mackenzie","given":"Alexandra P."},{"family":"Ng","given":"Sarah B."},{"family":"Baker","given":"Carl"},{"family":"Rieder","given":"Mark J."},{"family":"Nickerson","given":"Deborah A."},{"family":"Bernier","given":"Raphael"},{"family":"Fisher","given":"Simon E."},{"family":"Shendure","given":"Jay"},{"family":"Eichler","given":"Evan E."}],"issued":{"date-parts":[["2011",6]]}}}],"schema":"https://github.com/citation-style-language/schema/raw/master/csl-citation.json"} </w:instrText>
      </w:r>
      <w:r>
        <w:rPr>
          <w:rFonts w:ascii="Helvetica" w:eastAsiaTheme="minorEastAsia" w:hAnsi="Helvetica" w:cs="Helvetica"/>
        </w:rPr>
        <w:fldChar w:fldCharType="separate"/>
      </w:r>
      <w:r w:rsidRPr="009F3755">
        <w:rPr>
          <w:rFonts w:ascii="Helvetica" w:hAnsi="Helvetica" w:cs="Helvetica"/>
          <w:kern w:val="0"/>
        </w:rPr>
        <w:t>(Cha et al., 2025; De Rubeis et al., 2014; O’Roak et al., 2011)</w:t>
      </w:r>
      <w:r>
        <w:rPr>
          <w:rFonts w:ascii="Helvetica" w:eastAsiaTheme="minorEastAsia" w:hAnsi="Helvetica" w:cs="Helvetica"/>
        </w:rPr>
        <w:fldChar w:fldCharType="end"/>
      </w:r>
      <w:r w:rsidRPr="00A74C34">
        <w:rPr>
          <w:rFonts w:ascii="Helvetica" w:eastAsiaTheme="minorEastAsia" w:hAnsi="Helvetica" w:cs="Helvetica"/>
        </w:rPr>
        <w:t>.</w:t>
      </w:r>
      <w:r>
        <w:rPr>
          <w:rFonts w:ascii="Helvetica" w:eastAsiaTheme="minorEastAsia" w:hAnsi="Helvetica" w:cs="Helvetica"/>
        </w:rPr>
        <w:t xml:space="preserve"> </w:t>
      </w:r>
      <w:r w:rsidRPr="00A74C34">
        <w:rPr>
          <w:rFonts w:ascii="Helvetica" w:eastAsiaTheme="minorEastAsia" w:hAnsi="Helvetica" w:cs="Helvetica"/>
        </w:rPr>
        <w:t>To investigate how NMDA receptor function shapes multisensory integration, we systematically altered NMDA conductance in both directions</w:t>
      </w:r>
      <w:r>
        <w:rPr>
          <w:rFonts w:ascii="Helvetica" w:eastAsiaTheme="minorEastAsia" w:hAnsi="Helvetica" w:cs="Helvetica"/>
        </w:rPr>
        <w:t xml:space="preserve">, </w:t>
      </w:r>
      <w:r w:rsidRPr="00A74C34">
        <w:rPr>
          <w:rFonts w:ascii="Helvetica" w:eastAsiaTheme="minorEastAsia" w:hAnsi="Helvetica" w:cs="Helvetica"/>
        </w:rPr>
        <w:t xml:space="preserve">reducing NMDA </w:t>
      </w:r>
      <w:r>
        <w:rPr>
          <w:rFonts w:ascii="Helvetica" w:eastAsiaTheme="minorEastAsia" w:hAnsi="Helvetica" w:cs="Helvetica"/>
        </w:rPr>
        <w:t>expression</w:t>
      </w:r>
      <w:r w:rsidRPr="00A74C34">
        <w:rPr>
          <w:rFonts w:ascii="Helvetica" w:eastAsiaTheme="minorEastAsia" w:hAnsi="Helvetica" w:cs="Helvetica"/>
        </w:rPr>
        <w:t xml:space="preserve"> from 0.</w:t>
      </w:r>
      <w:r>
        <w:rPr>
          <w:rFonts w:ascii="Helvetica" w:eastAsiaTheme="minorEastAsia" w:hAnsi="Helvetica" w:cs="Helvetica"/>
        </w:rPr>
        <w:t>05</w:t>
      </w:r>
      <w:r w:rsidRPr="00A74C34">
        <w:rPr>
          <w:rFonts w:ascii="Helvetica" w:eastAsiaTheme="minorEastAsia" w:hAnsi="Helvetica" w:cs="Helvetica"/>
        </w:rPr>
        <w:t xml:space="preserve"> to 0.</w:t>
      </w:r>
      <w:r>
        <w:rPr>
          <w:rFonts w:ascii="Helvetica" w:eastAsiaTheme="minorEastAsia" w:hAnsi="Helvetica" w:cs="Helvetica"/>
        </w:rPr>
        <w:t>02</w:t>
      </w:r>
      <w:r w:rsidRPr="00A74C34">
        <w:rPr>
          <w:rFonts w:ascii="Helvetica" w:eastAsiaTheme="minorEastAsia" w:hAnsi="Helvetica" w:cs="Helvetica"/>
        </w:rPr>
        <w:t xml:space="preserve"> (</w:t>
      </w:r>
      <w:r>
        <w:rPr>
          <w:rFonts w:ascii="Helvetica" w:eastAsiaTheme="minorEastAsia" w:hAnsi="Helvetica" w:cs="Helvetica"/>
        </w:rPr>
        <w:t>60</w:t>
      </w:r>
      <w:r w:rsidRPr="00A74C34">
        <w:rPr>
          <w:rFonts w:ascii="Helvetica" w:eastAsiaTheme="minorEastAsia" w:hAnsi="Helvetica" w:cs="Helvetica"/>
        </w:rPr>
        <w:t>% reduction) and increasing it to</w:t>
      </w:r>
      <w:ins w:id="38" w:author="Vishnu Mohan" w:date="2026-04-02T15:24:00Z" w16du:dateUtc="2026-04-02T04:24:00Z">
        <w:r w:rsidR="005977FD">
          <w:rPr>
            <w:rFonts w:ascii="Helvetica" w:eastAsiaTheme="minorEastAsia" w:hAnsi="Helvetica" w:cs="Helvetica"/>
          </w:rPr>
          <w:t xml:space="preserve"> 0.2</w:t>
        </w:r>
        <w:r w:rsidR="005977FD" w:rsidRPr="00A74C34">
          <w:rPr>
            <w:rFonts w:ascii="Helvetica" w:eastAsiaTheme="minorEastAsia" w:hAnsi="Helvetica" w:cs="Helvetica"/>
          </w:rPr>
          <w:t xml:space="preserve"> (</w:t>
        </w:r>
        <w:r w:rsidR="005977FD">
          <w:rPr>
            <w:rFonts w:ascii="Helvetica" w:eastAsiaTheme="minorEastAsia" w:hAnsi="Helvetica" w:cs="Helvetica"/>
          </w:rPr>
          <w:t>fourfold increase</w:t>
        </w:r>
        <w:r w:rsidR="005977FD" w:rsidRPr="00A74C34">
          <w:rPr>
            <w:rFonts w:ascii="Helvetica" w:eastAsiaTheme="minorEastAsia" w:hAnsi="Helvetica" w:cs="Helvetica"/>
          </w:rPr>
          <w:t>)</w:t>
        </w:r>
      </w:ins>
      <w:r w:rsidRPr="00A74C34">
        <w:rPr>
          <w:rFonts w:ascii="Helvetica" w:eastAsiaTheme="minorEastAsia" w:hAnsi="Helvetica" w:cs="Helvetica"/>
        </w:rPr>
        <w:t xml:space="preserve">. These manipulations allowed us to examine whether NMDA receptors primarily contribute to </w:t>
      </w:r>
      <w:r w:rsidRPr="00A74C34">
        <w:rPr>
          <w:rFonts w:ascii="Helvetica" w:eastAsiaTheme="minorEastAsia" w:hAnsi="Helvetica" w:cs="Helvetica"/>
        </w:rPr>
        <w:lastRenderedPageBreak/>
        <w:t xml:space="preserve">the temporal precision of coincidence detection or more broadly regulate the spatiotemporal constraints of multisensory binding. </w:t>
      </w:r>
    </w:p>
    <w:p w14:paraId="06B608BB" w14:textId="315CE2AC" w:rsidR="00B063EB" w:rsidRDefault="00B063EB" w:rsidP="00B063EB">
      <w:pPr>
        <w:spacing w:after="0" w:line="360" w:lineRule="auto"/>
        <w:ind w:firstLine="720"/>
        <w:jc w:val="both"/>
        <w:rPr>
          <w:rFonts w:ascii="Helvetica" w:eastAsiaTheme="minorEastAsia" w:hAnsi="Helvetica" w:cs="Helvetica"/>
        </w:rPr>
      </w:pPr>
      <w:r w:rsidRPr="00475083">
        <w:rPr>
          <w:rFonts w:ascii="Helvetica" w:eastAsiaTheme="minorEastAsia" w:hAnsi="Helvetica" w:cs="Helvetica"/>
        </w:rPr>
        <w:t>Reduced NMDA conductance produced consistent narrowing of integration windows across both spatial and temporal domains (</w:t>
      </w:r>
      <w:r w:rsidRPr="00DD5010">
        <w:rPr>
          <w:rFonts w:ascii="Helvetica" w:eastAsiaTheme="minorEastAsia" w:hAnsi="Helvetica" w:cs="Helvetica"/>
          <w:b/>
          <w:bCs/>
        </w:rPr>
        <w:t>Fig. 5a</w:t>
      </w:r>
      <w:r w:rsidRPr="005331E3">
        <w:rPr>
          <w:rFonts w:ascii="Helvetica" w:eastAsiaTheme="minorEastAsia" w:hAnsi="Helvetica" w:cs="Helvetica"/>
        </w:rPr>
        <w:t>,</w:t>
      </w:r>
      <w:r>
        <w:rPr>
          <w:rFonts w:ascii="Helvetica" w:eastAsiaTheme="minorEastAsia" w:hAnsi="Helvetica" w:cs="Helvetica"/>
          <w:b/>
          <w:bCs/>
        </w:rPr>
        <w:t xml:space="preserve"> b</w:t>
      </w:r>
      <w:r w:rsidRPr="00475083">
        <w:rPr>
          <w:rFonts w:ascii="Helvetica" w:eastAsiaTheme="minorEastAsia" w:hAnsi="Helvetica" w:cs="Helvetica"/>
        </w:rPr>
        <w:t xml:space="preserve">). </w:t>
      </w:r>
      <w:ins w:id="39" w:author="Vishnu Mohan" w:date="2026-04-02T15:24:00Z" w16du:dateUtc="2026-04-02T04:24:00Z">
        <w:r w:rsidR="005977FD" w:rsidRPr="00475083">
          <w:rPr>
            <w:rFonts w:ascii="Helvetica" w:eastAsiaTheme="minorEastAsia" w:hAnsi="Helvetica" w:cs="Helvetica"/>
          </w:rPr>
          <w:t>The spatial binding window contracted from ±2</w:t>
        </w:r>
        <w:r w:rsidR="005977FD">
          <w:rPr>
            <w:rFonts w:ascii="Helvetica" w:eastAsiaTheme="minorEastAsia" w:hAnsi="Helvetica" w:cs="Helvetica"/>
          </w:rPr>
          <w:t>4</w:t>
        </w:r>
        <w:r w:rsidR="005977FD" w:rsidRPr="00475083">
          <w:rPr>
            <w:rFonts w:ascii="Helvetica" w:eastAsiaTheme="minorEastAsia" w:hAnsi="Helvetica" w:cs="Helvetica"/>
          </w:rPr>
          <w:t>° to approximately ±1</w:t>
        </w:r>
        <w:r w:rsidR="005977FD">
          <w:rPr>
            <w:rFonts w:ascii="Helvetica" w:eastAsiaTheme="minorEastAsia" w:hAnsi="Helvetica" w:cs="Helvetica"/>
          </w:rPr>
          <w:t>2</w:t>
        </w:r>
        <w:r w:rsidR="005977FD" w:rsidRPr="00475083">
          <w:rPr>
            <w:rFonts w:ascii="Helvetica" w:eastAsiaTheme="minorEastAsia" w:hAnsi="Helvetica" w:cs="Helvetica"/>
          </w:rPr>
          <w:t xml:space="preserve">°, with fusion probability declining more steeply as audiovisual disparities increased. </w:t>
        </w:r>
      </w:ins>
      <w:r w:rsidRPr="00475083">
        <w:rPr>
          <w:rFonts w:ascii="Helvetica" w:eastAsiaTheme="minorEastAsia" w:hAnsi="Helvetica" w:cs="Helvetica"/>
        </w:rPr>
        <w:t>This narrowed spatial tolerance may reflect limited capacity for sustained depolarization when NMDA-mediated currents are weakened</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{"citationID":"YcEiuo8V","properties":{"formattedCitation":"(Ewald et al., 2008; Mayer et al., 1984)","plainCitation":"(Ewald et al., 2008; Mayer et al., 1984)","noteIndex":0},"citationItems":[{"id":748,"uris":["http://zotero.org/users/17556725/items/QI9NRLCS"],"itemData":{"id":748,"type":"article-journal","abstract":"NMDA receptors (NMDARs) are important for neuronal development and circuit formation. The NMDAR subunits NR2A and NR2B are biophysically distinct and differentially expressed during development but their individual contribution to structural ...","container-title":"The Journal of Neuroscience","DOI":"10.1523/JNEUROSCI.5078-07.2008","issue":"4","language":"en","note":"PMID: 18216193","page":"850","source":"pmc.ncbi.nlm.nih.gov","title":"Roles of NR2A and NR2B in the Development of Dendritic Arbor Morphology In Vivo","volume":"28","author":[{"family":"Ewald","given":"Rebecca C."},{"family":"Keuren-Jensen","given":"Kendall R. Van"},{"family":"Aizenman","given":"Carlos D."},{"family":"Cline","given":"Hollis T."}],"issued":{"date-parts":[["2008",1,23]]}}},{"id":751,"uris":["http://zotero.org/users/17556725/items/GI9249IB"],"itemData":{"id":751,"type":"article-journal","abstract":"Acidic amino acids are putative excitatory synaptic transmitters1,2, the ionic mechanism of which is not well understood. Recent studies with selective agonists and antagonists suggest that neurones of the mammalian central nervous system possess several different receptors for acidic amino acids3,4, which in turn are coupled to separate conductance mechanisms5. N-methyl-D-aspartic acid (NMDA) is a selective agonist for one of these receptors3,4. The excitatory action of amino acids acting at NMDA receptors is remarkably sensitive to the membrane potential and it has been suggested that the NMDA receptor is coupled to a voltage-sensitive conductance6–9. Recently, patch-clamp experiments have shown the voltage-dependent block by Mg2+ of current flow through ion channels activated by L-glutamate10. We now show using voltage-clamp experiments on mouse spinal cord neurones that the voltage-sensitivity of NMDA action is greatly reduced on the withdrawal of physiological concentrations (</w:instrText>
      </w:r>
      <w:r w:rsidR="00CA46B8">
        <w:rPr>
          <w:rFonts w:ascii="Cambria Math" w:eastAsiaTheme="minorEastAsia" w:hAnsi="Cambria Math" w:cs="Cambria Math"/>
        </w:rPr>
        <w:instrText>∼</w:instrText>
      </w:r>
      <w:r w:rsidR="00CA46B8">
        <w:rPr>
          <w:rFonts w:ascii="Helvetica" w:eastAsiaTheme="minorEastAsia" w:hAnsi="Helvetica" w:cs="Helvetica"/>
        </w:rPr>
        <w:instrText xml:space="preserve">1 mM) of Mg2+ from the extracellular fluid. This provides further evidence that Mg2+ blocks inward current flow through ion channels linked to NMDA receptors.","container-title":"Nature","DOI":"10.1038/309261a0","ISSN":"1476-4687","issue":"5965","language":"en","license":"1984 Springer Nature Limited","note":"publisher: Nature Publishing Group","page":"261-263","source":"www.nature.com","title":"Voltage-dependent block by Mg2+ of NMDA responses in spinal cord neurones","volume":"309","author":[{"family":"Mayer","given":"Mark L."},{"family":"Westbrook","given":"Gary L."},{"family":"Guthrie","given":"Peter B."}],"issued":{"date-parts":[["1984",5]]}}}],"schema":"https://github.com/citation-style-language/schema/raw/master/csl-citation.json"} </w:instrText>
      </w:r>
      <w:r>
        <w:rPr>
          <w:rFonts w:ascii="Helvetica" w:eastAsiaTheme="minorEastAsia" w:hAnsi="Helvetica" w:cs="Helvetica"/>
        </w:rPr>
        <w:fldChar w:fldCharType="separate"/>
      </w:r>
      <w:r w:rsidRPr="00D2053D">
        <w:rPr>
          <w:rFonts w:ascii="Helvetica" w:hAnsi="Helvetica" w:cs="Helvetica"/>
        </w:rPr>
        <w:t>(Ewald et al., 2008; Mayer et al., 1984)</w:t>
      </w:r>
      <w:r>
        <w:rPr>
          <w:rFonts w:ascii="Helvetica" w:eastAsiaTheme="minorEastAsia" w:hAnsi="Helvetica" w:cs="Helvetica"/>
        </w:rPr>
        <w:fldChar w:fldCharType="end"/>
      </w:r>
      <w:r w:rsidRPr="00475083">
        <w:rPr>
          <w:rFonts w:ascii="Helvetica" w:eastAsiaTheme="minorEastAsia" w:hAnsi="Helvetica" w:cs="Helvetica"/>
        </w:rPr>
        <w:t xml:space="preserve">, potentially restricting the spatial extent over which convergent inputs can </w:t>
      </w:r>
      <w:r>
        <w:rPr>
          <w:rFonts w:ascii="Helvetica" w:eastAsiaTheme="minorEastAsia" w:hAnsi="Helvetica" w:cs="Helvetica"/>
        </w:rPr>
        <w:t>fuse</w:t>
      </w:r>
      <w:r w:rsidRPr="00475083">
        <w:rPr>
          <w:rFonts w:ascii="Helvetica" w:eastAsiaTheme="minorEastAsia" w:hAnsi="Helvetica" w:cs="Helvetica"/>
        </w:rPr>
        <w:t xml:space="preserve">. </w:t>
      </w:r>
      <w:ins w:id="40" w:author="Vishnu Mohan" w:date="2026-04-02T15:25:00Z" w16du:dateUtc="2026-04-02T04:25:00Z">
        <w:r w:rsidR="005977FD" w:rsidRPr="00475083">
          <w:rPr>
            <w:rFonts w:ascii="Helvetica" w:eastAsiaTheme="minorEastAsia" w:hAnsi="Helvetica" w:cs="Helvetica"/>
          </w:rPr>
          <w:t xml:space="preserve">Temporal integration showed </w:t>
        </w:r>
        <w:r w:rsidR="005977FD">
          <w:rPr>
            <w:rFonts w:ascii="Helvetica" w:eastAsiaTheme="minorEastAsia" w:hAnsi="Helvetica" w:cs="Helvetica"/>
          </w:rPr>
          <w:t>minimal</w:t>
        </w:r>
        <w:r w:rsidR="005977FD" w:rsidRPr="00475083">
          <w:rPr>
            <w:rFonts w:ascii="Helvetica" w:eastAsiaTheme="minorEastAsia" w:hAnsi="Helvetica" w:cs="Helvetica"/>
          </w:rPr>
          <w:t xml:space="preserve"> constriction, with the binding window shrinking from -1</w:t>
        </w:r>
        <w:r w:rsidR="005977FD">
          <w:rPr>
            <w:rFonts w:ascii="Helvetica" w:eastAsiaTheme="minorEastAsia" w:hAnsi="Helvetica" w:cs="Helvetica"/>
          </w:rPr>
          <w:t>21</w:t>
        </w:r>
        <w:r w:rsidR="005977FD" w:rsidRPr="00475083">
          <w:rPr>
            <w:rFonts w:ascii="Helvetica" w:eastAsiaTheme="minorEastAsia" w:hAnsi="Helvetica" w:cs="Helvetica"/>
          </w:rPr>
          <w:t xml:space="preserve"> to +</w:t>
        </w:r>
        <w:r w:rsidR="005977FD">
          <w:rPr>
            <w:rFonts w:ascii="Helvetica" w:eastAsiaTheme="minorEastAsia" w:hAnsi="Helvetica" w:cs="Helvetica"/>
          </w:rPr>
          <w:t>93</w:t>
        </w:r>
        <w:r w:rsidR="005977FD" w:rsidRPr="00475083">
          <w:rPr>
            <w:rFonts w:ascii="Helvetica" w:eastAsiaTheme="minorEastAsia" w:hAnsi="Helvetica" w:cs="Helvetica"/>
          </w:rPr>
          <w:t xml:space="preserve"> ms (2</w:t>
        </w:r>
        <w:r w:rsidR="005977FD">
          <w:rPr>
            <w:rFonts w:ascii="Helvetica" w:eastAsiaTheme="minorEastAsia" w:hAnsi="Helvetica" w:cs="Helvetica"/>
          </w:rPr>
          <w:t>15</w:t>
        </w:r>
        <w:r w:rsidR="005977FD" w:rsidRPr="00475083">
          <w:rPr>
            <w:rFonts w:ascii="Helvetica" w:eastAsiaTheme="minorEastAsia" w:hAnsi="Helvetica" w:cs="Helvetica"/>
          </w:rPr>
          <w:t xml:space="preserve"> ms total) in controls to -1</w:t>
        </w:r>
        <w:r w:rsidR="005977FD">
          <w:rPr>
            <w:rFonts w:ascii="Helvetica" w:eastAsiaTheme="minorEastAsia" w:hAnsi="Helvetica" w:cs="Helvetica"/>
          </w:rPr>
          <w:t>07</w:t>
        </w:r>
        <w:r w:rsidR="005977FD" w:rsidRPr="00475083">
          <w:rPr>
            <w:rFonts w:ascii="Helvetica" w:eastAsiaTheme="minorEastAsia" w:hAnsi="Helvetica" w:cs="Helvetica"/>
          </w:rPr>
          <w:t xml:space="preserve"> to +</w:t>
        </w:r>
        <w:r w:rsidR="005977FD">
          <w:rPr>
            <w:rFonts w:ascii="Helvetica" w:eastAsiaTheme="minorEastAsia" w:hAnsi="Helvetica" w:cs="Helvetica"/>
          </w:rPr>
          <w:t>78</w:t>
        </w:r>
        <w:r w:rsidR="005977FD" w:rsidRPr="00475083">
          <w:rPr>
            <w:rFonts w:ascii="Helvetica" w:eastAsiaTheme="minorEastAsia" w:hAnsi="Helvetica" w:cs="Helvetica"/>
          </w:rPr>
          <w:t xml:space="preserve"> ms (</w:t>
        </w:r>
        <w:r w:rsidR="005977FD">
          <w:rPr>
            <w:rFonts w:ascii="Helvetica" w:eastAsiaTheme="minorEastAsia" w:hAnsi="Helvetica" w:cs="Helvetica"/>
          </w:rPr>
          <w:t>185</w:t>
        </w:r>
        <w:r w:rsidR="005977FD" w:rsidRPr="00475083">
          <w:rPr>
            <w:rFonts w:ascii="Helvetica" w:eastAsiaTheme="minorEastAsia" w:hAnsi="Helvetica" w:cs="Helvetica"/>
          </w:rPr>
          <w:t xml:space="preserve"> ms total) following NMDA reduction. </w:t>
        </w:r>
      </w:ins>
      <w:r w:rsidRPr="00475083">
        <w:rPr>
          <w:rFonts w:ascii="Helvetica" w:eastAsiaTheme="minorEastAsia" w:hAnsi="Helvetica" w:cs="Helvetica"/>
        </w:rPr>
        <w:t xml:space="preserve">The asymmetric nature of this </w:t>
      </w:r>
      <w:r>
        <w:rPr>
          <w:rFonts w:ascii="Helvetica" w:eastAsiaTheme="minorEastAsia" w:hAnsi="Helvetica" w:cs="Helvetica"/>
        </w:rPr>
        <w:t xml:space="preserve">minimal </w:t>
      </w:r>
      <w:r w:rsidRPr="00475083">
        <w:rPr>
          <w:rFonts w:ascii="Helvetica" w:eastAsiaTheme="minorEastAsia" w:hAnsi="Helvetica" w:cs="Helvetica"/>
        </w:rPr>
        <w:t>narrowing</w:t>
      </w:r>
      <w:r>
        <w:rPr>
          <w:rFonts w:ascii="Helvetica" w:eastAsiaTheme="minorEastAsia" w:hAnsi="Helvetica" w:cs="Helvetica"/>
        </w:rPr>
        <w:t xml:space="preserve">, </w:t>
      </w:r>
      <w:r w:rsidRPr="00475083">
        <w:rPr>
          <w:rFonts w:ascii="Helvetica" w:eastAsiaTheme="minorEastAsia" w:hAnsi="Helvetica" w:cs="Helvetica"/>
        </w:rPr>
        <w:t xml:space="preserve">with </w:t>
      </w:r>
      <w:r>
        <w:rPr>
          <w:rFonts w:ascii="Helvetica" w:eastAsiaTheme="minorEastAsia" w:hAnsi="Helvetica" w:cs="Helvetica"/>
        </w:rPr>
        <w:t>evident</w:t>
      </w:r>
      <w:r w:rsidRPr="00475083">
        <w:rPr>
          <w:rFonts w:ascii="Helvetica" w:eastAsiaTheme="minorEastAsia" w:hAnsi="Helvetica" w:cs="Helvetica"/>
        </w:rPr>
        <w:t xml:space="preserve"> impact </w:t>
      </w:r>
      <w:r>
        <w:rPr>
          <w:rFonts w:ascii="Helvetica" w:eastAsiaTheme="minorEastAsia" w:hAnsi="Helvetica" w:cs="Helvetica"/>
        </w:rPr>
        <w:t xml:space="preserve">only </w:t>
      </w:r>
      <w:r w:rsidRPr="00475083">
        <w:rPr>
          <w:rFonts w:ascii="Helvetica" w:eastAsiaTheme="minorEastAsia" w:hAnsi="Helvetica" w:cs="Helvetica"/>
        </w:rPr>
        <w:t xml:space="preserve">on </w:t>
      </w:r>
      <w:r>
        <w:rPr>
          <w:rFonts w:ascii="Helvetica" w:eastAsiaTheme="minorEastAsia" w:hAnsi="Helvetica" w:cs="Helvetica"/>
        </w:rPr>
        <w:t xml:space="preserve">audio </w:t>
      </w:r>
      <w:r w:rsidRPr="00475083">
        <w:rPr>
          <w:rFonts w:ascii="Helvetica" w:eastAsiaTheme="minorEastAsia" w:hAnsi="Helvetica" w:cs="Helvetica"/>
        </w:rPr>
        <w:t>leading asynchronies</w:t>
      </w:r>
      <w:r>
        <w:rPr>
          <w:rFonts w:ascii="Helvetica" w:eastAsiaTheme="minorEastAsia" w:hAnsi="Helvetica" w:cs="Helvetica"/>
        </w:rPr>
        <w:t xml:space="preserve">, </w:t>
      </w:r>
      <w:r w:rsidRPr="00475083">
        <w:rPr>
          <w:rFonts w:ascii="Helvetica" w:eastAsiaTheme="minorEastAsia" w:hAnsi="Helvetica" w:cs="Helvetica"/>
        </w:rPr>
        <w:t xml:space="preserve">could result from insufficient slow integrative currents to bridge the temporal gap between early </w:t>
      </w:r>
      <w:r>
        <w:rPr>
          <w:rFonts w:ascii="Helvetica" w:eastAsiaTheme="minorEastAsia" w:hAnsi="Helvetica" w:cs="Helvetica"/>
        </w:rPr>
        <w:t>auditory</w:t>
      </w:r>
      <w:r w:rsidRPr="00475083">
        <w:rPr>
          <w:rFonts w:ascii="Helvetica" w:eastAsiaTheme="minorEastAsia" w:hAnsi="Helvetica" w:cs="Helvetica"/>
        </w:rPr>
        <w:t xml:space="preserve"> and delayed </w:t>
      </w:r>
      <w:r>
        <w:rPr>
          <w:rFonts w:ascii="Helvetica" w:eastAsiaTheme="minorEastAsia" w:hAnsi="Helvetica" w:cs="Helvetica"/>
        </w:rPr>
        <w:t>visual</w:t>
      </w:r>
      <w:r w:rsidRPr="00475083">
        <w:rPr>
          <w:rFonts w:ascii="Helvetica" w:eastAsiaTheme="minorEastAsia" w:hAnsi="Helvetica" w:cs="Helvetica"/>
        </w:rPr>
        <w:t xml:space="preserve"> inputs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{"citationID":"mGj8ot1t","properties":{"formattedCitation":"(Drotos et al., 2024)","plainCitation":"(Drotos et al., 2024)","noteIndex":0},"citationItems":[{"id":753,"uris":["http://zotero.org/users/17556725/items/A56VHIYW"],"itemData":{"id":753,"type":"article-journal","abstract":"Along the ascending auditory pathway, there is a broad shift from temporal coding, which is common in the lower auditory brainstem, to rate coding, which predominates in auditory cortex. This temporal-to-rate transition is particularly prominent in ...","container-title":"bioRxiv","DOI":"10.1101/2023.04.27.538607","language":"en","note":"PMID: 37162927","page":"2023.04.27.538607","source":"pmc.ncbi.nlm.nih.gov","title":"GluN2C/D-containing NMDA receptors enhance temporal summation and increase sound-evoked and spontaneous firing in the inferior colliculus","author":[{"family":"Drotos","given":"Audrey C."},{"family":"Zarb","given":"Rachel L."},{"family":"Booth","given":"Victoria"},{"family":"Roberts","given":"Michael T."}],"issued":{"date-parts":[["2024",4,15]]}}}],"schema":"https://github.com/citation-style-language/schema/raw/master/csl-citation.json"} </w:instrText>
      </w:r>
      <w:r>
        <w:rPr>
          <w:rFonts w:ascii="Helvetica" w:eastAsiaTheme="minorEastAsia" w:hAnsi="Helvetica" w:cs="Helvetica"/>
        </w:rPr>
        <w:fldChar w:fldCharType="separate"/>
      </w:r>
      <w:r w:rsidRPr="00CD14C9">
        <w:rPr>
          <w:rFonts w:ascii="Helvetica" w:hAnsi="Helvetica" w:cs="Helvetica"/>
        </w:rPr>
        <w:t>(Drotos et al., 2024)</w:t>
      </w:r>
      <w:r>
        <w:rPr>
          <w:rFonts w:ascii="Helvetica" w:eastAsiaTheme="minorEastAsia" w:hAnsi="Helvetica" w:cs="Helvetica"/>
        </w:rPr>
        <w:fldChar w:fldCharType="end"/>
      </w:r>
      <w:r w:rsidRPr="00475083">
        <w:rPr>
          <w:rFonts w:ascii="Helvetica" w:eastAsiaTheme="minorEastAsia" w:hAnsi="Helvetica" w:cs="Helvetica"/>
        </w:rPr>
        <w:t xml:space="preserve">. Localization sensitivity declined across all conditions, with </w:t>
      </w:r>
      <w:r>
        <w:rPr>
          <w:rFonts w:ascii="Helvetica" w:eastAsiaTheme="minorEastAsia" w:hAnsi="Helvetica" w:cs="Helvetica"/>
        </w:rPr>
        <w:t>multisensory</w:t>
      </w:r>
      <w:r w:rsidRPr="00475083">
        <w:rPr>
          <w:rFonts w:ascii="Helvetica" w:eastAsiaTheme="minorEastAsia" w:hAnsi="Helvetica" w:cs="Helvetica"/>
        </w:rPr>
        <w:t xml:space="preserve"> precision showing </w:t>
      </w:r>
      <w:r>
        <w:rPr>
          <w:rFonts w:ascii="Helvetica" w:eastAsiaTheme="minorEastAsia" w:hAnsi="Helvetica" w:cs="Helvetica"/>
        </w:rPr>
        <w:t>relatively more</w:t>
      </w:r>
      <w:r w:rsidRPr="00475083">
        <w:rPr>
          <w:rFonts w:ascii="Helvetica" w:eastAsiaTheme="minorEastAsia" w:hAnsi="Helvetica" w:cs="Helvetica"/>
        </w:rPr>
        <w:t xml:space="preserve"> degradation</w:t>
      </w:r>
      <w:r>
        <w:rPr>
          <w:rFonts w:ascii="Helvetica" w:eastAsiaTheme="minorEastAsia" w:hAnsi="Helvetica" w:cs="Helvetica"/>
        </w:rPr>
        <w:t xml:space="preserve"> (30% degradation across unisensory sensitivities and 33% for multisensory; </w:t>
      </w:r>
      <w:r w:rsidRPr="00DD5010">
        <w:rPr>
          <w:rFonts w:ascii="Helvetica" w:eastAsiaTheme="minorEastAsia" w:hAnsi="Helvetica" w:cs="Helvetica"/>
          <w:b/>
          <w:bCs/>
        </w:rPr>
        <w:t>Fig. 5</w:t>
      </w:r>
      <w:r>
        <w:rPr>
          <w:rFonts w:ascii="Helvetica" w:eastAsiaTheme="minorEastAsia" w:hAnsi="Helvetica" w:cs="Helvetica"/>
          <w:b/>
          <w:bCs/>
        </w:rPr>
        <w:t>c</w:t>
      </w:r>
      <w:r>
        <w:rPr>
          <w:rFonts w:ascii="Helvetica" w:eastAsiaTheme="minorEastAsia" w:hAnsi="Helvetica" w:cs="Helvetica"/>
        </w:rPr>
        <w:t>)</w:t>
      </w:r>
      <w:r w:rsidRPr="00475083">
        <w:rPr>
          <w:rFonts w:ascii="Helvetica" w:eastAsiaTheme="minorEastAsia" w:hAnsi="Helvetica" w:cs="Helvetica"/>
        </w:rPr>
        <w:t xml:space="preserve">. The </w:t>
      </w:r>
      <w:r>
        <w:rPr>
          <w:rFonts w:ascii="Helvetica" w:eastAsiaTheme="minorEastAsia" w:hAnsi="Helvetica" w:cs="Helvetica"/>
        </w:rPr>
        <w:t>reduced</w:t>
      </w:r>
      <w:r w:rsidRPr="00475083">
        <w:rPr>
          <w:rFonts w:ascii="Helvetica" w:eastAsiaTheme="minorEastAsia" w:hAnsi="Helvetica" w:cs="Helvetica"/>
        </w:rPr>
        <w:t xml:space="preserve"> multisensory enhancement (</w:t>
      </w:r>
      <w:r>
        <w:rPr>
          <w:rFonts w:ascii="Helvetica" w:eastAsiaTheme="minorEastAsia" w:hAnsi="Helvetica" w:cs="Helvetica"/>
        </w:rPr>
        <w:t>18% multisensory enhancement for control compared to 10% enhancement following manipulation</w:t>
      </w:r>
      <w:r w:rsidRPr="00475083">
        <w:rPr>
          <w:rFonts w:ascii="Helvetica" w:eastAsiaTheme="minorEastAsia" w:hAnsi="Helvetica" w:cs="Helvetica"/>
        </w:rPr>
        <w:t xml:space="preserve">) </w:t>
      </w:r>
      <w:r>
        <w:rPr>
          <w:rFonts w:ascii="Helvetica" w:eastAsiaTheme="minorEastAsia" w:hAnsi="Helvetica" w:cs="Helvetica"/>
        </w:rPr>
        <w:t>supports previous claims</w:t>
      </w:r>
      <w:r w:rsidRPr="00475083">
        <w:rPr>
          <w:rFonts w:ascii="Helvetica" w:eastAsiaTheme="minorEastAsia" w:hAnsi="Helvetica" w:cs="Helvetica"/>
        </w:rPr>
        <w:t xml:space="preserve"> that adequate NMDA function </w:t>
      </w:r>
      <w:r>
        <w:rPr>
          <w:rFonts w:ascii="Helvetica" w:eastAsiaTheme="minorEastAsia" w:hAnsi="Helvetica" w:cs="Helvetica"/>
        </w:rPr>
        <w:t>is</w:t>
      </w:r>
      <w:r w:rsidDel="003D3A32">
        <w:rPr>
          <w:rFonts w:ascii="Helvetica" w:eastAsiaTheme="minorEastAsia" w:hAnsi="Helvetica" w:cs="Helvetica"/>
        </w:rPr>
        <w:t xml:space="preserve"> </w:t>
      </w:r>
      <w:r>
        <w:rPr>
          <w:rFonts w:ascii="Helvetica" w:eastAsiaTheme="minorEastAsia" w:hAnsi="Helvetica" w:cs="Helvetica"/>
        </w:rPr>
        <w:t xml:space="preserve">key </w:t>
      </w:r>
      <w:r w:rsidRPr="00475083">
        <w:rPr>
          <w:rFonts w:ascii="Helvetica" w:eastAsiaTheme="minorEastAsia" w:hAnsi="Helvetica" w:cs="Helvetica"/>
        </w:rPr>
        <w:t>for deriving</w:t>
      </w:r>
      <w:r>
        <w:rPr>
          <w:rFonts w:ascii="Helvetica" w:eastAsiaTheme="minorEastAsia" w:hAnsi="Helvetica" w:cs="Helvetica"/>
        </w:rPr>
        <w:t xml:space="preserve"> signal processing</w:t>
      </w:r>
      <w:r w:rsidRPr="00475083">
        <w:rPr>
          <w:rFonts w:ascii="Helvetica" w:eastAsiaTheme="minorEastAsia" w:hAnsi="Helvetica" w:cs="Helvetica"/>
        </w:rPr>
        <w:t xml:space="preserve"> benefits from combining sensory information</w:t>
      </w:r>
      <w:r>
        <w:rPr>
          <w:rFonts w:ascii="Helvetica" w:eastAsiaTheme="minorEastAsia" w:hAnsi="Helvetica" w:cs="Helvetica"/>
        </w:rPr>
        <w:t xml:space="preserve"> </w:t>
      </w:r>
      <w:r>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{"citationID":"IOTdiJBq","properties":{"formattedCitation":"(Lebedeva et al., 2019; C. Li &amp; Gulledge, 2021)","plainCitation":"(Lebedeva et al., 2019; C. Li &amp; Gulledge, 2021)","dontUpdate":true,"noteIndex":0},"citationItems":[{"id":761,"uris":["http://zotero.org/users/17556725/items/I4EMT3KQ"],"itemData":{"id":761,"type":"article-journal","abstract":"Transmission of excitation from L4 to L2/3 is a part of a canonical circuit of cortical sensory signal processing. While synapses from L4 to L2/3 are mediated by both AMPA and NMDA glutamate receptors, previous studies suggested that sensory-evoked ...","container-title":"Frontiers in Cellular Neuroscience","DOI":"10.3389/fncel.2019.00259","language":"en","note":"PMID: 31231195","page":"259","source":"pmc.ncbi.nlm.nih.gov","title":"The Effects of NMDA Receptor Blockade on Sensory-Evoked Responses in Superficial Layers of the Rat Barrel Cortex","volume":"13","author":[{"family":"Lebedeva","given":"Julia"},{"family":"Zakharov","given":"Andrey"},{"family":"Burkhanova","given":"Gulshat"},{"family":"Chernova","given":"Kseniya"},{"family":"Khazipov","given":"Roustem"}],"issued":{"date-parts":[["2019",6,7]]}}},{"id":758,"uris":["http://zotero.org/users/17556725/items/VLZYWIZ8"],"itemData":{"id":758,"type":"article-journal","abstract":"Excitatory synaptic transmission in many neurons is mediated by two coexpressed ionotropic glutamate receptor subtypes, AMPA and NMDA receptors, that differ in kinetics, ion selectivity, and voltage-sensitivity. AMPA receptors have fast kinetics and are voltage-insensitive, while NMDA receptors have slower kinetics and increased conductance at depolarized membrane potentials. Here, we report that the voltage dependency and kinetics of NMDA receptors act synergistically to stabilize synaptic integration of EPSPs across spatial and voltage domains. Simulations of synaptic integration in simplified and morphologically realistic dendritic trees revealed that the combined presence of AMPA and NMDA conductances reduce the variability of somatic responses to spatiotemporal patterns of excitatory synaptic input presented at different initial membrane potentials and/or in different dendritic domains. This moderating effect of the NMDA conductance on synaptic integration was robust across a wide range of AMPA-to-NMDA ratios, and results from synergistic interaction of NMDA kinetics (which reduces variability across membrane potential) and voltage dependence (which favors stabilization across dendritic location). When combined with AMPA conductance, the NMDA conductance compensates for voltage-dependent and impedance-dependent changes in synaptic driving force, and distance-dependent attenuation of synaptic potentials arriving at the axon, to increase the fidelity of synaptic integration and EPSP-spike coupling across both neuron state (i.e., initial membrane potential) and dendritic location of synaptic input. Thus, synaptic NMDA receptors convey advantages for synaptic integration that are independent of, but fully compatible with, their importance for coincidence detection and synaptic plasticity.","container-title":"eNeuro","DOI":"10.1523/ENEURO.0396-20.2020","ISSN":"2373-2822","issue":"2","journalAbbreviation":"eNeuro","language":"eng","note":"PMID: 33468538\nPMCID: PMC7932188","page":"ENEURO.0396-20.2020","source":"PubMed","title":"NMDA Receptors Enhance the Fidelity of Synaptic Integration","volume":"8","author":[{"family":"Li","given":"Chenguang"},{"family":"Gulledge","given":"Allan T."}],"issued":{"date-parts":[["2021"]]}}}],"schema":"https://github.com/citation-style-language/schema/raw/master/csl-citation.json"} </w:instrText>
      </w:r>
      <w:r>
        <w:rPr>
          <w:rFonts w:ascii="Helvetica" w:eastAsiaTheme="minorEastAsia" w:hAnsi="Helvetica" w:cs="Helvetica"/>
        </w:rPr>
        <w:fldChar w:fldCharType="separate"/>
      </w:r>
      <w:r w:rsidR="00E04D77">
        <w:rPr>
          <w:rFonts w:ascii="Helvetica" w:hAnsi="Helvetica" w:cs="Helvetica"/>
        </w:rPr>
        <w:t>(Lebedeva et al., 2019; Li &amp; Gulledge, 2021)</w:t>
      </w:r>
      <w:r>
        <w:rPr>
          <w:rFonts w:ascii="Helvetica" w:eastAsiaTheme="minorEastAsia" w:hAnsi="Helvetica" w:cs="Helvetica"/>
        </w:rPr>
        <w:fldChar w:fldCharType="end"/>
      </w:r>
      <w:r w:rsidRPr="00475083">
        <w:rPr>
          <w:rFonts w:ascii="Helvetica" w:eastAsiaTheme="minorEastAsia" w:hAnsi="Helvetica" w:cs="Helvetica"/>
        </w:rPr>
        <w:t>.</w:t>
      </w:r>
    </w:p>
    <w:p w14:paraId="6C3B2864" w14:textId="5DC6671A" w:rsidR="004317F7" w:rsidRDefault="0085324F" w:rsidP="004317F7">
      <w:pPr>
        <w:spacing w:after="0" w:line="360" w:lineRule="auto"/>
        <w:jc w:val="both"/>
        <w:rPr>
          <w:rFonts w:ascii="Helvetica" w:eastAsiaTheme="minorEastAsia" w:hAnsi="Helvetica" w:cs="Helvetica"/>
        </w:rPr>
      </w:pPr>
      <w:r>
        <w:rPr>
          <w:rFonts w:ascii="Helvetica" w:eastAsiaTheme="minorEastAsia" w:hAnsi="Helvetica" w:cs="Helvetica"/>
          <w:noProof/>
        </w:rPr>
        <w:lastRenderedPageBreak/>
        <w:drawing>
          <wp:inline distT="0" distB="0" distL="0" distR="0" wp14:anchorId="1F6E409E" wp14:editId="0685B784">
            <wp:extent cx="6071367" cy="3107111"/>
            <wp:effectExtent l="0" t="0" r="0" b="0"/>
            <wp:docPr id="911580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0902" name="Picture 12"/>
                    <pic:cNvPicPr/>
                  </pic:nvPicPr>
                  <pic:blipFill>
                    <a:blip r:embed="rId20">
                      <a:extLst>
                        <a:ext uri="{96DAC541-7B7A-43D3-8B79-37D633B846F1}">
                          <asvg:svgBlip xmlns:asvg="http://schemas.microsoft.com/office/drawing/2016/SVG/main" r:embed="rId21"/>
                        </a:ext>
                      </a:extLst>
                    </a:blip>
                    <a:stretch>
                      <a:fillRect/>
                    </a:stretch>
                  </pic:blipFill>
                  <pic:spPr>
                    <a:xfrm>
                      <a:off x="0" y="0"/>
                      <a:ext cx="6071367" cy="3107111"/>
                    </a:xfrm>
                    <a:prstGeom prst="rect">
                      <a:avLst/>
                    </a:prstGeom>
                  </pic:spPr>
                </pic:pic>
              </a:graphicData>
            </a:graphic>
          </wp:inline>
        </w:drawing>
      </w:r>
    </w:p>
    <w:p w14:paraId="24859294" w14:textId="2B9856FF" w:rsidR="00B063EB" w:rsidRPr="0017411B" w:rsidRDefault="00B063EB" w:rsidP="00E135EB">
      <w:pPr>
        <w:rPr>
          <w:rFonts w:ascii="Helvetica" w:eastAsiaTheme="minorEastAsia" w:hAnsi="Helvetica" w:cs="Helvetica"/>
        </w:rPr>
      </w:pPr>
      <w:r>
        <w:rPr>
          <w:rFonts w:ascii="Helvetica" w:eastAsiaTheme="minorEastAsia" w:hAnsi="Helvetica" w:cs="Helvetica"/>
          <w:b/>
          <w:bCs/>
          <w:sz w:val="20"/>
          <w:szCs w:val="20"/>
        </w:rPr>
        <w:t xml:space="preserve">Figure </w:t>
      </w:r>
      <w:r w:rsidRPr="00C57E33">
        <w:rPr>
          <w:rFonts w:ascii="Helvetica" w:eastAsiaTheme="minorEastAsia" w:hAnsi="Helvetica" w:cs="Helvetica"/>
          <w:b/>
          <w:bCs/>
          <w:sz w:val="20"/>
          <w:szCs w:val="20"/>
        </w:rPr>
        <w:t>5. Bidirectional effects of NMDA receptor conductance alterations on multisensory integration.</w:t>
      </w:r>
      <w:r w:rsidRPr="000814A9">
        <w:rPr>
          <w:rFonts w:ascii="Helvetica" w:eastAsiaTheme="minorEastAsia" w:hAnsi="Helvetica" w:cs="Helvetica"/>
          <w:b/>
          <w:bCs/>
          <w:sz w:val="20"/>
          <w:szCs w:val="20"/>
        </w:rPr>
        <w:t xml:space="preserve"> </w:t>
      </w:r>
      <w:r w:rsidRPr="00C57E33">
        <w:rPr>
          <w:rFonts w:ascii="Helvetica" w:eastAsiaTheme="minorEastAsia" w:hAnsi="Helvetica" w:cs="Helvetica"/>
          <w:b/>
          <w:bCs/>
          <w:sz w:val="20"/>
          <w:szCs w:val="20"/>
        </w:rPr>
        <w:t>a-c</w:t>
      </w:r>
      <w:r w:rsidRPr="004E5182">
        <w:rPr>
          <w:rFonts w:ascii="Helvetica" w:eastAsiaTheme="minorEastAsia" w:hAnsi="Helvetica" w:cs="Helvetica"/>
          <w:sz w:val="20"/>
          <w:szCs w:val="20"/>
        </w:rPr>
        <w:t>)</w:t>
      </w:r>
      <w:r w:rsidRPr="00C57E33">
        <w:rPr>
          <w:rFonts w:ascii="Helvetica" w:eastAsiaTheme="minorEastAsia" w:hAnsi="Helvetica" w:cs="Helvetica"/>
          <w:sz w:val="20"/>
          <w:szCs w:val="20"/>
        </w:rPr>
        <w:t xml:space="preserve"> Reduced NMDA conductance (60% reduction): </w:t>
      </w:r>
      <w:r w:rsidRPr="000814A9">
        <w:rPr>
          <w:rFonts w:ascii="Helvetica" w:eastAsiaTheme="minorEastAsia" w:hAnsi="Helvetica" w:cs="Helvetica"/>
          <w:b/>
          <w:bCs/>
          <w:sz w:val="20"/>
          <w:szCs w:val="20"/>
        </w:rPr>
        <w:t>a</w:t>
      </w:r>
      <w:r w:rsidRPr="004E5182">
        <w:rPr>
          <w:rFonts w:ascii="Helvetica" w:eastAsiaTheme="minorEastAsia" w:hAnsi="Helvetica" w:cs="Helvetica"/>
          <w:sz w:val="20"/>
          <w:szCs w:val="20"/>
        </w:rPr>
        <w:t>)</w:t>
      </w:r>
      <w:r>
        <w:rPr>
          <w:rFonts w:ascii="Helvetica" w:eastAsiaTheme="minorEastAsia" w:hAnsi="Helvetica" w:cs="Helvetica"/>
          <w:sz w:val="20"/>
          <w:szCs w:val="20"/>
        </w:rPr>
        <w:t xml:space="preserve"> </w:t>
      </w:r>
      <w:r w:rsidRPr="00931CE8">
        <w:rPr>
          <w:rFonts w:ascii="Helvetica" w:eastAsiaTheme="minorEastAsia" w:hAnsi="Helvetica" w:cs="Helvetica"/>
          <w:noProof/>
          <w:sz w:val="20"/>
          <w:szCs w:val="20"/>
        </w:rPr>
        <w:t xml:space="preserve">Fusion probability </w:t>
      </w:r>
      <w:r>
        <w:rPr>
          <w:rFonts w:ascii="Helvetica" w:eastAsiaTheme="minorEastAsia" w:hAnsi="Helvetica" w:cs="Helvetica"/>
          <w:noProof/>
          <w:sz w:val="20"/>
          <w:szCs w:val="20"/>
        </w:rPr>
        <w:t>as a function of</w:t>
      </w:r>
      <w:r w:rsidRPr="00931CE8">
        <w:rPr>
          <w:rFonts w:ascii="Helvetica" w:eastAsiaTheme="minorEastAsia" w:hAnsi="Helvetica" w:cs="Helvetica"/>
          <w:noProof/>
          <w:sz w:val="20"/>
          <w:szCs w:val="20"/>
        </w:rPr>
        <w:t xml:space="preserve"> </w:t>
      </w:r>
      <w:r w:rsidRPr="00C57E33">
        <w:rPr>
          <w:rFonts w:ascii="Helvetica" w:eastAsiaTheme="minorEastAsia" w:hAnsi="Helvetica" w:cs="Helvetica"/>
          <w:sz w:val="20"/>
          <w:szCs w:val="20"/>
        </w:rPr>
        <w:t xml:space="preserve">spatial </w:t>
      </w:r>
      <w:r w:rsidRPr="00931CE8">
        <w:rPr>
          <w:rFonts w:ascii="Helvetica" w:eastAsiaTheme="minorEastAsia" w:hAnsi="Helvetica" w:cs="Helvetica"/>
          <w:noProof/>
          <w:sz w:val="20"/>
          <w:szCs w:val="20"/>
        </w:rPr>
        <w:t>disparity for control (green dashed)</w:t>
      </w:r>
      <w:r w:rsidRPr="00C57E33">
        <w:rPr>
          <w:rFonts w:ascii="Helvetica" w:eastAsiaTheme="minorEastAsia" w:hAnsi="Helvetica" w:cs="Helvetica"/>
          <w:sz w:val="20"/>
          <w:szCs w:val="20"/>
        </w:rPr>
        <w:t xml:space="preserve"> and</w:t>
      </w:r>
      <w:r>
        <w:rPr>
          <w:rFonts w:ascii="Helvetica" w:eastAsiaTheme="minorEastAsia" w:hAnsi="Helvetica" w:cs="Helvetica"/>
          <w:sz w:val="20"/>
          <w:szCs w:val="20"/>
        </w:rPr>
        <w:t xml:space="preserve"> </w:t>
      </w:r>
      <w:r w:rsidRPr="00931CE8">
        <w:rPr>
          <w:rFonts w:ascii="Helvetica" w:eastAsiaTheme="minorEastAsia" w:hAnsi="Helvetica" w:cs="Helvetica"/>
          <w:noProof/>
          <w:sz w:val="20"/>
          <w:szCs w:val="20"/>
        </w:rPr>
        <w:t xml:space="preserve">NMDA-reduced networks (purple solid). </w:t>
      </w:r>
      <w:r w:rsidRPr="000814A9">
        <w:rPr>
          <w:rFonts w:ascii="Helvetica" w:eastAsiaTheme="minorEastAsia" w:hAnsi="Helvetica" w:cs="Helvetica"/>
          <w:b/>
          <w:bCs/>
          <w:noProof/>
          <w:sz w:val="20"/>
          <w:szCs w:val="20"/>
        </w:rPr>
        <w:t>b</w:t>
      </w:r>
      <w:r w:rsidRPr="004E5182">
        <w:rPr>
          <w:rFonts w:ascii="Helvetica" w:eastAsiaTheme="minorEastAsia" w:hAnsi="Helvetica" w:cs="Helvetica"/>
          <w:noProof/>
          <w:sz w:val="20"/>
          <w:szCs w:val="20"/>
        </w:rPr>
        <w:t>)</w:t>
      </w:r>
      <w:r w:rsidRPr="00931CE8">
        <w:rPr>
          <w:rFonts w:ascii="Helvetica" w:eastAsiaTheme="minorEastAsia" w:hAnsi="Helvetica" w:cs="Helvetica"/>
          <w:noProof/>
          <w:sz w:val="20"/>
          <w:szCs w:val="20"/>
        </w:rPr>
        <w:t xml:space="preserve"> Fusion probability </w:t>
      </w:r>
      <w:r>
        <w:rPr>
          <w:rFonts w:ascii="Helvetica" w:eastAsiaTheme="minorEastAsia" w:hAnsi="Helvetica" w:cs="Helvetica"/>
          <w:noProof/>
          <w:sz w:val="20"/>
          <w:szCs w:val="20"/>
        </w:rPr>
        <w:t>as a function of</w:t>
      </w:r>
      <w:r w:rsidRPr="00931CE8">
        <w:rPr>
          <w:rFonts w:ascii="Helvetica" w:eastAsiaTheme="minorEastAsia" w:hAnsi="Helvetica" w:cs="Helvetica"/>
          <w:noProof/>
          <w:sz w:val="20"/>
          <w:szCs w:val="20"/>
        </w:rPr>
        <w:t xml:space="preserve"> audio-visual onset asynchrony; negative values indicate visual-leading, positive indicate auditory-leading stimuli. </w:t>
      </w:r>
      <w:r w:rsidRPr="000814A9">
        <w:rPr>
          <w:rFonts w:ascii="Helvetica" w:eastAsiaTheme="minorEastAsia" w:hAnsi="Helvetica" w:cs="Helvetica"/>
          <w:b/>
          <w:bCs/>
          <w:sz w:val="20"/>
          <w:szCs w:val="20"/>
        </w:rPr>
        <w:t>c</w:t>
      </w:r>
      <w:r w:rsidRPr="004E5182">
        <w:rPr>
          <w:rFonts w:ascii="Helvetica" w:eastAsiaTheme="minorEastAsia" w:hAnsi="Helvetica" w:cs="Helvetica"/>
          <w:sz w:val="20"/>
          <w:szCs w:val="20"/>
        </w:rPr>
        <w:t>)</w:t>
      </w:r>
      <w:r w:rsidRPr="00C57E33">
        <w:rPr>
          <w:rFonts w:ascii="Helvetica" w:eastAsiaTheme="minorEastAsia" w:hAnsi="Helvetica" w:cs="Helvetica"/>
          <w:sz w:val="20"/>
          <w:szCs w:val="20"/>
        </w:rPr>
        <w:t xml:space="preserve"> </w:t>
      </w:r>
      <w:r w:rsidRPr="00931CE8">
        <w:rPr>
          <w:rFonts w:ascii="Helvetica" w:eastAsiaTheme="minorEastAsia" w:hAnsi="Helvetica" w:cs="Helvetica"/>
          <w:noProof/>
          <w:sz w:val="20"/>
          <w:szCs w:val="20"/>
        </w:rPr>
        <w:t xml:space="preserve">Localization precision (1/σ) for auditory, visual, and bimodal conditions; </w:t>
      </w:r>
      <w:r>
        <w:rPr>
          <w:rFonts w:ascii="Helvetica" w:eastAsiaTheme="minorEastAsia" w:hAnsi="Helvetica" w:cs="Helvetica"/>
          <w:noProof/>
          <w:sz w:val="20"/>
          <w:szCs w:val="20"/>
        </w:rPr>
        <w:t>coloured</w:t>
      </w:r>
      <w:r w:rsidRPr="00931CE8">
        <w:rPr>
          <w:rFonts w:ascii="Helvetica" w:eastAsiaTheme="minorEastAsia" w:hAnsi="Helvetica" w:cs="Helvetica"/>
          <w:noProof/>
          <w:sz w:val="20"/>
          <w:szCs w:val="20"/>
        </w:rPr>
        <w:t xml:space="preserve"> bars represent </w:t>
      </w:r>
      <w:r>
        <w:rPr>
          <w:rFonts w:ascii="Helvetica" w:eastAsiaTheme="minorEastAsia" w:hAnsi="Helvetica" w:cs="Helvetica"/>
          <w:noProof/>
          <w:sz w:val="20"/>
          <w:szCs w:val="20"/>
        </w:rPr>
        <w:t>perturbed</w:t>
      </w:r>
      <w:r w:rsidRPr="00931CE8">
        <w:rPr>
          <w:rFonts w:ascii="Helvetica" w:eastAsiaTheme="minorEastAsia" w:hAnsi="Helvetica" w:cs="Helvetica"/>
          <w:noProof/>
          <w:sz w:val="20"/>
          <w:szCs w:val="20"/>
        </w:rPr>
        <w:t xml:space="preserve"> networks</w:t>
      </w:r>
      <w:r w:rsidRPr="00C57E33">
        <w:rPr>
          <w:rFonts w:ascii="Helvetica" w:eastAsiaTheme="minorEastAsia" w:hAnsi="Helvetica" w:cs="Helvetica"/>
          <w:sz w:val="20"/>
          <w:szCs w:val="20"/>
        </w:rPr>
        <w:t xml:space="preserve"> with </w:t>
      </w:r>
      <w:r w:rsidRPr="00931CE8">
        <w:rPr>
          <w:rFonts w:ascii="Helvetica" w:eastAsiaTheme="minorEastAsia" w:hAnsi="Helvetica" w:cs="Helvetica"/>
          <w:noProof/>
          <w:sz w:val="20"/>
          <w:szCs w:val="20"/>
        </w:rPr>
        <w:t xml:space="preserve">control values shown as </w:t>
      </w:r>
      <w:r>
        <w:rPr>
          <w:rFonts w:ascii="Helvetica" w:eastAsiaTheme="minorEastAsia" w:hAnsi="Helvetica" w:cs="Helvetica"/>
          <w:noProof/>
          <w:sz w:val="20"/>
          <w:szCs w:val="20"/>
        </w:rPr>
        <w:t>black</w:t>
      </w:r>
      <w:r w:rsidRPr="00931CE8">
        <w:rPr>
          <w:rFonts w:ascii="Helvetica" w:eastAsiaTheme="minorEastAsia" w:hAnsi="Helvetica" w:cs="Helvetica"/>
          <w:noProof/>
          <w:sz w:val="20"/>
          <w:szCs w:val="20"/>
        </w:rPr>
        <w:t xml:space="preserve"> dashed lines.</w:t>
      </w:r>
      <w:r w:rsidRPr="00C57E33">
        <w:rPr>
          <w:rFonts w:ascii="Helvetica" w:eastAsiaTheme="minorEastAsia" w:hAnsi="Helvetica" w:cs="Helvetica"/>
          <w:sz w:val="20"/>
          <w:szCs w:val="20"/>
        </w:rPr>
        <w:t xml:space="preserve"> </w:t>
      </w:r>
      <w:r w:rsidRPr="00C57E33">
        <w:rPr>
          <w:rFonts w:ascii="Helvetica" w:eastAsiaTheme="minorEastAsia" w:hAnsi="Helvetica" w:cs="Helvetica"/>
          <w:b/>
          <w:bCs/>
          <w:sz w:val="20"/>
          <w:szCs w:val="20"/>
        </w:rPr>
        <w:t>d-f</w:t>
      </w:r>
      <w:r w:rsidRPr="004E5182">
        <w:rPr>
          <w:rFonts w:ascii="Helvetica" w:eastAsiaTheme="minorEastAsia" w:hAnsi="Helvetica" w:cs="Helvetica"/>
          <w:sz w:val="20"/>
          <w:szCs w:val="20"/>
        </w:rPr>
        <w:t>)</w:t>
      </w:r>
      <w:r w:rsidRPr="00C57E33">
        <w:rPr>
          <w:rFonts w:ascii="Helvetica" w:eastAsiaTheme="minorEastAsia" w:hAnsi="Helvetica" w:cs="Helvetica"/>
          <w:sz w:val="20"/>
          <w:szCs w:val="20"/>
        </w:rPr>
        <w:t xml:space="preserve"> Increased NMDA conductance (</w:t>
      </w:r>
      <w:r w:rsidR="00E45B3F">
        <w:rPr>
          <w:rFonts w:ascii="Helvetica" w:eastAsiaTheme="minorEastAsia" w:hAnsi="Helvetica" w:cs="Helvetica"/>
          <w:sz w:val="20"/>
          <w:szCs w:val="20"/>
        </w:rPr>
        <w:t>four</w:t>
      </w:r>
      <w:r w:rsidRPr="00C57E33">
        <w:rPr>
          <w:rFonts w:ascii="Helvetica" w:eastAsiaTheme="minorEastAsia" w:hAnsi="Helvetica" w:cs="Helvetica"/>
          <w:sz w:val="20"/>
          <w:szCs w:val="20"/>
        </w:rPr>
        <w:t>fold</w:t>
      </w:r>
      <w:r>
        <w:rPr>
          <w:rFonts w:ascii="Helvetica" w:eastAsiaTheme="minorEastAsia" w:hAnsi="Helvetica" w:cs="Helvetica"/>
          <w:sz w:val="20"/>
          <w:szCs w:val="20"/>
        </w:rPr>
        <w:t xml:space="preserve"> increase</w:t>
      </w:r>
      <w:r w:rsidRPr="00C57E33">
        <w:rPr>
          <w:rFonts w:ascii="Helvetica" w:eastAsiaTheme="minorEastAsia" w:hAnsi="Helvetica" w:cs="Helvetica"/>
          <w:sz w:val="20"/>
          <w:szCs w:val="20"/>
        </w:rPr>
        <w:t xml:space="preserve">): </w:t>
      </w:r>
      <w:r w:rsidRPr="000814A9">
        <w:rPr>
          <w:rFonts w:ascii="Helvetica" w:eastAsiaTheme="minorEastAsia" w:hAnsi="Helvetica" w:cs="Helvetica"/>
          <w:b/>
          <w:bCs/>
          <w:noProof/>
          <w:sz w:val="20"/>
          <w:szCs w:val="20"/>
        </w:rPr>
        <w:t>d</w:t>
      </w:r>
      <w:r w:rsidRPr="004E5182">
        <w:rPr>
          <w:rFonts w:ascii="Helvetica" w:eastAsiaTheme="minorEastAsia" w:hAnsi="Helvetica" w:cs="Helvetica"/>
          <w:noProof/>
          <w:sz w:val="20"/>
          <w:szCs w:val="20"/>
        </w:rPr>
        <w:t>)</w:t>
      </w:r>
      <w:r w:rsidRPr="00931CE8">
        <w:rPr>
          <w:rFonts w:ascii="Helvetica" w:eastAsiaTheme="minorEastAsia" w:hAnsi="Helvetica" w:cs="Helvetica"/>
          <w:noProof/>
          <w:sz w:val="20"/>
          <w:szCs w:val="20"/>
        </w:rPr>
        <w:t xml:space="preserve"> Spatial fusion probability, </w:t>
      </w:r>
      <w:r w:rsidRPr="000814A9">
        <w:rPr>
          <w:rFonts w:ascii="Helvetica" w:eastAsiaTheme="minorEastAsia" w:hAnsi="Helvetica" w:cs="Helvetica"/>
          <w:b/>
          <w:bCs/>
          <w:noProof/>
          <w:sz w:val="20"/>
          <w:szCs w:val="20"/>
        </w:rPr>
        <w:t>e</w:t>
      </w:r>
      <w:r w:rsidRPr="004E5182">
        <w:rPr>
          <w:rFonts w:ascii="Helvetica" w:eastAsiaTheme="minorEastAsia" w:hAnsi="Helvetica" w:cs="Helvetica"/>
          <w:noProof/>
          <w:sz w:val="20"/>
          <w:szCs w:val="20"/>
        </w:rPr>
        <w:t>)</w:t>
      </w:r>
      <w:r w:rsidRPr="00931CE8">
        <w:rPr>
          <w:rFonts w:ascii="Helvetica" w:eastAsiaTheme="minorEastAsia" w:hAnsi="Helvetica" w:cs="Helvetica"/>
          <w:noProof/>
          <w:sz w:val="20"/>
          <w:szCs w:val="20"/>
        </w:rPr>
        <w:t xml:space="preserve"> Temporal fusion probability, and</w:t>
      </w:r>
      <w:r w:rsidRPr="000814A9">
        <w:rPr>
          <w:rFonts w:ascii="Helvetica" w:eastAsiaTheme="minorEastAsia" w:hAnsi="Helvetica" w:cs="Helvetica"/>
          <w:b/>
          <w:bCs/>
          <w:noProof/>
          <w:sz w:val="20"/>
          <w:szCs w:val="20"/>
        </w:rPr>
        <w:t xml:space="preserve"> f</w:t>
      </w:r>
      <w:r w:rsidRPr="004E5182">
        <w:rPr>
          <w:rFonts w:ascii="Helvetica" w:eastAsiaTheme="minorEastAsia" w:hAnsi="Helvetica" w:cs="Helvetica"/>
          <w:noProof/>
          <w:sz w:val="20"/>
          <w:szCs w:val="20"/>
        </w:rPr>
        <w:t>)</w:t>
      </w:r>
      <w:r w:rsidRPr="00931CE8">
        <w:rPr>
          <w:rFonts w:ascii="Helvetica" w:eastAsiaTheme="minorEastAsia" w:hAnsi="Helvetica" w:cs="Helvetica"/>
          <w:noProof/>
          <w:sz w:val="20"/>
          <w:szCs w:val="20"/>
        </w:rPr>
        <w:t xml:space="preserve"> Localization precision, following the same format as panels a-c. </w:t>
      </w:r>
      <w:r>
        <w:rPr>
          <w:rFonts w:ascii="Helvetica" w:eastAsiaTheme="minorEastAsia" w:hAnsi="Helvetica" w:cs="Helvetica"/>
          <w:sz w:val="20"/>
          <w:szCs w:val="20"/>
        </w:rPr>
        <w:t>Vertical green dashed lines and s</w:t>
      </w:r>
      <w:r w:rsidRPr="00BB096A">
        <w:rPr>
          <w:rFonts w:ascii="Helvetica" w:eastAsiaTheme="minorEastAsia" w:hAnsi="Helvetica" w:cs="Helvetica"/>
          <w:sz w:val="20"/>
          <w:szCs w:val="20"/>
        </w:rPr>
        <w:t>haded regions</w:t>
      </w:r>
      <w:r>
        <w:rPr>
          <w:rFonts w:ascii="Helvetica" w:eastAsiaTheme="minorEastAsia" w:hAnsi="Helvetica" w:cs="Helvetica"/>
          <w:sz w:val="20"/>
          <w:szCs w:val="20"/>
        </w:rPr>
        <w:t xml:space="preserve"> in (</w:t>
      </w:r>
      <w:r w:rsidRPr="00066C97">
        <w:rPr>
          <w:rFonts w:ascii="Helvetica" w:eastAsiaTheme="minorEastAsia" w:hAnsi="Helvetica" w:cs="Helvetica"/>
          <w:b/>
          <w:bCs/>
          <w:sz w:val="20"/>
          <w:szCs w:val="20"/>
        </w:rPr>
        <w:t>a</w:t>
      </w:r>
      <w:r>
        <w:rPr>
          <w:rFonts w:ascii="Helvetica" w:eastAsiaTheme="minorEastAsia" w:hAnsi="Helvetica" w:cs="Helvetica"/>
          <w:sz w:val="20"/>
          <w:szCs w:val="20"/>
        </w:rPr>
        <w:t xml:space="preserve">, </w:t>
      </w:r>
      <w:r w:rsidRPr="00066C97">
        <w:rPr>
          <w:rFonts w:ascii="Helvetica" w:eastAsiaTheme="minorEastAsia" w:hAnsi="Helvetica" w:cs="Helvetica"/>
          <w:b/>
          <w:bCs/>
          <w:sz w:val="20"/>
          <w:szCs w:val="20"/>
        </w:rPr>
        <w:t>b</w:t>
      </w:r>
      <w:r w:rsidRPr="004E5182">
        <w:rPr>
          <w:rFonts w:ascii="Helvetica" w:eastAsiaTheme="minorEastAsia" w:hAnsi="Helvetica" w:cs="Helvetica"/>
          <w:sz w:val="20"/>
          <w:szCs w:val="20"/>
        </w:rPr>
        <w:t>,</w:t>
      </w:r>
      <w:r>
        <w:rPr>
          <w:rFonts w:ascii="Helvetica" w:eastAsiaTheme="minorEastAsia" w:hAnsi="Helvetica" w:cs="Helvetica"/>
          <w:b/>
          <w:bCs/>
          <w:sz w:val="20"/>
          <w:szCs w:val="20"/>
        </w:rPr>
        <w:t xml:space="preserve"> d</w:t>
      </w:r>
      <w:r w:rsidRPr="004E5182">
        <w:rPr>
          <w:rFonts w:ascii="Helvetica" w:eastAsiaTheme="minorEastAsia" w:hAnsi="Helvetica" w:cs="Helvetica"/>
          <w:sz w:val="20"/>
          <w:szCs w:val="20"/>
        </w:rPr>
        <w:t>,</w:t>
      </w:r>
      <w:r>
        <w:rPr>
          <w:rFonts w:ascii="Helvetica" w:eastAsiaTheme="minorEastAsia" w:hAnsi="Helvetica" w:cs="Helvetica"/>
          <w:b/>
          <w:bCs/>
          <w:sz w:val="20"/>
          <w:szCs w:val="20"/>
        </w:rPr>
        <w:t xml:space="preserve"> e</w:t>
      </w:r>
      <w:r>
        <w:rPr>
          <w:rFonts w:ascii="Helvetica" w:eastAsiaTheme="minorEastAsia" w:hAnsi="Helvetica" w:cs="Helvetica"/>
          <w:sz w:val="20"/>
          <w:szCs w:val="20"/>
        </w:rPr>
        <w:t>)</w:t>
      </w:r>
      <w:r w:rsidRPr="00BB096A">
        <w:rPr>
          <w:rFonts w:ascii="Helvetica" w:eastAsiaTheme="minorEastAsia" w:hAnsi="Helvetica" w:cs="Helvetica"/>
          <w:sz w:val="20"/>
          <w:szCs w:val="20"/>
        </w:rPr>
        <w:t xml:space="preserve"> indicate where fusion probability exceeds 50% </w:t>
      </w:r>
      <w:r>
        <w:rPr>
          <w:rFonts w:ascii="Helvetica" w:eastAsiaTheme="minorEastAsia" w:hAnsi="Helvetica" w:cs="Helvetica"/>
          <w:sz w:val="20"/>
          <w:szCs w:val="20"/>
        </w:rPr>
        <w:t>for control and perturbed networks, respectively</w:t>
      </w:r>
      <w:r w:rsidRPr="00BB096A">
        <w:rPr>
          <w:rFonts w:ascii="Helvetica" w:eastAsiaTheme="minorEastAsia" w:hAnsi="Helvetica" w:cs="Helvetica"/>
          <w:sz w:val="20"/>
          <w:szCs w:val="20"/>
        </w:rPr>
        <w:t>; negative asynchronies</w:t>
      </w:r>
      <w:r>
        <w:rPr>
          <w:rFonts w:ascii="Helvetica" w:eastAsiaTheme="minorEastAsia" w:hAnsi="Helvetica" w:cs="Helvetica"/>
          <w:sz w:val="20"/>
          <w:szCs w:val="20"/>
        </w:rPr>
        <w:t xml:space="preserve"> in (</w:t>
      </w:r>
      <w:r w:rsidRPr="00066C97">
        <w:rPr>
          <w:rFonts w:ascii="Helvetica" w:eastAsiaTheme="minorEastAsia" w:hAnsi="Helvetica" w:cs="Helvetica"/>
          <w:b/>
          <w:bCs/>
          <w:sz w:val="20"/>
          <w:szCs w:val="20"/>
        </w:rPr>
        <w:t>b</w:t>
      </w:r>
      <w:r>
        <w:rPr>
          <w:rFonts w:ascii="Helvetica" w:eastAsiaTheme="minorEastAsia" w:hAnsi="Helvetica" w:cs="Helvetica"/>
          <w:sz w:val="20"/>
          <w:szCs w:val="20"/>
        </w:rPr>
        <w:t xml:space="preserve">, </w:t>
      </w:r>
      <w:r>
        <w:rPr>
          <w:rFonts w:ascii="Helvetica" w:eastAsiaTheme="minorEastAsia" w:hAnsi="Helvetica" w:cs="Helvetica"/>
          <w:b/>
          <w:bCs/>
          <w:sz w:val="20"/>
          <w:szCs w:val="20"/>
        </w:rPr>
        <w:t>e</w:t>
      </w:r>
      <w:r>
        <w:rPr>
          <w:rFonts w:ascii="Helvetica" w:eastAsiaTheme="minorEastAsia" w:hAnsi="Helvetica" w:cs="Helvetica"/>
          <w:sz w:val="20"/>
          <w:szCs w:val="20"/>
        </w:rPr>
        <w:t>)</w:t>
      </w:r>
      <w:r w:rsidRPr="00BB096A">
        <w:rPr>
          <w:rFonts w:ascii="Helvetica" w:eastAsiaTheme="minorEastAsia" w:hAnsi="Helvetica" w:cs="Helvetica"/>
          <w:sz w:val="20"/>
          <w:szCs w:val="20"/>
        </w:rPr>
        <w:t xml:space="preserve"> indicate visual-leading stimuli</w:t>
      </w:r>
      <w:r>
        <w:rPr>
          <w:rFonts w:ascii="Helvetica" w:eastAsiaTheme="minorEastAsia" w:hAnsi="Helvetica" w:cs="Helvetica"/>
          <w:sz w:val="20"/>
          <w:szCs w:val="20"/>
        </w:rPr>
        <w:t xml:space="preserve">. </w:t>
      </w:r>
      <w:r w:rsidRPr="00066C97">
        <w:rPr>
          <w:rFonts w:ascii="Helvetica" w:eastAsiaTheme="minorEastAsia" w:hAnsi="Helvetica" w:cs="Helvetica"/>
          <w:sz w:val="20"/>
          <w:szCs w:val="20"/>
        </w:rPr>
        <w:t>Error</w:t>
      </w:r>
      <w:r>
        <w:rPr>
          <w:rFonts w:ascii="Helvetica" w:eastAsiaTheme="minorEastAsia" w:hAnsi="Helvetica" w:cs="Helvetica"/>
          <w:sz w:val="20"/>
          <w:szCs w:val="20"/>
        </w:rPr>
        <w:t xml:space="preserve"> bars</w:t>
      </w:r>
      <w:r w:rsidRPr="00BB096A">
        <w:rPr>
          <w:rFonts w:ascii="Helvetica" w:eastAsiaTheme="minorEastAsia" w:hAnsi="Helvetica" w:cs="Helvetica"/>
          <w:sz w:val="20"/>
          <w:szCs w:val="20"/>
        </w:rPr>
        <w:t xml:space="preserve"> </w:t>
      </w:r>
      <w:r>
        <w:rPr>
          <w:rFonts w:ascii="Helvetica" w:eastAsiaTheme="minorEastAsia" w:hAnsi="Helvetica" w:cs="Helvetica"/>
          <w:sz w:val="20"/>
          <w:szCs w:val="20"/>
        </w:rPr>
        <w:t xml:space="preserve">indicate </w:t>
      </w:r>
      <w:r w:rsidRPr="00BB096A">
        <w:rPr>
          <w:rFonts w:ascii="Helvetica" w:eastAsiaTheme="minorEastAsia" w:hAnsi="Helvetica" w:cs="Helvetica"/>
          <w:sz w:val="20"/>
          <w:szCs w:val="20"/>
        </w:rPr>
        <w:t>±SEM across ten network instantiations.</w:t>
      </w:r>
      <w:r w:rsidRPr="00931CE8">
        <w:rPr>
          <w:rFonts w:ascii="Helvetica" w:eastAsiaTheme="minorEastAsia" w:hAnsi="Helvetica" w:cs="Helvetica"/>
          <w:sz w:val="20"/>
          <w:szCs w:val="20"/>
        </w:rPr>
        <w:tab/>
      </w:r>
    </w:p>
    <w:p w14:paraId="3354FBE0" w14:textId="073A387F" w:rsidR="00B063EB" w:rsidRDefault="00B063EB" w:rsidP="00B063EB">
      <w:pPr>
        <w:spacing w:after="0" w:line="360" w:lineRule="auto"/>
        <w:ind w:firstLine="720"/>
        <w:jc w:val="both"/>
        <w:rPr>
          <w:rFonts w:ascii="Helvetica" w:eastAsiaTheme="minorEastAsia" w:hAnsi="Helvetica" w:cs="Helvetica"/>
        </w:rPr>
      </w:pPr>
      <w:r w:rsidRPr="00296118">
        <w:rPr>
          <w:rFonts w:ascii="Helvetica" w:eastAsiaTheme="minorEastAsia" w:hAnsi="Helvetica" w:cs="Helvetica"/>
        </w:rPr>
        <w:t xml:space="preserve">Increased NMDA conductance </w:t>
      </w:r>
      <w:r>
        <w:rPr>
          <w:rFonts w:ascii="Helvetica" w:eastAsiaTheme="minorEastAsia" w:hAnsi="Helvetica" w:cs="Helvetica"/>
        </w:rPr>
        <w:t>led to</w:t>
      </w:r>
      <w:r w:rsidRPr="00296118">
        <w:rPr>
          <w:rFonts w:ascii="Helvetica" w:eastAsiaTheme="minorEastAsia" w:hAnsi="Helvetica" w:cs="Helvetica"/>
        </w:rPr>
        <w:t xml:space="preserve"> a different pattern of alterations that revealed </w:t>
      </w:r>
      <w:r>
        <w:rPr>
          <w:rFonts w:ascii="Helvetica" w:eastAsiaTheme="minorEastAsia" w:hAnsi="Helvetica" w:cs="Helvetica"/>
        </w:rPr>
        <w:t>comparable</w:t>
      </w:r>
      <w:r w:rsidRPr="00296118">
        <w:rPr>
          <w:rFonts w:ascii="Helvetica" w:eastAsiaTheme="minorEastAsia" w:hAnsi="Helvetica" w:cs="Helvetica"/>
        </w:rPr>
        <w:t xml:space="preserve"> effects on spatial </w:t>
      </w:r>
      <w:r>
        <w:rPr>
          <w:rFonts w:ascii="Helvetica" w:eastAsiaTheme="minorEastAsia" w:hAnsi="Helvetica" w:cs="Helvetica"/>
        </w:rPr>
        <w:t>and</w:t>
      </w:r>
      <w:r w:rsidRPr="00296118">
        <w:rPr>
          <w:rFonts w:ascii="Helvetica" w:eastAsiaTheme="minorEastAsia" w:hAnsi="Helvetica" w:cs="Helvetica"/>
        </w:rPr>
        <w:t xml:space="preserve"> temporal processing (</w:t>
      </w:r>
      <w:r w:rsidRPr="00DD5010">
        <w:rPr>
          <w:rFonts w:ascii="Helvetica" w:eastAsiaTheme="minorEastAsia" w:hAnsi="Helvetica" w:cs="Helvetica"/>
          <w:b/>
          <w:bCs/>
        </w:rPr>
        <w:t>Fig. 5d</w:t>
      </w:r>
      <w:r w:rsidRPr="005331E3">
        <w:rPr>
          <w:rFonts w:ascii="Helvetica" w:eastAsiaTheme="minorEastAsia" w:hAnsi="Helvetica" w:cs="Helvetica"/>
        </w:rPr>
        <w:t>,</w:t>
      </w:r>
      <w:r>
        <w:rPr>
          <w:rFonts w:ascii="Helvetica" w:eastAsiaTheme="minorEastAsia" w:hAnsi="Helvetica" w:cs="Helvetica"/>
          <w:b/>
          <w:bCs/>
        </w:rPr>
        <w:t xml:space="preserve"> e</w:t>
      </w:r>
      <w:r w:rsidRPr="00296118">
        <w:rPr>
          <w:rFonts w:ascii="Helvetica" w:eastAsiaTheme="minorEastAsia" w:hAnsi="Helvetica" w:cs="Helvetica"/>
        </w:rPr>
        <w:t xml:space="preserve">). </w:t>
      </w:r>
      <w:ins w:id="41" w:author="Vishnu Mohan" w:date="2026-04-02T15:31:00Z" w16du:dateUtc="2026-04-02T04:31:00Z">
        <w:r w:rsidR="008D621D" w:rsidRPr="00296118">
          <w:rPr>
            <w:rFonts w:ascii="Helvetica" w:eastAsiaTheme="minorEastAsia" w:hAnsi="Helvetica" w:cs="Helvetica"/>
          </w:rPr>
          <w:t xml:space="preserve">The spatial binding window underwent </w:t>
        </w:r>
        <w:r w:rsidR="008D621D">
          <w:rPr>
            <w:rFonts w:ascii="Helvetica" w:eastAsiaTheme="minorEastAsia" w:hAnsi="Helvetica" w:cs="Helvetica"/>
          </w:rPr>
          <w:t>minimal yet significant</w:t>
        </w:r>
        <w:r w:rsidR="008D621D" w:rsidRPr="00296118">
          <w:rPr>
            <w:rFonts w:ascii="Helvetica" w:eastAsiaTheme="minorEastAsia" w:hAnsi="Helvetica" w:cs="Helvetica"/>
          </w:rPr>
          <w:t xml:space="preserve"> expansion</w:t>
        </w:r>
        <w:r w:rsidR="008D621D">
          <w:rPr>
            <w:rFonts w:ascii="Helvetica" w:eastAsiaTheme="minorEastAsia" w:hAnsi="Helvetica" w:cs="Helvetica"/>
          </w:rPr>
          <w:t xml:space="preserve"> going from </w:t>
        </w:r>
        <w:r w:rsidR="008D621D" w:rsidRPr="00475083">
          <w:rPr>
            <w:rFonts w:ascii="Helvetica" w:eastAsiaTheme="minorEastAsia" w:hAnsi="Helvetica" w:cs="Helvetica"/>
          </w:rPr>
          <w:t>±2</w:t>
        </w:r>
        <w:r w:rsidR="008D621D">
          <w:rPr>
            <w:rFonts w:ascii="Helvetica" w:eastAsiaTheme="minorEastAsia" w:hAnsi="Helvetica" w:cs="Helvetica"/>
          </w:rPr>
          <w:t>4</w:t>
        </w:r>
        <w:r w:rsidR="008D621D" w:rsidRPr="00475083">
          <w:rPr>
            <w:rFonts w:ascii="Helvetica" w:eastAsiaTheme="minorEastAsia" w:hAnsi="Helvetica" w:cs="Helvetica"/>
          </w:rPr>
          <w:t>° to approximately ±</w:t>
        </w:r>
        <w:r w:rsidR="008D621D">
          <w:rPr>
            <w:rFonts w:ascii="Helvetica" w:eastAsiaTheme="minorEastAsia" w:hAnsi="Helvetica" w:cs="Helvetica"/>
          </w:rPr>
          <w:t>30</w:t>
        </w:r>
        <w:r w:rsidR="008D621D" w:rsidRPr="00475083">
          <w:rPr>
            <w:rFonts w:ascii="Helvetica" w:eastAsiaTheme="minorEastAsia" w:hAnsi="Helvetica" w:cs="Helvetica"/>
          </w:rPr>
          <w:t>°</w:t>
        </w:r>
        <w:r w:rsidR="008D621D">
          <w:rPr>
            <w:rFonts w:ascii="Helvetica" w:eastAsiaTheme="minorEastAsia" w:hAnsi="Helvetica" w:cs="Helvetica"/>
          </w:rPr>
          <w:t>,</w:t>
        </w:r>
        <w:r w:rsidR="008D621D" w:rsidRPr="00296118">
          <w:rPr>
            <w:rFonts w:ascii="Helvetica" w:eastAsiaTheme="minorEastAsia" w:hAnsi="Helvetica" w:cs="Helvetica"/>
          </w:rPr>
          <w:t xml:space="preserve"> with fusion probability </w:t>
        </w:r>
        <w:r w:rsidR="008D621D">
          <w:rPr>
            <w:rFonts w:ascii="Helvetica" w:eastAsiaTheme="minorEastAsia" w:hAnsi="Helvetica" w:cs="Helvetica"/>
          </w:rPr>
          <w:t>approaching unity</w:t>
        </w:r>
        <w:r w:rsidR="008D621D" w:rsidRPr="00296118">
          <w:rPr>
            <w:rFonts w:ascii="Helvetica" w:eastAsiaTheme="minorEastAsia" w:hAnsi="Helvetica" w:cs="Helvetica"/>
          </w:rPr>
          <w:t xml:space="preserve"> across the central ±</w:t>
        </w:r>
        <w:r w:rsidR="008D621D">
          <w:rPr>
            <w:rFonts w:ascii="Helvetica" w:eastAsiaTheme="minorEastAsia" w:hAnsi="Helvetica" w:cs="Helvetica"/>
          </w:rPr>
          <w:t>20</w:t>
        </w:r>
        <w:r w:rsidR="008D621D" w:rsidRPr="00296118">
          <w:rPr>
            <w:rFonts w:ascii="Helvetica" w:eastAsiaTheme="minorEastAsia" w:hAnsi="Helvetica" w:cs="Helvetica"/>
          </w:rPr>
          <w:t>° range</w:t>
        </w:r>
        <w:r w:rsidR="008D621D">
          <w:rPr>
            <w:rFonts w:ascii="Helvetica" w:eastAsiaTheme="minorEastAsia" w:hAnsi="Helvetica" w:cs="Helvetica"/>
          </w:rPr>
          <w:t>, above</w:t>
        </w:r>
        <w:r w:rsidR="008D621D" w:rsidRPr="00296118">
          <w:rPr>
            <w:rFonts w:ascii="Helvetica" w:eastAsiaTheme="minorEastAsia" w:hAnsi="Helvetica" w:cs="Helvetica"/>
          </w:rPr>
          <w:t xml:space="preserve"> the fusion probability observed in controls. </w:t>
        </w:r>
      </w:ins>
      <w:r w:rsidRPr="00296118">
        <w:rPr>
          <w:rFonts w:ascii="Helvetica" w:eastAsiaTheme="minorEastAsia" w:hAnsi="Helvetica" w:cs="Helvetica"/>
        </w:rPr>
        <w:t>This plateau</w:t>
      </w:r>
      <w:r>
        <w:rPr>
          <w:rFonts w:ascii="Helvetica" w:eastAsiaTheme="minorEastAsia" w:hAnsi="Helvetica" w:cs="Helvetica"/>
        </w:rPr>
        <w:t>ed</w:t>
      </w:r>
      <w:r w:rsidRPr="00296118">
        <w:rPr>
          <w:rFonts w:ascii="Helvetica" w:eastAsiaTheme="minorEastAsia" w:hAnsi="Helvetica" w:cs="Helvetica"/>
        </w:rPr>
        <w:t xml:space="preserve"> fusion profile suggests that enhanced NMDA currents could create overly permissive spatial integration, potentially allowing misaligned inputs to drive </w:t>
      </w:r>
      <w:r>
        <w:rPr>
          <w:rFonts w:ascii="Helvetica" w:eastAsiaTheme="minorEastAsia" w:hAnsi="Helvetica" w:cs="Helvetica"/>
        </w:rPr>
        <w:t>fused</w:t>
      </w:r>
      <w:r w:rsidRPr="00296118">
        <w:rPr>
          <w:rFonts w:ascii="Helvetica" w:eastAsiaTheme="minorEastAsia" w:hAnsi="Helvetica" w:cs="Helvetica"/>
        </w:rPr>
        <w:t xml:space="preserve"> percepts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{"citationID":"EW1cOrgH","properties":{"formattedCitation":"(Rhodes, 2006)","plainCitation":"(Rhodes, 2006)","noteIndex":0},"citationItems":[{"id":764,"uris":["http://zotero.org/users/17556725/items/76XDUUTK"],"itemData":{"id":764,"type":"article-journal","abstract":"Integration of synaptic input in dendritic trees is a nonlinear process in which excitatory input may elicit spikes localized within the branch receiving input. In addition to membrane current-driven events, a type of dendritic spike has recently ...","container-title":"The Journal of Neuroscience","DOI":"10.1523/JNEUROSCI.3791-05.2006","issue":"25","language":"en","note":"PMID: 16793878","page":"6704","source":"pmc.ncbi.nlm.nih.gov","title":"The Properties and Implications of NMDA Spikes in Neocortical Pyramidal Cells","volume":"26","author":[{"family":"Rhodes","given":"Paul"}],"issued":{"date-parts":[["2006",6,21]]}}}],"schema":"https://github.com/citation-style-language/schema/raw/master/csl-citation.json"} </w:instrText>
      </w:r>
      <w:r>
        <w:rPr>
          <w:rFonts w:ascii="Helvetica" w:eastAsiaTheme="minorEastAsia" w:hAnsi="Helvetica" w:cs="Helvetica"/>
        </w:rPr>
        <w:fldChar w:fldCharType="separate"/>
      </w:r>
      <w:r w:rsidRPr="008D2A8D">
        <w:rPr>
          <w:rFonts w:ascii="Helvetica" w:hAnsi="Helvetica" w:cs="Helvetica"/>
        </w:rPr>
        <w:t>(Rhodes, 2006)</w:t>
      </w:r>
      <w:r>
        <w:rPr>
          <w:rFonts w:ascii="Helvetica" w:eastAsiaTheme="minorEastAsia" w:hAnsi="Helvetica" w:cs="Helvetica"/>
        </w:rPr>
        <w:fldChar w:fldCharType="end"/>
      </w:r>
      <w:r w:rsidRPr="00296118">
        <w:rPr>
          <w:rFonts w:ascii="Helvetica" w:eastAsiaTheme="minorEastAsia" w:hAnsi="Helvetica" w:cs="Helvetica"/>
        </w:rPr>
        <w:t xml:space="preserve">. </w:t>
      </w:r>
      <w:ins w:id="42" w:author="Vishnu Mohan" w:date="2026-04-02T15:25:00Z" w16du:dateUtc="2026-04-02T04:25:00Z">
        <w:r w:rsidR="005977FD">
          <w:rPr>
            <w:rFonts w:ascii="Helvetica" w:eastAsiaTheme="minorEastAsia" w:hAnsi="Helvetica" w:cs="Helvetica"/>
          </w:rPr>
          <w:t xml:space="preserve">The temporal binding in contrast showed little difference from </w:t>
        </w:r>
        <w:r w:rsidR="005977FD" w:rsidRPr="00475083">
          <w:rPr>
            <w:rFonts w:ascii="Helvetica" w:eastAsiaTheme="minorEastAsia" w:hAnsi="Helvetica" w:cs="Helvetica"/>
          </w:rPr>
          <w:t>-1</w:t>
        </w:r>
        <w:r w:rsidR="005977FD">
          <w:rPr>
            <w:rFonts w:ascii="Helvetica" w:eastAsiaTheme="minorEastAsia" w:hAnsi="Helvetica" w:cs="Helvetica"/>
          </w:rPr>
          <w:t>21</w:t>
        </w:r>
        <w:r w:rsidR="005977FD" w:rsidRPr="00475083">
          <w:rPr>
            <w:rFonts w:ascii="Helvetica" w:eastAsiaTheme="minorEastAsia" w:hAnsi="Helvetica" w:cs="Helvetica"/>
          </w:rPr>
          <w:t xml:space="preserve"> to +</w:t>
        </w:r>
        <w:r w:rsidR="005977FD">
          <w:rPr>
            <w:rFonts w:ascii="Helvetica" w:eastAsiaTheme="minorEastAsia" w:hAnsi="Helvetica" w:cs="Helvetica"/>
          </w:rPr>
          <w:t>93</w:t>
        </w:r>
        <w:r w:rsidR="005977FD" w:rsidRPr="00475083">
          <w:rPr>
            <w:rFonts w:ascii="Helvetica" w:eastAsiaTheme="minorEastAsia" w:hAnsi="Helvetica" w:cs="Helvetica"/>
          </w:rPr>
          <w:t xml:space="preserve"> ms (2</w:t>
        </w:r>
        <w:r w:rsidR="005977FD">
          <w:rPr>
            <w:rFonts w:ascii="Helvetica" w:eastAsiaTheme="minorEastAsia" w:hAnsi="Helvetica" w:cs="Helvetica"/>
          </w:rPr>
          <w:t>15</w:t>
        </w:r>
        <w:r w:rsidR="005977FD" w:rsidRPr="00475083">
          <w:rPr>
            <w:rFonts w:ascii="Helvetica" w:eastAsiaTheme="minorEastAsia" w:hAnsi="Helvetica" w:cs="Helvetica"/>
          </w:rPr>
          <w:t xml:space="preserve"> ms total) in controls to -1</w:t>
        </w:r>
        <w:r w:rsidR="005977FD">
          <w:rPr>
            <w:rFonts w:ascii="Helvetica" w:eastAsiaTheme="minorEastAsia" w:hAnsi="Helvetica" w:cs="Helvetica"/>
          </w:rPr>
          <w:t>23</w:t>
        </w:r>
        <w:r w:rsidR="005977FD" w:rsidRPr="00475083">
          <w:rPr>
            <w:rFonts w:ascii="Helvetica" w:eastAsiaTheme="minorEastAsia" w:hAnsi="Helvetica" w:cs="Helvetica"/>
          </w:rPr>
          <w:t xml:space="preserve"> to +</w:t>
        </w:r>
        <w:r w:rsidR="005977FD">
          <w:rPr>
            <w:rFonts w:ascii="Helvetica" w:eastAsiaTheme="minorEastAsia" w:hAnsi="Helvetica" w:cs="Helvetica"/>
          </w:rPr>
          <w:t>92</w:t>
        </w:r>
        <w:r w:rsidR="005977FD" w:rsidRPr="00475083">
          <w:rPr>
            <w:rFonts w:ascii="Helvetica" w:eastAsiaTheme="minorEastAsia" w:hAnsi="Helvetica" w:cs="Helvetica"/>
          </w:rPr>
          <w:t xml:space="preserve"> ms (</w:t>
        </w:r>
        <w:r w:rsidR="005977FD">
          <w:rPr>
            <w:rFonts w:ascii="Helvetica" w:eastAsiaTheme="minorEastAsia" w:hAnsi="Helvetica" w:cs="Helvetica"/>
          </w:rPr>
          <w:t>214</w:t>
        </w:r>
        <w:r w:rsidR="005977FD" w:rsidRPr="00475083">
          <w:rPr>
            <w:rFonts w:ascii="Helvetica" w:eastAsiaTheme="minorEastAsia" w:hAnsi="Helvetica" w:cs="Helvetica"/>
          </w:rPr>
          <w:t xml:space="preserve"> ms total)</w:t>
        </w:r>
        <w:r w:rsidR="005977FD">
          <w:rPr>
            <w:rFonts w:ascii="Helvetica" w:eastAsiaTheme="minorEastAsia" w:hAnsi="Helvetica" w:cs="Helvetica"/>
          </w:rPr>
          <w:t xml:space="preserve"> following</w:t>
        </w:r>
        <w:r w:rsidR="005977FD" w:rsidRPr="00296118">
          <w:rPr>
            <w:rFonts w:ascii="Helvetica" w:eastAsiaTheme="minorEastAsia" w:hAnsi="Helvetica" w:cs="Helvetica"/>
          </w:rPr>
          <w:t xml:space="preserve"> </w:t>
        </w:r>
        <w:r w:rsidR="005977FD">
          <w:rPr>
            <w:rFonts w:ascii="Helvetica" w:eastAsiaTheme="minorEastAsia" w:hAnsi="Helvetica" w:cs="Helvetica"/>
          </w:rPr>
          <w:t>an</w:t>
        </w:r>
        <w:r w:rsidR="005977FD" w:rsidRPr="00296118" w:rsidDel="00ED4549">
          <w:rPr>
            <w:rFonts w:ascii="Helvetica" w:eastAsiaTheme="minorEastAsia" w:hAnsi="Helvetica" w:cs="Helvetica"/>
          </w:rPr>
          <w:t xml:space="preserve"> </w:t>
        </w:r>
        <w:r w:rsidR="005977FD" w:rsidRPr="00296118">
          <w:rPr>
            <w:rFonts w:ascii="Helvetica" w:eastAsiaTheme="minorEastAsia" w:hAnsi="Helvetica" w:cs="Helvetica"/>
          </w:rPr>
          <w:t xml:space="preserve">increase in NMDA conductance, </w:t>
        </w:r>
        <w:r w:rsidR="005977FD">
          <w:rPr>
            <w:rFonts w:ascii="Helvetica" w:eastAsiaTheme="minorEastAsia" w:hAnsi="Helvetica" w:cs="Helvetica"/>
          </w:rPr>
          <w:t xml:space="preserve">while </w:t>
        </w:r>
        <w:r w:rsidR="005977FD" w:rsidRPr="00296118">
          <w:rPr>
            <w:rFonts w:ascii="Helvetica" w:eastAsiaTheme="minorEastAsia" w:hAnsi="Helvetica" w:cs="Helvetica"/>
          </w:rPr>
          <w:t>maintaining the same asymmetric profile as control networks</w:t>
        </w:r>
        <w:r w:rsidR="005977FD">
          <w:rPr>
            <w:rFonts w:ascii="Helvetica" w:eastAsiaTheme="minorEastAsia" w:hAnsi="Helvetica" w:cs="Helvetica"/>
          </w:rPr>
          <w:t xml:space="preserve"> </w:t>
        </w:r>
        <w:r w:rsidR="005977FD">
          <w:rPr>
            <w:rFonts w:ascii="Helvetica" w:eastAsiaTheme="minorEastAsia" w:hAnsi="Helvetica" w:cs="Helvetica"/>
          </w:rPr>
          <w:fldChar w:fldCharType="begin"/>
        </w:r>
        <w:r w:rsidR="005977FD">
          <w:rPr>
            <w:rFonts w:ascii="Helvetica" w:eastAsiaTheme="minorEastAsia" w:hAnsi="Helvetica" w:cs="Helvetica"/>
          </w:rPr>
          <w:instrText xml:space="preserve"> ADDIN ZOTERO_ITEM CSL_CITATION {"citationID":"XZvOfoNB","properties":{"formattedCitation":"(Drotos et al., 2024)","plainCitation":"(Drotos et al., 2024)","noteIndex":0},"citationItems":[{"id":753,"uris":["http://zotero.org/users/17556725/items/A56VHIYW"],"itemData":{"id":753,"type":"article-journal","abstract":"Along the ascending auditory pathway, there is a broad shift from temporal coding, which is common in the lower auditory brainstem, to rate coding, which predominates in auditory cortex. This temporal-to-rate transition is particularly prominent in ...","container-title":"bioRxiv","DOI":"10.1101/2023.04.27.538607","language":"en","note":"PMID: 37162927","page":"2023.04.27.538607","source":"pmc.ncbi.nlm.nih.gov","title":"GluN2C/D-containing NMDA receptors enhance temporal summation and increase sound-evoked and spontaneous firing in the inferior colliculus","author":[{"family":"Drotos","given":"Audrey C."},{"family":"Zarb","given":"Rachel L."},{"family":"Booth","given":"Victoria"},{"family":"Roberts","given":"Michael T."}],"issued":{"date-parts":[["2024",4,15]]}}}],"schema":"https://github.com/citation-style-language/schema/raw/master/csl-citation.json"} </w:instrText>
        </w:r>
        <w:r w:rsidR="005977FD">
          <w:rPr>
            <w:rFonts w:ascii="Helvetica" w:eastAsiaTheme="minorEastAsia" w:hAnsi="Helvetica" w:cs="Helvetica"/>
          </w:rPr>
          <w:fldChar w:fldCharType="separate"/>
        </w:r>
        <w:r w:rsidR="005977FD" w:rsidRPr="00A46A5B">
          <w:rPr>
            <w:rFonts w:ascii="Helvetica" w:hAnsi="Helvetica" w:cs="Helvetica"/>
          </w:rPr>
          <w:t>(Drotos et al., 2024)</w:t>
        </w:r>
        <w:r w:rsidR="005977FD">
          <w:rPr>
            <w:rFonts w:ascii="Helvetica" w:eastAsiaTheme="minorEastAsia" w:hAnsi="Helvetica" w:cs="Helvetica"/>
          </w:rPr>
          <w:fldChar w:fldCharType="end"/>
        </w:r>
        <w:r w:rsidR="005977FD" w:rsidRPr="00296118">
          <w:rPr>
            <w:rFonts w:ascii="Helvetica" w:eastAsiaTheme="minorEastAsia" w:hAnsi="Helvetica" w:cs="Helvetica"/>
          </w:rPr>
          <w:t xml:space="preserve">. </w:t>
        </w:r>
      </w:ins>
      <w:r w:rsidRPr="00296118">
        <w:rPr>
          <w:rFonts w:ascii="Helvetica" w:eastAsiaTheme="minorEastAsia" w:hAnsi="Helvetica" w:cs="Helvetica"/>
        </w:rPr>
        <w:t xml:space="preserve">Localization sensitivity showed improvements across </w:t>
      </w:r>
      <w:r>
        <w:rPr>
          <w:rFonts w:ascii="Helvetica" w:eastAsiaTheme="minorEastAsia" w:hAnsi="Helvetica" w:cs="Helvetica"/>
        </w:rPr>
        <w:t>all stimulus conditions (1% enhancement across audio sensitivity, 25% increase across visual and 33% increase across bimodal stimuli)</w:t>
      </w:r>
      <w:r w:rsidRPr="00296118">
        <w:rPr>
          <w:rFonts w:ascii="Helvetica" w:eastAsiaTheme="minorEastAsia" w:hAnsi="Helvetica" w:cs="Helvetica"/>
        </w:rPr>
        <w:t>, with the multisensory benefit</w:t>
      </w:r>
      <w:r>
        <w:rPr>
          <w:rFonts w:ascii="Helvetica" w:eastAsiaTheme="minorEastAsia" w:hAnsi="Helvetica" w:cs="Helvetica"/>
        </w:rPr>
        <w:t xml:space="preserve"> </w:t>
      </w:r>
      <w:r>
        <w:rPr>
          <w:rFonts w:ascii="Helvetica" w:eastAsiaTheme="minorEastAsia" w:hAnsi="Helvetica" w:cs="Helvetica"/>
        </w:rPr>
        <w:lastRenderedPageBreak/>
        <w:t>in localization accuracy</w:t>
      </w:r>
      <w:r w:rsidRPr="00296118">
        <w:rPr>
          <w:rFonts w:ascii="Helvetica" w:eastAsiaTheme="minorEastAsia" w:hAnsi="Helvetica" w:cs="Helvetica"/>
        </w:rPr>
        <w:t xml:space="preserve"> </w:t>
      </w:r>
      <w:r>
        <w:rPr>
          <w:rFonts w:ascii="Helvetica" w:eastAsiaTheme="minorEastAsia" w:hAnsi="Helvetica" w:cs="Helvetica"/>
        </w:rPr>
        <w:t xml:space="preserve">showing enhancements following manipulation (19% multisensory enhancement in controls compared to 41% enhancement following perturbation). </w:t>
      </w:r>
      <w:r w:rsidRPr="008D7ED0">
        <w:rPr>
          <w:rFonts w:ascii="Helvetica" w:eastAsiaTheme="minorEastAsia" w:hAnsi="Helvetica" w:cs="Helvetica"/>
        </w:rPr>
        <w:t>The enhanced NMDA conductance likely improved localization accuracy by stabilizing synaptic integration and reducing location-dependent variability in neuronal responses</w:t>
      </w:r>
      <w:r>
        <w:rPr>
          <w:rFonts w:ascii="Helvetica" w:eastAsiaTheme="minorEastAsia" w:hAnsi="Helvetica" w:cs="Helvetica"/>
        </w:rPr>
        <w:t xml:space="preserve"> </w:t>
      </w:r>
      <w:r>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{"citationID":"fZdumwVy","properties":{"formattedCitation":"(C. Li &amp; Gulledge, 2021)","plainCitation":"(C. Li &amp; Gulledge, 2021)","dontUpdate":true,"noteIndex":0},"citationItems":[{"id":758,"uris":["http://zotero.org/users/17556725/items/VLZYWIZ8"],"itemData":{"id":758,"type":"article-journal","abstract":"Excitatory synaptic transmission in many neurons is mediated by two coexpressed ionotropic glutamate receptor subtypes, AMPA and NMDA receptors, that differ in kinetics, ion selectivity, and voltage-sensitivity. AMPA receptors have fast kinetics and are voltage-insensitive, while NMDA receptors have slower kinetics and increased conductance at depolarized membrane potentials. Here, we report that the voltage dependency and kinetics of NMDA receptors act synergistically to stabilize synaptic integration of EPSPs across spatial and voltage domains. Simulations of synaptic integration in simplified and morphologically realistic dendritic trees revealed that the combined presence of AMPA and NMDA conductances reduce the variability of somatic responses to spatiotemporal patterns of excitatory synaptic input presented at different initial membrane potentials and/or in different dendritic domains. This moderating effect of the NMDA conductance on synaptic integration was robust across a wide range of AMPA-to-NMDA ratios, and results from synergistic interaction of NMDA kinetics (which reduces variability across membrane potential) and voltage dependence (which favors stabilization across dendritic location). When combined with AMPA conductance, the NMDA conductance compensates for voltage-dependent and impedance-dependent changes in synaptic driving force, and distance-dependent attenuation of synaptic potentials arriving at the axon, to increase the fidelity of synaptic integration and EPSP-spike coupling across both neuron state (i.e., initial membrane potential) and dendritic location of synaptic input. Thus, synaptic NMDA receptors convey advantages for synaptic integration that are independent of, but fully compatible with, their importance for coincidence detection and synaptic plasticity.","container-title":"eNeuro","DOI":"10.1523/ENEURO.0396-20.2020","ISSN":"2373-2822","issue":"2","journalAbbreviation":"eNeuro","language":"eng","note":"PMID: 33468538\nPMCID: PMC7932188","page":"ENEURO.0396-20.2020","source":"PubMed","title":"NMDA Receptors Enhance the Fidelity of Synaptic Integration","volume":"8","author":[{"family":"Li","given":"Chenguang"},{"family":"Gulledge","given":"Allan T."}],"issued":{"date-parts":[["2021"]]}}}],"schema":"https://github.com/citation-style-language/schema/raw/master/csl-citation.json"} </w:instrText>
      </w:r>
      <w:r>
        <w:rPr>
          <w:rFonts w:ascii="Helvetica" w:eastAsiaTheme="minorEastAsia" w:hAnsi="Helvetica" w:cs="Helvetica"/>
        </w:rPr>
        <w:fldChar w:fldCharType="separate"/>
      </w:r>
      <w:r w:rsidR="00E04D77">
        <w:rPr>
          <w:rFonts w:ascii="Helvetica" w:hAnsi="Helvetica" w:cs="Helvetica"/>
        </w:rPr>
        <w:t>(Li &amp; Gulledge, 2021)</w:t>
      </w:r>
      <w:r>
        <w:rPr>
          <w:rFonts w:ascii="Helvetica" w:eastAsiaTheme="minorEastAsia" w:hAnsi="Helvetica" w:cs="Helvetica"/>
        </w:rPr>
        <w:fldChar w:fldCharType="end"/>
      </w:r>
      <w:r>
        <w:rPr>
          <w:rFonts w:ascii="Helvetica" w:eastAsiaTheme="minorEastAsia" w:hAnsi="Helvetica" w:cs="Helvetica"/>
        </w:rPr>
        <w:t xml:space="preserve">. This would </w:t>
      </w:r>
      <w:r w:rsidRPr="00A71318">
        <w:rPr>
          <w:rFonts w:ascii="Helvetica" w:eastAsiaTheme="minorEastAsia" w:hAnsi="Helvetica" w:cs="Helvetica"/>
        </w:rPr>
        <w:t>effectively increas</w:t>
      </w:r>
      <w:r>
        <w:rPr>
          <w:rFonts w:ascii="Helvetica" w:eastAsiaTheme="minorEastAsia" w:hAnsi="Helvetica" w:cs="Helvetica"/>
        </w:rPr>
        <w:t>e</w:t>
      </w:r>
      <w:r w:rsidRPr="00A71318">
        <w:rPr>
          <w:rFonts w:ascii="Helvetica" w:eastAsiaTheme="minorEastAsia" w:hAnsi="Helvetica" w:cs="Helvetica"/>
        </w:rPr>
        <w:t xml:space="preserve"> the fidelity of EPSP-spike coupling across spatial domains despite the more permissive binding window, thereby creating more reliable spatial representations even when fusion probability increased.</w:t>
      </w:r>
    </w:p>
    <w:p w14:paraId="5E4F9E7C" w14:textId="50804245" w:rsidR="00B063EB" w:rsidRDefault="00B063EB" w:rsidP="00B063EB">
      <w:pPr>
        <w:spacing w:after="0" w:line="360" w:lineRule="auto"/>
        <w:ind w:firstLine="720"/>
        <w:jc w:val="both"/>
        <w:rPr>
          <w:rFonts w:ascii="Helvetica" w:eastAsiaTheme="minorEastAsia" w:hAnsi="Helvetica" w:cs="Helvetica"/>
        </w:rPr>
      </w:pPr>
      <w:r w:rsidRPr="00E17B35">
        <w:rPr>
          <w:rFonts w:ascii="Helvetica" w:eastAsiaTheme="minorEastAsia" w:hAnsi="Helvetica" w:cs="Helvetica"/>
        </w:rPr>
        <w:t xml:space="preserve">The bidirectional effects </w:t>
      </w:r>
      <w:r w:rsidR="002D422C">
        <w:rPr>
          <w:rFonts w:ascii="Helvetica" w:eastAsiaTheme="minorEastAsia" w:hAnsi="Helvetica" w:cs="Helvetica"/>
        </w:rPr>
        <w:t>seen during</w:t>
      </w:r>
      <w:r w:rsidRPr="00E17B35">
        <w:rPr>
          <w:rFonts w:ascii="Helvetica" w:eastAsiaTheme="minorEastAsia" w:hAnsi="Helvetica" w:cs="Helvetica"/>
        </w:rPr>
        <w:t xml:space="preserve"> NMDA manipulation </w:t>
      </w:r>
      <w:r w:rsidR="002D422C">
        <w:rPr>
          <w:rFonts w:ascii="Helvetica" w:eastAsiaTheme="minorEastAsia" w:hAnsi="Helvetica" w:cs="Helvetica"/>
        </w:rPr>
        <w:t>here</w:t>
      </w:r>
      <w:r w:rsidRPr="00E17B35">
        <w:rPr>
          <w:rFonts w:ascii="Helvetica" w:eastAsiaTheme="minorEastAsia" w:hAnsi="Helvetica" w:cs="Helvetica"/>
        </w:rPr>
        <w:t xml:space="preserve"> suggest</w:t>
      </w:r>
      <w:r w:rsidR="002D422C">
        <w:rPr>
          <w:rFonts w:ascii="Helvetica" w:eastAsiaTheme="minorEastAsia" w:hAnsi="Helvetica" w:cs="Helvetica"/>
        </w:rPr>
        <w:t>s</w:t>
      </w:r>
      <w:r>
        <w:rPr>
          <w:rFonts w:ascii="Helvetica" w:eastAsiaTheme="minorEastAsia" w:hAnsi="Helvetica" w:cs="Helvetica"/>
        </w:rPr>
        <w:t xml:space="preserve"> that these receptors play a</w:t>
      </w:r>
      <w:r w:rsidRPr="00E17B35">
        <w:rPr>
          <w:rFonts w:ascii="Helvetica" w:eastAsiaTheme="minorEastAsia" w:hAnsi="Helvetica" w:cs="Helvetica"/>
        </w:rPr>
        <w:t xml:space="preserve"> complex</w:t>
      </w:r>
      <w:r>
        <w:rPr>
          <w:rFonts w:ascii="Helvetica" w:eastAsiaTheme="minorEastAsia" w:hAnsi="Helvetica" w:cs="Helvetica"/>
        </w:rPr>
        <w:t xml:space="preserve"> role in</w:t>
      </w:r>
      <w:r w:rsidRPr="00E17B35">
        <w:rPr>
          <w:rFonts w:ascii="Helvetica" w:eastAsiaTheme="minorEastAsia" w:hAnsi="Helvetica" w:cs="Helvetica"/>
        </w:rPr>
        <w:t xml:space="preserve"> multisensory processing. In our model, NMDA receptors appear to provide sustained depolarization that facilitates spatial integration across topographic maps, with reduced NMDA limiting effective spatial summation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{"citationID":"QWYFC9rc","properties":{"formattedCitation":"(Ewald et al., 2008; Monyer et al., 1994)","plainCitation":"(Ewald et al., 2008; Monyer et al., 1994)","noteIndex":0},"citationItems":[{"id":748,"uris":["http://zotero.org/users/17556725/items/QI9NRLCS"],"itemData":{"id":748,"type":"article-journal","abstract":"NMDA receptors (NMDARs) are important for neuronal development and circuit formation. The NMDAR subunits NR2A and NR2B are biophysically distinct and differentially expressed during development but their individual contribution to structural ...","container-title":"The Journal of Neuroscience","DOI":"10.1523/JNEUROSCI.5078-07.2008","issue":"4","language":"en","note":"PMID: 18216193","page":"850","source":"pmc.ncbi.nlm.nih.gov","title":"Roles of NR2A and NR2B in the Development of Dendritic Arbor Morphology In Vivo","volume":"28","author":[{"family":"Ewald","given":"Rebecca C."},{"family":"Keuren-Jensen","given":"Kendall R. Van"},{"family":"Aizenman","given":"Carlos D."},{"family":"Cline","given":"Hollis T."}],"issued":{"date-parts":[["2008",1,23]]}}},{"id":767,"uris":["http://zotero.org/users/17556725/items/BV4DCHYQ"],"itemData":{"id":767,"type":"article-journal","abstract":"An in situ study of mRNAs encoding NMDA receptor subunits in the developing rat CNS revealed that, at all stages, the NR1 gene is expressed in virtually all neurons, whereas the four NR2 transcripts display distinct expression patterns. NR2B and NR2D mRNAs occur prenatally, whereas NR2A and NR2C mRNAs are first detected near birth. All transcripts except NR2D peak around P20. NR2D mRNA, present mainly in midbrain structures, peaks around P7 and thereafter decreases to adult levels. Postnatally, NR2B and NR2C transcript levels change in opposite directions in the cerebellar internal granule cell layer. In the adult hippocampus, NR2A and NR2B mRNAs are prominent in CA1 and CA3 pyramidal cells, but NR2C and NR2D mRNAs occur in different subsets of interneurons. Recombinant binary NR1-NR2 channels show comparable Ca2+ permeabilities, but marked differences in voltage-dependent Mg2+ block and in offset decay time constants. Thus, the distinct expression profiles and functional properties of NR2 subunits provide a basis for NMDA channel heterogeneity in the brain.","container-title":"Neuron","DOI":"10.1016/0896-6273(94)90210-0","ISSN":"0896-6273","issue":"3","journalAbbreviation":"Neuron","language":"eng","note":"PMID: 7512349","page":"529-540","source":"PubMed","title":"Developmental and regional expression in the rat brain and functional properties of four NMDA receptors","volume":"12","author":[{"family":"Monyer","given":"H."},{"family":"Burnashev","given":"N."},{"family":"Laurie","given":"D. J."},{"family":"Sakmann","given":"B."},{"family":"Seeburg","given":"P. H."}],"issued":{"date-parts":[["1994",3]]}}}],"schema":"https://github.com/citation-style-language/schema/raw/master/csl-citation.json"} </w:instrText>
      </w:r>
      <w:r>
        <w:rPr>
          <w:rFonts w:ascii="Helvetica" w:eastAsiaTheme="minorEastAsia" w:hAnsi="Helvetica" w:cs="Helvetica"/>
        </w:rPr>
        <w:fldChar w:fldCharType="separate"/>
      </w:r>
      <w:r w:rsidRPr="00BA0CFE">
        <w:rPr>
          <w:rFonts w:ascii="Helvetica" w:hAnsi="Helvetica" w:cs="Helvetica"/>
        </w:rPr>
        <w:t>(Ewald et al., 2008; Monyer et al., 1994)</w:t>
      </w:r>
      <w:r>
        <w:rPr>
          <w:rFonts w:ascii="Helvetica" w:eastAsiaTheme="minorEastAsia" w:hAnsi="Helvetica" w:cs="Helvetica"/>
        </w:rPr>
        <w:fldChar w:fldCharType="end"/>
      </w:r>
      <w:r w:rsidRPr="00E17B35">
        <w:rPr>
          <w:rFonts w:ascii="Helvetica" w:eastAsiaTheme="minorEastAsia" w:hAnsi="Helvetica" w:cs="Helvetica"/>
        </w:rPr>
        <w:t xml:space="preserve"> and elevated NMDA potentially causing indiscriminate binding of spatially disparate inputs. The preservation of multisensory enhancement with increased NMDA contrasted with its elimination following NMDA reduction, suggests that while adequate NMDA function may be necessary for optimal integration, the system appears more tolerant of excess than deficiency in our network architecture.</w:t>
      </w:r>
    </w:p>
    <w:p w14:paraId="2F7FDA48" w14:textId="77777777" w:rsidR="00B063EB" w:rsidRDefault="00B063EB" w:rsidP="00B063EB">
      <w:pPr>
        <w:rPr>
          <w:rFonts w:ascii="Helvetica" w:eastAsiaTheme="minorEastAsia" w:hAnsi="Helvetica" w:cs="Helvetica"/>
        </w:rPr>
      </w:pPr>
      <w:r>
        <w:rPr>
          <w:rFonts w:ascii="Helvetica" w:eastAsiaTheme="minorEastAsia" w:hAnsi="Helvetica" w:cs="Helvetica"/>
        </w:rPr>
        <w:br w:type="page"/>
      </w:r>
    </w:p>
    <w:p w14:paraId="56E5D0D3" w14:textId="77777777" w:rsidR="00B063EB" w:rsidRPr="005331E3" w:rsidRDefault="00B063EB" w:rsidP="00B063EB">
      <w:pPr>
        <w:spacing w:after="0" w:line="360" w:lineRule="auto"/>
        <w:jc w:val="both"/>
        <w:rPr>
          <w:rFonts w:ascii="Helvetica" w:eastAsiaTheme="minorEastAsia" w:hAnsi="Helvetica" w:cs="Helvetica"/>
          <w:b/>
          <w:sz w:val="28"/>
          <w:szCs w:val="28"/>
        </w:rPr>
      </w:pPr>
      <w:r w:rsidRPr="00952E74">
        <w:rPr>
          <w:rFonts w:ascii="Helvetica" w:eastAsiaTheme="minorEastAsia" w:hAnsi="Helvetica" w:cs="Helvetica"/>
          <w:b/>
          <w:bCs/>
          <w:sz w:val="28"/>
          <w:szCs w:val="28"/>
        </w:rPr>
        <w:lastRenderedPageBreak/>
        <w:t>DISCUSSION</w:t>
      </w:r>
    </w:p>
    <w:p w14:paraId="4989123B" w14:textId="7ADDABA0" w:rsidR="00B063EB" w:rsidRPr="005D31CA" w:rsidRDefault="00B063EB" w:rsidP="00B063EB">
      <w:pPr>
        <w:spacing w:before="120" w:after="0" w:line="360" w:lineRule="auto"/>
        <w:jc w:val="both"/>
        <w:rPr>
          <w:rFonts w:ascii="Helvetica" w:eastAsiaTheme="minorEastAsia" w:hAnsi="Helvetica" w:cs="Helvetica"/>
        </w:rPr>
      </w:pPr>
      <w:r w:rsidRPr="005331E3">
        <w:rPr>
          <w:rFonts w:ascii="Helvetica" w:eastAsiaTheme="minorEastAsia" w:hAnsi="Helvetica" w:cs="Helvetica"/>
          <w:b/>
          <w:i/>
        </w:rPr>
        <w:t>Mechanistic heterogeneity in ASD multisensory processing</w:t>
      </w:r>
      <w:r w:rsidRPr="005331E3">
        <w:rPr>
          <w:rFonts w:ascii="Helvetica" w:eastAsiaTheme="minorEastAsia" w:hAnsi="Helvetica" w:cs="Helvetica"/>
          <w:b/>
          <w:bCs/>
        </w:rPr>
        <w:t>.</w:t>
      </w:r>
      <w:r>
        <w:rPr>
          <w:rFonts w:ascii="Helvetica" w:eastAsiaTheme="minorEastAsia" w:hAnsi="Helvetica" w:cs="Helvetica"/>
        </w:rPr>
        <w:t xml:space="preserve"> </w:t>
      </w:r>
      <w:r w:rsidRPr="00C51345">
        <w:rPr>
          <w:rFonts w:ascii="Helvetica" w:eastAsiaTheme="minorEastAsia" w:hAnsi="Helvetica" w:cs="Helvetica"/>
        </w:rPr>
        <w:t>Here for the first time, a biologically constrained SNN model of the SC was deployed to investigate how particular synaptic and cellular perturbations give rise to deficits in multisensory integration in ASD</w:t>
      </w:r>
      <w:r w:rsidRPr="005D31CA">
        <w:rPr>
          <w:rFonts w:ascii="Helvetica" w:eastAsiaTheme="minorEastAsia" w:hAnsi="Helvetica" w:cs="Helvetica"/>
        </w:rPr>
        <w:t xml:space="preserve">. </w:t>
      </w:r>
      <w:r w:rsidRPr="00C51345">
        <w:rPr>
          <w:rFonts w:ascii="Helvetica" w:eastAsiaTheme="minorEastAsia" w:hAnsi="Helvetica" w:cs="Helvetica"/>
        </w:rPr>
        <w:t>Our systematic manipulation of neuronal adaptation, E/I balance and NMDA receptor conductance showed that each perturbation produced alterations in spatiotemporal binding.</w:t>
      </w:r>
      <w:r w:rsidRPr="005D31CA">
        <w:rPr>
          <w:rFonts w:ascii="Helvetica" w:eastAsiaTheme="minorEastAsia" w:hAnsi="Helvetica" w:cs="Helvetica"/>
        </w:rPr>
        <w:t xml:space="preserve"> </w:t>
      </w:r>
      <w:r>
        <w:rPr>
          <w:rFonts w:ascii="Helvetica" w:eastAsiaTheme="minorEastAsia" w:hAnsi="Helvetica" w:cs="Helvetica"/>
        </w:rPr>
        <w:t>R</w:t>
      </w:r>
      <w:r w:rsidRPr="005D31CA">
        <w:rPr>
          <w:rFonts w:ascii="Helvetica" w:eastAsiaTheme="minorEastAsia" w:hAnsi="Helvetica" w:cs="Helvetica"/>
        </w:rPr>
        <w:t>educed adaptation yield</w:t>
      </w:r>
      <w:r>
        <w:rPr>
          <w:rFonts w:ascii="Helvetica" w:eastAsiaTheme="minorEastAsia" w:hAnsi="Helvetica" w:cs="Helvetica"/>
        </w:rPr>
        <w:t>ed</w:t>
      </w:r>
      <w:r w:rsidRPr="005D31CA">
        <w:rPr>
          <w:rFonts w:ascii="Helvetica" w:eastAsiaTheme="minorEastAsia" w:hAnsi="Helvetica" w:cs="Helvetica"/>
        </w:rPr>
        <w:t xml:space="preserve"> </w:t>
      </w:r>
      <w:r w:rsidR="00C522FB">
        <w:rPr>
          <w:rFonts w:ascii="Helvetica" w:eastAsiaTheme="minorEastAsia" w:hAnsi="Helvetica" w:cs="Helvetica"/>
        </w:rPr>
        <w:t>expansions in</w:t>
      </w:r>
      <w:r w:rsidRPr="005D31CA">
        <w:rPr>
          <w:rFonts w:ascii="Helvetica" w:eastAsiaTheme="minorEastAsia" w:hAnsi="Helvetica" w:cs="Helvetica"/>
        </w:rPr>
        <w:t xml:space="preserve"> </w:t>
      </w:r>
      <w:r>
        <w:rPr>
          <w:rFonts w:ascii="Helvetica" w:eastAsiaTheme="minorEastAsia" w:hAnsi="Helvetica" w:cs="Helvetica"/>
        </w:rPr>
        <w:t xml:space="preserve">binding </w:t>
      </w:r>
      <w:r w:rsidRPr="005D31CA">
        <w:rPr>
          <w:rFonts w:ascii="Helvetica" w:eastAsiaTheme="minorEastAsia" w:hAnsi="Helvetica" w:cs="Helvetica"/>
        </w:rPr>
        <w:t>windows, diminished feedforward inhibition generat</w:t>
      </w:r>
      <w:r>
        <w:rPr>
          <w:rFonts w:ascii="Helvetica" w:eastAsiaTheme="minorEastAsia" w:hAnsi="Helvetica" w:cs="Helvetica"/>
        </w:rPr>
        <w:t>ed</w:t>
      </w:r>
      <w:r w:rsidRPr="005D31CA">
        <w:rPr>
          <w:rFonts w:ascii="Helvetica" w:eastAsiaTheme="minorEastAsia" w:hAnsi="Helvetica" w:cs="Helvetica"/>
        </w:rPr>
        <w:t xml:space="preserve"> </w:t>
      </w:r>
      <w:r w:rsidR="00C522FB">
        <w:rPr>
          <w:rFonts w:ascii="Helvetica" w:eastAsiaTheme="minorEastAsia" w:hAnsi="Helvetica" w:cs="Helvetica"/>
        </w:rPr>
        <w:t>comparable effects that differed in magnitude</w:t>
      </w:r>
      <w:r w:rsidRPr="005D31CA">
        <w:rPr>
          <w:rFonts w:ascii="Helvetica" w:eastAsiaTheme="minorEastAsia" w:hAnsi="Helvetica" w:cs="Helvetica"/>
        </w:rPr>
        <w:t xml:space="preserve"> and NMDA receptor alterations produc</w:t>
      </w:r>
      <w:r>
        <w:rPr>
          <w:rFonts w:ascii="Helvetica" w:eastAsiaTheme="minorEastAsia" w:hAnsi="Helvetica" w:cs="Helvetica"/>
        </w:rPr>
        <w:t>ed</w:t>
      </w:r>
      <w:r w:rsidRPr="005D31CA">
        <w:rPr>
          <w:rFonts w:ascii="Helvetica" w:eastAsiaTheme="minorEastAsia" w:hAnsi="Helvetica" w:cs="Helvetica"/>
        </w:rPr>
        <w:t xml:space="preserve"> bidirectional, </w:t>
      </w:r>
      <w:r>
        <w:rPr>
          <w:rFonts w:ascii="Helvetica" w:eastAsiaTheme="minorEastAsia" w:hAnsi="Helvetica" w:cs="Helvetica"/>
        </w:rPr>
        <w:t>magnitude</w:t>
      </w:r>
      <w:r w:rsidRPr="005D31CA">
        <w:rPr>
          <w:rFonts w:ascii="Helvetica" w:eastAsiaTheme="minorEastAsia" w:hAnsi="Helvetica" w:cs="Helvetica"/>
        </w:rPr>
        <w:t xml:space="preserve">-dependent changes. </w:t>
      </w:r>
      <w:r>
        <w:rPr>
          <w:rFonts w:ascii="Helvetica" w:eastAsiaTheme="minorEastAsia" w:hAnsi="Helvetica" w:cs="Helvetica"/>
        </w:rPr>
        <w:t>Our findings show</w:t>
      </w:r>
      <w:r w:rsidRPr="005D31CA">
        <w:rPr>
          <w:rFonts w:ascii="Helvetica" w:eastAsiaTheme="minorEastAsia" w:hAnsi="Helvetica" w:cs="Helvetica"/>
        </w:rPr>
        <w:t xml:space="preserve"> that</w:t>
      </w:r>
      <w:r>
        <w:rPr>
          <w:rFonts w:ascii="Helvetica" w:eastAsiaTheme="minorEastAsia" w:hAnsi="Helvetica" w:cs="Helvetica"/>
        </w:rPr>
        <w:t xml:space="preserve"> the</w:t>
      </w:r>
      <w:r w:rsidRPr="005D31CA">
        <w:rPr>
          <w:rFonts w:ascii="Helvetica" w:eastAsiaTheme="minorEastAsia" w:hAnsi="Helvetica" w:cs="Helvetica"/>
        </w:rPr>
        <w:t xml:space="preserve"> neural mechanisms</w:t>
      </w:r>
      <w:r>
        <w:rPr>
          <w:rFonts w:ascii="Helvetica" w:eastAsiaTheme="minorEastAsia" w:hAnsi="Helvetica" w:cs="Helvetica"/>
        </w:rPr>
        <w:t xml:space="preserve"> tested here</w:t>
      </w:r>
      <w:r w:rsidRPr="005D31CA">
        <w:rPr>
          <w:rFonts w:ascii="Helvetica" w:eastAsiaTheme="minorEastAsia" w:hAnsi="Helvetica" w:cs="Helvetica"/>
        </w:rPr>
        <w:t xml:space="preserve"> can </w:t>
      </w:r>
      <w:r>
        <w:rPr>
          <w:rFonts w:ascii="Helvetica" w:eastAsiaTheme="minorEastAsia" w:hAnsi="Helvetica" w:cs="Helvetica"/>
        </w:rPr>
        <w:t>lead to</w:t>
      </w:r>
      <w:r w:rsidRPr="005D31CA">
        <w:rPr>
          <w:rFonts w:ascii="Helvetica" w:eastAsiaTheme="minorEastAsia" w:hAnsi="Helvetica" w:cs="Helvetica"/>
        </w:rPr>
        <w:t xml:space="preserve"> the enlarged temporal binding windows</w:t>
      </w:r>
      <w:r w:rsidRPr="005D31CA" w:rsidDel="00BA02A4">
        <w:rPr>
          <w:rFonts w:ascii="Helvetica" w:eastAsiaTheme="minorEastAsia" w:hAnsi="Helvetica" w:cs="Helvetica"/>
        </w:rPr>
        <w:t xml:space="preserve"> </w:t>
      </w:r>
      <w:r w:rsidRPr="005D31CA">
        <w:rPr>
          <w:rFonts w:ascii="Helvetica" w:eastAsiaTheme="minorEastAsia" w:hAnsi="Helvetica" w:cs="Helvetica"/>
        </w:rPr>
        <w:t>observed in ASD populations</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{"citationID":"HDAjWBNr","properties":{"formattedCitation":"(Foss-Feig et al., 2010)","plainCitation":"(Foss-Feig et al., 2010)","noteIndex":0},"citationItems":[{"id":3,"uris":["http://zotero.org/users/17556725/items/5CUWN9LH"],"itemData":{"id":3,"type":"article-journal","abstract":"Autism spectrum disorders (ASD) form a continuum of neurodevelopmental disorders, characterized by deficits in communication and reciprocal social interaction, as well as by repetitive behaviors and restricted interests. Sensory disturbances are also frequently reported in clinical and autobiographical accounts. However, surprisingly few empirical studies have characterized the fundamental features of sensory and multisensory processing in ASD. The current study is structured to test for potential differences in multisensory temporal function in ASD by making use of a temporally dependent, low-level multisensory illusion. In this illusion, the presentation of a single flash of light accompanied by multiple sounds often results in the illusory perception of multiple flashes. By systematically varying the temporal structure of the audiovisual stimuli, a \"temporal window\" within which these stimuli are likely to be bound into a single perceptual entity can be defined. The results of this study revealed that children with ASD report the flash-beep illusion over an extended range of stimulus onset asynchronies relative to children with typical development, suggesting that children with ASD have altered multisensory temporal function. These findings provide valuable new insights into our understanding of sensory processing in ASD and may hold promise for the development of more sensitive diagnostic measures and improved remediation strategies.","container-title":"Experimental Brain Research","DOI":"10.1007/s00221-010-2240-4","ISSN":"1432-1106","issue":"2","journalAbbreviation":"Exp Brain Res","language":"eng","note":"PMID: 20390256\nPMCID: PMC2871100","page":"381-389","source":"PubMed","title":"An extended multisensory temporal binding window in autism spectrum disorders","volume":"203","author":[{"family":"Foss-Feig","given":"Jennifer H."},{"family":"Kwakye","given":"Leslie D."},{"family":"Cascio","given":"Carissa J."},{"family":"Burnette","given":"Courtney P."},{"family":"Kadivar","given":"Haleh"},{"family":"Stone","given":"Wendy L."},{"family":"Wallace","given":"Mark T."}],"issued":{"date-parts":[["2010",6]]}}}],"schema":"https://github.com/citation-style-language/schema/raw/master/csl-citation.json"}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(Foss-Feig et al., 2010)</w:t>
      </w:r>
      <w:r>
        <w:rPr>
          <w:rFonts w:ascii="Helvetica" w:eastAsiaTheme="minorEastAsia" w:hAnsi="Helvetica" w:cs="Helvetica"/>
        </w:rPr>
        <w:fldChar w:fldCharType="end"/>
      </w:r>
      <w:r>
        <w:rPr>
          <w:rFonts w:ascii="Helvetica" w:eastAsiaTheme="minorEastAsia" w:hAnsi="Helvetica" w:cs="Helvetica"/>
        </w:rPr>
        <w:t>.</w:t>
      </w:r>
      <w:r w:rsidRPr="005D31CA">
        <w:rPr>
          <w:rFonts w:ascii="Helvetica" w:eastAsiaTheme="minorEastAsia" w:hAnsi="Helvetica" w:cs="Helvetica"/>
        </w:rPr>
        <w:t xml:space="preserve"> </w:t>
      </w:r>
      <w:r>
        <w:rPr>
          <w:rFonts w:ascii="Helvetica" w:eastAsiaTheme="minorEastAsia" w:hAnsi="Helvetica" w:cs="Helvetica"/>
        </w:rPr>
        <w:t>They also</w:t>
      </w:r>
      <w:r w:rsidRPr="005D31CA">
        <w:rPr>
          <w:rFonts w:ascii="Helvetica" w:eastAsiaTheme="minorEastAsia" w:hAnsi="Helvetica" w:cs="Helvetica"/>
        </w:rPr>
        <w:t xml:space="preserve"> produc</w:t>
      </w:r>
      <w:r>
        <w:rPr>
          <w:rFonts w:ascii="Helvetica" w:eastAsiaTheme="minorEastAsia" w:hAnsi="Helvetica" w:cs="Helvetica"/>
        </w:rPr>
        <w:t>e</w:t>
      </w:r>
      <w:r w:rsidRPr="005D31CA">
        <w:rPr>
          <w:rFonts w:ascii="Helvetica" w:eastAsiaTheme="minorEastAsia" w:hAnsi="Helvetica" w:cs="Helvetica"/>
        </w:rPr>
        <w:t xml:space="preserve"> distinct </w:t>
      </w:r>
      <w:r>
        <w:rPr>
          <w:rFonts w:ascii="Helvetica" w:eastAsiaTheme="minorEastAsia" w:hAnsi="Helvetica" w:cs="Helvetica"/>
        </w:rPr>
        <w:t>effects on</w:t>
      </w:r>
      <w:r w:rsidRPr="005D31CA">
        <w:rPr>
          <w:rFonts w:ascii="Helvetica" w:eastAsiaTheme="minorEastAsia" w:hAnsi="Helvetica" w:cs="Helvetica"/>
        </w:rPr>
        <w:t xml:space="preserve"> spatial integration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{"citationID":"T8ng1vO1","properties":{"formattedCitation":"(Noel et al., 2022)","plainCitation":"(Noel et al., 2022)","noteIndex":0},"citationItems":[{"id":716,"uris":["http://zotero.org/users/17556725/items/PPQZUCWA"],"itemData":{"id":716,"type":"article-journal","abstract":"Autism spectrum disorder (ASD) is characterized by a panoply of social, communicative, and sensory anomalies. As such, a central goal of computational psychiatry is to ascribe the heterogenous phenotypes observed in ASD to a limited set of canonical ...","container-title":"eLife","DOI":"10.7554/eLife.71866","language":"en","note":"PMID: 35579424","page":"e71866","source":"pmc.ncbi.nlm.nih.gov","title":"Aberrant causal inference and presence of a compensatory mechanism in autism spectrum disorder","volume":"11","author":[{"family":"Noel","given":"Jean-Paul"},{"family":"Shivkumar","given":"Sabyasachi"},{"family":"Dokka","given":"Kalpana"},{"family":"Haefner","given":"Ralf M."},{"family":"Angelaki","given":"Dora E."}],"issued":{"date-parts":[["2022",5,17]]}}}],"schema":"https://github.com/citation-style-language/schema/raw/master/csl-citation.json"} </w:instrText>
      </w:r>
      <w:r>
        <w:rPr>
          <w:rFonts w:ascii="Helvetica" w:eastAsiaTheme="minorEastAsia" w:hAnsi="Helvetica" w:cs="Helvetica"/>
        </w:rPr>
        <w:fldChar w:fldCharType="separate"/>
      </w:r>
      <w:r w:rsidRPr="00F34A2B">
        <w:rPr>
          <w:rFonts w:ascii="Helvetica" w:hAnsi="Helvetica" w:cs="Helvetica"/>
        </w:rPr>
        <w:t>(Noel et al., 2022)</w:t>
      </w:r>
      <w:r>
        <w:rPr>
          <w:rFonts w:ascii="Helvetica" w:eastAsiaTheme="minorEastAsia" w:hAnsi="Helvetica" w:cs="Helvetica"/>
        </w:rPr>
        <w:fldChar w:fldCharType="end"/>
      </w:r>
      <w:r w:rsidRPr="005D31CA">
        <w:rPr>
          <w:rFonts w:ascii="Helvetica" w:eastAsiaTheme="minorEastAsia" w:hAnsi="Helvetica" w:cs="Helvetica"/>
        </w:rPr>
        <w:t xml:space="preserve"> and localization precision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{"citationID":"gbs5QIHN","properties":{"formattedCitation":"(Fujihira et al., 2022; Visser et al., 2013)","plainCitation":"(Fujihira et al., 2022; Visser et al., 2013)","noteIndex":0},"citationItems":[{"id":813,"uris":["http://zotero.org/users/17556725/items/ZTRBN9Y8"],"itemData":{"id":813,"type":"article-journal","abstract":"Individuals with autism spectrum disorders (ASD) are reported to exhibit degraded performance in sound localization. This study investigated whether the sensitivity to the interaural level differences (ILDs) and interaural time differences (ITDs), major cues for horizontal sound localization, are affected in ASD. Thresholds for discriminating the ILD and ITD were measured for adults with ASD and age- and IQ-matched controls in a lateralization experiment. Results show that the ASD group exhibited higher ILD and ITD thresholds than the control group. Moreover, there was a significant diversity of ITD sensitivity in the ASD group, and it contained a larger proportion of participants with poor ITD sensitivity than the control group. The current study suggests that deficits in relatively low-level processes in the auditory pathway are implicated in degraded performance of sound localization in individuals with ASD. The results are consistent with the structural abnormalities and great variability in the morphology in the brainstem reported by neuroanatomical studies of ASD.","container-title":"Scientific Reports","DOI":"10.1038/s41598-022-23346-y","ISSN":"2045-2322","issue":"1","journalAbbreviation":"Sci Rep","language":"en","license":"2022 The Author(s)","note":"publisher: Nature Publishing Group","page":"19142","source":"www.nature.com","title":"Sensitivity to interaural level and time differences in individuals with autism spectrum disorder","volume":"12","author":[{"family":"Fujihira","given":"Haruna"},{"family":"Itoi","given":"Chihiro"},{"family":"Furukawa","given":"Shigeto"},{"family":"Kato","given":"Nobumasa"},{"family":"Kashino","given":"Makio"}],"issued":{"date-parts":[["2022",11,9]]}}},{"id":815,"uris":["http://zotero.org/users/17556725/items/N7G3B3RV"],"itemData":{"id":815,"type":"article-journal","abstract":"Autism spectrum disorders (ASDs) are associated with auditory hyper- or hyposensitivity; atypicalities in central auditory processes, such as speech-processing and selective auditory attention; and neural connectivity deficits. We sought to ...","container-title":"Journal of Psychiatry &amp; Neuroscience : JPN","DOI":"10.1503/jpn.120177","issue":"6","language":"en","note":"PMID: 24148845","page":"398","source":"pmc.ncbi.nlm.nih.gov","title":"Atypical vertical sound localization and sound-onset sensitivity in people with autism spectrum disorders","volume":"38","author":[{"family":"Visser","given":"Eelke"},{"family":"Zwiers","given":"Marcel P."},{"family":"Kan","given":"Cornelis C."},{"family":"Hoekstra","given":"Liesbeth"},{"family":"Opstal","given":"A. John","dropping-particle":"van"},{"family":"Buitelaar","given":"Jan K."}],"issued":{"date-parts":[["2013",11]]}}}],"schema":"https://github.com/citation-style-language/schema/raw/master/csl-citation.json"} </w:instrText>
      </w:r>
      <w:r>
        <w:rPr>
          <w:rFonts w:ascii="Helvetica" w:eastAsiaTheme="minorEastAsia" w:hAnsi="Helvetica" w:cs="Helvetica"/>
        </w:rPr>
        <w:fldChar w:fldCharType="separate"/>
      </w:r>
      <w:r w:rsidRPr="00E250BC">
        <w:rPr>
          <w:rFonts w:ascii="Helvetica" w:hAnsi="Helvetica" w:cs="Helvetica"/>
        </w:rPr>
        <w:t>(Fujihira et al., 2022; Visser et al., 2013)</w:t>
      </w:r>
      <w:r>
        <w:rPr>
          <w:rFonts w:ascii="Helvetica" w:eastAsiaTheme="minorEastAsia" w:hAnsi="Helvetica" w:cs="Helvetica"/>
        </w:rPr>
        <w:fldChar w:fldCharType="end"/>
      </w:r>
      <w:r>
        <w:rPr>
          <w:rFonts w:ascii="Helvetica" w:eastAsiaTheme="minorEastAsia" w:hAnsi="Helvetica" w:cs="Helvetica"/>
        </w:rPr>
        <w:t>.</w:t>
      </w:r>
      <w:r w:rsidRPr="005D31CA">
        <w:rPr>
          <w:rFonts w:ascii="Helvetica" w:eastAsiaTheme="minorEastAsia" w:hAnsi="Helvetica" w:cs="Helvetica"/>
        </w:rPr>
        <w:t xml:space="preserve"> </w:t>
      </w:r>
      <w:r>
        <w:rPr>
          <w:rFonts w:ascii="Helvetica" w:eastAsiaTheme="minorEastAsia" w:hAnsi="Helvetica" w:cs="Helvetica"/>
        </w:rPr>
        <w:t>This contrast in results</w:t>
      </w:r>
      <w:r w:rsidRPr="005D31CA">
        <w:rPr>
          <w:rFonts w:ascii="Helvetica" w:eastAsiaTheme="minorEastAsia" w:hAnsi="Helvetica" w:cs="Helvetica"/>
        </w:rPr>
        <w:t xml:space="preserve"> may account for the variability </w:t>
      </w:r>
      <w:r>
        <w:rPr>
          <w:rFonts w:ascii="Helvetica" w:eastAsiaTheme="minorEastAsia" w:hAnsi="Helvetica" w:cs="Helvetica"/>
        </w:rPr>
        <w:t xml:space="preserve">in symptoms </w:t>
      </w:r>
      <w:r w:rsidRPr="005D31CA">
        <w:rPr>
          <w:rFonts w:ascii="Helvetica" w:eastAsiaTheme="minorEastAsia" w:hAnsi="Helvetica" w:cs="Helvetica"/>
        </w:rPr>
        <w:t xml:space="preserve">characteristic of autism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{"citationID":"inMiR49s","properties":{"formattedCitation":"(Lombardo et al., 2019)","plainCitation":"(Lombardo et al., 2019)","noteIndex":0},"citationItems":[{"id":782,"uris":["http://zotero.org/users/17556725/items/BRXG8HIJ"],"itemData":{"id":782,"type":"article-journal","abstract":"Autism is a diagnostic label based on behavior. While the diagnostic criteria attempt to maximize clinical consensus, it also masks a wide degree of heterogeneity between and within individuals at multiple levels of analysis. Understanding this multi-level heterogeneity is of high clinical and translational importance. Here we present organizing principles to frame research examining multi-level heterogeneity in autism. Theoretical concepts such as ‘spectrum’ or ‘autisms’ reflect non-mutually exclusive explanations regarding continuous/dimensional or categorical/qualitative variation between and within individuals. However, common practices of small sample size studies and case–control models are suboptimal for tackling heterogeneity. Big data are an important ingredient for furthering our understanding of heterogeneity in autism. In addition to being ‘feature-rich’, big data should be both ‘broad’ (i.e., large sample size) and ‘deep’ (i.e., multiple levels of data collected on the same individuals). These characteristics increase the likelihood that the study results are more generalizable and facilitate evaluation of the utility of different models of heterogeneity. A model’s utility can be measured by its ability to explain clinically or mechanistically important phenomena, and also by explaining how variability manifests across different levels of analysis. The directionality for explaining variability across levels can be bottom-up or top-down, and should include the importance of development for characterizing changes within individuals. While progress can be made with ‘supervised’ models built upon a priori or theoretically predicted distinctions or dimensions of importance, it will become increasingly important to complement such work with unsupervised data-driven discoveries that leverage unknown and multivariate distinctions within big data. A better understanding of how to model heterogeneity between autistic people will facilitate progress towards precision medicine for symptoms that cause suffering, and person-centered support.","container-title":"Molecular Psychiatry","DOI":"10.1038/s41380-018-0321-0","ISSN":"1476-5578","issue":"10","journalAbbreviation":"Mol Psychiatry","language":"en","license":"2019 The Author(s)","note":"publisher: Nature Publishing Group","page":"1435-1450","source":"www.nature.com","title":"Big data approaches to decomposing heterogeneity across the autism spectrum","volume":"24","author":[{"family":"Lombardo","given":"Michael V."},{"family":"Lai","given":"Meng-Chuan"},{"family":"Baron-Cohen","given":"Simon"}],"issued":{"date-parts":[["2019",10]]}}}],"schema":"https://github.com/citation-style-language/schema/raw/master/csl-citation.json"} </w:instrText>
      </w:r>
      <w:r>
        <w:rPr>
          <w:rFonts w:ascii="Helvetica" w:eastAsiaTheme="minorEastAsia" w:hAnsi="Helvetica" w:cs="Helvetica"/>
        </w:rPr>
        <w:fldChar w:fldCharType="separate"/>
      </w:r>
      <w:r w:rsidRPr="00DF188F">
        <w:rPr>
          <w:rFonts w:ascii="Helvetica" w:hAnsi="Helvetica" w:cs="Helvetica"/>
        </w:rPr>
        <w:t>(Lombardo et al., 2019)</w:t>
      </w:r>
      <w:r>
        <w:rPr>
          <w:rFonts w:ascii="Helvetica" w:eastAsiaTheme="minorEastAsia" w:hAnsi="Helvetica" w:cs="Helvetica"/>
        </w:rPr>
        <w:fldChar w:fldCharType="end"/>
      </w:r>
      <w:r w:rsidRPr="005D31CA">
        <w:rPr>
          <w:rFonts w:ascii="Helvetica" w:eastAsiaTheme="minorEastAsia" w:hAnsi="Helvetica" w:cs="Helvetica"/>
        </w:rPr>
        <w:t>.</w:t>
      </w:r>
    </w:p>
    <w:p w14:paraId="2A8D4AA2" w14:textId="6F2F0883" w:rsidR="00B063EB" w:rsidRDefault="00B063EB" w:rsidP="00B063EB">
      <w:pPr>
        <w:spacing w:after="0" w:line="360" w:lineRule="auto"/>
        <w:jc w:val="both"/>
        <w:rPr>
          <w:rFonts w:ascii="Helvetica" w:eastAsiaTheme="minorEastAsia" w:hAnsi="Helvetica" w:cs="Helvetica"/>
        </w:rPr>
      </w:pPr>
      <w:r>
        <w:rPr>
          <w:rFonts w:ascii="Helvetica" w:eastAsiaTheme="minorEastAsia" w:hAnsi="Helvetica" w:cs="Helvetica"/>
        </w:rPr>
        <w:tab/>
      </w:r>
      <w:r w:rsidRPr="00C51345">
        <w:rPr>
          <w:rFonts w:ascii="Helvetica" w:eastAsiaTheme="minorEastAsia" w:hAnsi="Helvetica" w:cs="Helvetica"/>
        </w:rPr>
        <w:t xml:space="preserve">The </w:t>
      </w:r>
      <w:r>
        <w:rPr>
          <w:rFonts w:ascii="Helvetica" w:eastAsiaTheme="minorEastAsia" w:hAnsi="Helvetica" w:cs="Helvetica"/>
        </w:rPr>
        <w:t>differences</w:t>
      </w:r>
      <w:r w:rsidRPr="00C51345">
        <w:rPr>
          <w:rFonts w:ascii="Helvetica" w:eastAsiaTheme="minorEastAsia" w:hAnsi="Helvetica" w:cs="Helvetica"/>
        </w:rPr>
        <w:t xml:space="preserve"> observed across our three perturbation conditions impl</w:t>
      </w:r>
      <w:r w:rsidR="003E7999">
        <w:rPr>
          <w:rFonts w:ascii="Helvetica" w:eastAsiaTheme="minorEastAsia" w:hAnsi="Helvetica" w:cs="Helvetica"/>
        </w:rPr>
        <w:t>y</w:t>
      </w:r>
      <w:r w:rsidRPr="00C51345">
        <w:rPr>
          <w:rFonts w:ascii="Helvetica" w:eastAsiaTheme="minorEastAsia" w:hAnsi="Helvetica" w:cs="Helvetica"/>
        </w:rPr>
        <w:t xml:space="preserve"> that a set of distinct mechanisms may give rise to the behavioural deficits </w:t>
      </w:r>
      <w:r w:rsidR="00CA2131">
        <w:rPr>
          <w:rFonts w:ascii="Helvetica" w:eastAsiaTheme="minorEastAsia" w:hAnsi="Helvetica" w:cs="Helvetica"/>
        </w:rPr>
        <w:t>associated with</w:t>
      </w:r>
      <w:r w:rsidRPr="00C51345">
        <w:rPr>
          <w:rFonts w:ascii="Helvetica" w:eastAsiaTheme="minorEastAsia" w:hAnsi="Helvetica" w:cs="Helvetica"/>
        </w:rPr>
        <w:t xml:space="preserve"> ASD</w:t>
      </w:r>
      <w:r>
        <w:rPr>
          <w:rFonts w:ascii="Helvetica" w:eastAsiaTheme="minorEastAsia" w:hAnsi="Helvetica" w:cs="Helvetica"/>
        </w:rPr>
        <w:t xml:space="preserve">. </w:t>
      </w:r>
      <w:r w:rsidRPr="00C51345">
        <w:rPr>
          <w:rFonts w:ascii="Helvetica" w:eastAsiaTheme="minorEastAsia" w:hAnsi="Helvetica" w:cs="Helvetica"/>
        </w:rPr>
        <w:t>Reduction of adaptation allowed for long active times for the neurons, extending their temporal windows of integration by sustaining NMDA receptor activation</w:t>
      </w:r>
      <w:r w:rsidRPr="00FF7448">
        <w:rPr>
          <w:rFonts w:ascii="Helvetica" w:eastAsiaTheme="minorEastAsia" w:hAnsi="Helvetica" w:cs="Helvetica"/>
        </w:rPr>
        <w:t xml:space="preserve">. </w:t>
      </w:r>
      <w:r w:rsidR="00A60CB1">
        <w:rPr>
          <w:rFonts w:ascii="Helvetica" w:eastAsiaTheme="minorEastAsia" w:hAnsi="Helvetica" w:cs="Helvetica"/>
        </w:rPr>
        <w:t xml:space="preserve">Disinhibition led to similar effects on binding windows, although </w:t>
      </w:r>
      <w:r w:rsidR="00B311C9">
        <w:rPr>
          <w:rFonts w:ascii="Helvetica" w:eastAsiaTheme="minorEastAsia" w:hAnsi="Helvetica" w:cs="Helvetica"/>
        </w:rPr>
        <w:t xml:space="preserve">the magnitude of change </w:t>
      </w:r>
      <w:r w:rsidR="00BE343C">
        <w:rPr>
          <w:rFonts w:ascii="Helvetica" w:eastAsiaTheme="minorEastAsia" w:hAnsi="Helvetica" w:cs="Helvetica"/>
        </w:rPr>
        <w:t xml:space="preserve">varied. </w:t>
      </w:r>
      <w:r w:rsidRPr="00011FF1">
        <w:rPr>
          <w:rFonts w:ascii="Helvetica" w:eastAsiaTheme="minorEastAsia" w:hAnsi="Helvetica" w:cs="Helvetica"/>
        </w:rPr>
        <w:t>Modifications of NMDA receptor had graded effects that scaled with the level of conductance, which bidirectionally impacted spatiotemporal processing.</w:t>
      </w:r>
      <w:r w:rsidRPr="00FF7448">
        <w:rPr>
          <w:rFonts w:ascii="Helvetica" w:eastAsiaTheme="minorEastAsia" w:hAnsi="Helvetica" w:cs="Helvetica"/>
        </w:rPr>
        <w:t xml:space="preserve"> These mechanisms </w:t>
      </w:r>
      <w:r>
        <w:rPr>
          <w:rFonts w:ascii="Helvetica" w:eastAsiaTheme="minorEastAsia" w:hAnsi="Helvetica" w:cs="Helvetica"/>
        </w:rPr>
        <w:t>reflect</w:t>
      </w:r>
      <w:r w:rsidRPr="00FF7448">
        <w:rPr>
          <w:rFonts w:ascii="Helvetica" w:eastAsiaTheme="minorEastAsia" w:hAnsi="Helvetica" w:cs="Helvetica"/>
        </w:rPr>
        <w:t xml:space="preserve"> a </w:t>
      </w:r>
      <w:r>
        <w:rPr>
          <w:rFonts w:ascii="Helvetica" w:eastAsiaTheme="minorEastAsia" w:hAnsi="Helvetica" w:cs="Helvetica"/>
        </w:rPr>
        <w:t>frequently reported</w:t>
      </w:r>
      <w:r w:rsidRPr="00FF7448">
        <w:rPr>
          <w:rFonts w:ascii="Helvetica" w:eastAsiaTheme="minorEastAsia" w:hAnsi="Helvetica" w:cs="Helvetica"/>
        </w:rPr>
        <w:t xml:space="preserve"> clinical observation: individuals with ASD can show similar </w:t>
      </w:r>
      <w:r>
        <w:rPr>
          <w:rFonts w:ascii="Helvetica" w:eastAsiaTheme="minorEastAsia" w:hAnsi="Helvetica" w:cs="Helvetica"/>
        </w:rPr>
        <w:t>extended</w:t>
      </w:r>
      <w:r w:rsidRPr="00FF7448">
        <w:rPr>
          <w:rFonts w:ascii="Helvetica" w:eastAsiaTheme="minorEastAsia" w:hAnsi="Helvetica" w:cs="Helvetica"/>
        </w:rPr>
        <w:t xml:space="preserve"> </w:t>
      </w:r>
      <w:ins w:id="43" w:author="Vishnu Mohan" w:date="2026-04-02T15:26:00Z" w16du:dateUtc="2026-04-02T04:26:00Z">
        <w:r w:rsidR="00B02597">
          <w:rPr>
            <w:rFonts w:ascii="Helvetica" w:eastAsiaTheme="minorEastAsia" w:hAnsi="Helvetica" w:cs="Helvetica"/>
          </w:rPr>
          <w:t>spatio</w:t>
        </w:r>
      </w:ins>
      <w:r w:rsidRPr="00FF7448">
        <w:rPr>
          <w:rFonts w:ascii="Helvetica" w:eastAsiaTheme="minorEastAsia" w:hAnsi="Helvetica" w:cs="Helvetica"/>
        </w:rPr>
        <w:t xml:space="preserve">temporal binding deficits yet differ markedly in other aspects of sensory processing. </w:t>
      </w:r>
      <w:r>
        <w:rPr>
          <w:rFonts w:ascii="Helvetica" w:eastAsiaTheme="minorEastAsia" w:hAnsi="Helvetica" w:cs="Helvetica"/>
        </w:rPr>
        <w:t>Instead of viewing</w:t>
      </w:r>
      <w:r w:rsidRPr="00011FF1">
        <w:rPr>
          <w:rFonts w:ascii="Helvetica" w:eastAsiaTheme="minorEastAsia" w:hAnsi="Helvetica" w:cs="Helvetica"/>
        </w:rPr>
        <w:t xml:space="preserve"> ASD as deviations along a single axis of dysfunction, our results suggest that </w:t>
      </w:r>
      <w:r>
        <w:rPr>
          <w:rFonts w:ascii="Helvetica" w:eastAsiaTheme="minorEastAsia" w:hAnsi="Helvetica" w:cs="Helvetica"/>
        </w:rPr>
        <w:t>different combinations of cellular or synaptic modifications could lead to the same behavioural responses, while varying in their computational pathologies.</w:t>
      </w:r>
      <w:r w:rsidRPr="00FF7448">
        <w:rPr>
          <w:rFonts w:ascii="Helvetica" w:eastAsiaTheme="minorEastAsia" w:hAnsi="Helvetica" w:cs="Helvetica"/>
        </w:rPr>
        <w:t xml:space="preserve"> </w:t>
      </w:r>
      <w:r w:rsidRPr="00011FF1">
        <w:rPr>
          <w:rFonts w:ascii="Helvetica" w:eastAsiaTheme="minorEastAsia" w:hAnsi="Helvetica" w:cs="Helvetica"/>
        </w:rPr>
        <w:t xml:space="preserve">Understanding these </w:t>
      </w:r>
      <w:r>
        <w:rPr>
          <w:rFonts w:ascii="Helvetica" w:eastAsiaTheme="minorEastAsia" w:hAnsi="Helvetica" w:cs="Helvetica"/>
        </w:rPr>
        <w:t>differences</w:t>
      </w:r>
      <w:r w:rsidRPr="00011FF1">
        <w:rPr>
          <w:rFonts w:ascii="Helvetica" w:eastAsiaTheme="minorEastAsia" w:hAnsi="Helvetica" w:cs="Helvetica"/>
        </w:rPr>
        <w:t xml:space="preserve"> in mechanistic terms requires an examination of how each perturbation alters the fundamental operations of the multisensory neurons.</w:t>
      </w:r>
    </w:p>
    <w:p w14:paraId="09750398" w14:textId="4E50B068" w:rsidR="00B063EB" w:rsidRDefault="00B063EB" w:rsidP="00B063EB">
      <w:pPr>
        <w:spacing w:before="120" w:after="0" w:line="360" w:lineRule="auto"/>
        <w:jc w:val="both"/>
        <w:rPr>
          <w:rFonts w:ascii="Helvetica" w:eastAsiaTheme="minorEastAsia" w:hAnsi="Helvetica" w:cs="Helvetica"/>
        </w:rPr>
      </w:pPr>
      <w:r w:rsidRPr="005331E3">
        <w:rPr>
          <w:rFonts w:ascii="Helvetica" w:eastAsiaTheme="minorEastAsia" w:hAnsi="Helvetica" w:cs="Helvetica"/>
          <w:b/>
          <w:i/>
        </w:rPr>
        <w:lastRenderedPageBreak/>
        <w:t>Perturbation-specific</w:t>
      </w:r>
      <w:r>
        <w:rPr>
          <w:rFonts w:ascii="Helvetica" w:eastAsiaTheme="minorEastAsia" w:hAnsi="Helvetica" w:cs="Helvetica"/>
          <w:b/>
          <w:i/>
        </w:rPr>
        <w:t xml:space="preserve"> </w:t>
      </w:r>
      <w:r w:rsidRPr="005331E3">
        <w:rPr>
          <w:rFonts w:ascii="Helvetica" w:eastAsiaTheme="minorEastAsia" w:hAnsi="Helvetica" w:cs="Helvetica"/>
          <w:b/>
          <w:i/>
        </w:rPr>
        <w:t>computational mechanisms</w:t>
      </w:r>
      <w:r>
        <w:rPr>
          <w:rFonts w:ascii="Helvetica" w:eastAsiaTheme="minorEastAsia" w:hAnsi="Helvetica" w:cs="Helvetica"/>
        </w:rPr>
        <w:t xml:space="preserve">. </w:t>
      </w:r>
      <w:r w:rsidRPr="00B87E75">
        <w:rPr>
          <w:rFonts w:ascii="Helvetica" w:eastAsiaTheme="minorEastAsia" w:hAnsi="Helvetica" w:cs="Helvetica"/>
        </w:rPr>
        <w:t>A reduction in neural adaptation led to disruptions in multisensory integration, extending spatiotemporal windows by</w:t>
      </w:r>
      <w:r>
        <w:rPr>
          <w:rFonts w:ascii="Helvetica" w:eastAsiaTheme="minorEastAsia" w:hAnsi="Helvetica" w:cs="Helvetica"/>
        </w:rPr>
        <w:t xml:space="preserve"> significant margins. </w:t>
      </w:r>
      <w:r w:rsidRPr="00B87E75">
        <w:rPr>
          <w:rFonts w:ascii="Helvetica" w:eastAsiaTheme="minorEastAsia" w:hAnsi="Helvetica" w:cs="Helvetica"/>
        </w:rPr>
        <w:t xml:space="preserve">When we converted multisensory neurons from regular-spiking to near-tonic firing patterns, a reduction in spike frequency adaptation stopped the polarisation that normally followed stimulus driven activity, maintaining NMDA receptors in a partially unblocked state for extended periods (the average gate relief increased from 10% to 17%;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{"citationID":"DlI2C69r","properties":{"formattedCitation":"(Zhang-Hooks et al., 2016)","plainCitation":"(Zhang-Hooks et al., 2016)","dontUpdate":true,"noteIndex":0},"citationItems":[{"id":835,"uris":["http://zotero.org/users/17556725/items/UK99EYTQ"],"itemData":{"id":835,"type":"article-journal","abstract":"Spontaneous bursts of activity in developing sensory pathways promote maturation of neurons, refinement of neuronal connections, and assembly of appropriate functional networks. In the developing auditory system, inner hair cells (IHCs) spontaneously fire Ca(2+) spikes, each of which is transformed into a mini-burst of action potentials in spiral ganglion neurons (SGNs). Here we show that NMDARs are expressed in SGN dendritic terminals and play a critical role during transmission of activity from IHCs to SGNs before hearing onset. NMDAR activation enhances glutamate-mediated Ca(2+) influx at dendritic terminals, promotes repetitive firing of individual SGNs in response to each synaptic event, and enhances coincident activity of neighboring SGNs that will eventually encode similar frequencies of sound. Loss of NMDAR signaling from SGNs reduced their survival both in vivo and in vitro, revealing that spontaneous activity in the prehearing cochlea promotes maturation of auditory circuitry through periodic activation of NMDARs in SGNs.","container-title":"Neuron","DOI":"10.1016/j.neuron.2015.12.016","ISSN":"1097-4199","issue":"2","journalAbbreviation":"Neuron","language":"eng","note":"PMID: 26774161\nPMCID: PMC4724245","page":"337-350","source":"PubMed","title":"NMDA Receptors Enhance Spontaneous Activity and Promote Neuronal Survival in the Developing Cochlea","volume":"89","author":[{"family":"Zhang-Hooks","given":"YingXin"},{"family":"Agarwal","given":"Amit"},{"family":"Mishina","given":"Masayoshi"},{"family":"Bergles","given":"Dwight E."}],"issued":{"date-parts":[["2016",1,20]]}}}],"schema":"https://github.com/citation-style-language/schema/raw/master/csl-citation.json"} </w:instrText>
      </w:r>
      <w:r>
        <w:rPr>
          <w:rFonts w:ascii="Helvetica" w:eastAsiaTheme="minorEastAsia" w:hAnsi="Helvetica" w:cs="Helvetica"/>
        </w:rPr>
        <w:fldChar w:fldCharType="separate"/>
      </w:r>
      <w:r w:rsidRPr="00C867EE">
        <w:rPr>
          <w:rFonts w:ascii="Helvetica" w:hAnsi="Helvetica" w:cs="Helvetica"/>
        </w:rPr>
        <w:t>Zhang-Hooks et al., 2016)</w:t>
      </w:r>
      <w:r>
        <w:rPr>
          <w:rFonts w:ascii="Helvetica" w:eastAsiaTheme="minorEastAsia" w:hAnsi="Helvetica" w:cs="Helvetica"/>
        </w:rPr>
        <w:fldChar w:fldCharType="end"/>
      </w:r>
      <w:r w:rsidRPr="005D31AA">
        <w:rPr>
          <w:rFonts w:ascii="Helvetica" w:eastAsiaTheme="minorEastAsia" w:hAnsi="Helvetica" w:cs="Helvetica"/>
        </w:rPr>
        <w:t>. This sustained depolarization created a computational state where neurons could no longer s</w:t>
      </w:r>
      <w:r>
        <w:rPr>
          <w:rFonts w:ascii="Helvetica" w:eastAsiaTheme="minorEastAsia" w:hAnsi="Helvetica" w:cs="Helvetica"/>
        </w:rPr>
        <w:t>eparate</w:t>
      </w:r>
      <w:r w:rsidRPr="005D31AA">
        <w:rPr>
          <w:rFonts w:ascii="Helvetica" w:eastAsiaTheme="minorEastAsia" w:hAnsi="Helvetica" w:cs="Helvetica"/>
        </w:rPr>
        <w:t xml:space="preserve"> when one stimulus ended and another began, nor maintain precise spatial boundaries between adjacent inputs</w:t>
      </w:r>
      <w:r>
        <w:rPr>
          <w:rFonts w:ascii="Helvetica" w:eastAsiaTheme="minorEastAsia" w:hAnsi="Helvetica" w:cs="Helvetica"/>
        </w:rPr>
        <w:t xml:space="preserve">, </w:t>
      </w:r>
      <w:r w:rsidRPr="005D31AA">
        <w:rPr>
          <w:rFonts w:ascii="Helvetica" w:eastAsiaTheme="minorEastAsia" w:hAnsi="Helvetica" w:cs="Helvetica"/>
        </w:rPr>
        <w:t>explaining why both temporal and spatial windows expanded proportionally</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{"citationID":"ZRWlKExZ","properties":{"formattedCitation":"(Kwakye et al., 2011)","plainCitation":"(Kwakye et al., 2011)","noteIndex":0},"citationItems":[{"id":838,"uris":["http://zotero.org/users/17556725/items/M9E4IABZ"],"itemData":{"id":838,"type":"article-journal","abstract":"Autism spectrum disorders (ASD) are characterized by deficits in social reciprocity and communication, as well as by repetitive behaviors and restricted interests. Unusual responses to sensory input and disruptions in the processing of both unisensory and multisensory stimuli also have been reported frequently. However, the specific aspects of sensory processing that are disrupted in ASD have yet to be fully elucidated. Recent published work has shown that children with ASD can integrate low-level audiovisual stimuli, but do so over an extended range of time when compared with typically developing (TD) children. However, the possible contributions of altered unisensory temporal processes to the demonstrated changes in multisensory function are yet unknown. In the current study, unisensory temporal acuity was measured by determining individual thresholds on visual and auditory temporal order judgment (TOJ) tasks, and multisensory temporal function was assessed through a cross-modal version of the TOJ task. Whereas no differences in thresholds for the visual TOJ task were seen between children with ASD and TD, thresholds were higher in ASD on the auditory TOJ task, providing preliminary evidence for impairment in auditory temporal processing. On the multisensory TOJ task, children with ASD showed performance improvements over a wider range of temporal intervals than TD children, reinforcing prior work showing an extended temporal window of multisensory integration in ASD. These findings contribute to a better understanding of basic sensory processing differences, which may be critical for understanding more complex social and cognitive deficits in ASD, and ultimately may contribute to more effective diagnostic and interventional strategies.","container-title":"Frontiers in Integrative Neuroscience","DOI":"10.3389/fnint.2010.00129","ISSN":"1662-5145","journalAbbreviation":"Front Integr Neurosci","language":"eng","note":"PMID: 21258617\nPMCID: PMC3024004","page":"129","source":"PubMed","title":"Altered auditory and multisensory temporal processing in autism spectrum disorders","volume":"4","author":[{"family":"Kwakye","given":"Leslie D."},{"family":"Foss-Feig","given":"Jennifer H."},{"family":"Cascio","given":"Carissa J."},{"family":"Stone","given":"Wendy L."},{"family":"Wallace","given":"Mark T."}],"issued":{"date-parts":[["2011"]]}}}],"schema":"https://github.com/citation-style-language/schema/raw/master/csl-citation.json"} </w:instrText>
      </w:r>
      <w:r>
        <w:rPr>
          <w:rFonts w:ascii="Helvetica" w:eastAsiaTheme="minorEastAsia" w:hAnsi="Helvetica" w:cs="Helvetica"/>
        </w:rPr>
        <w:fldChar w:fldCharType="separate"/>
      </w:r>
      <w:r w:rsidRPr="004F6C0F">
        <w:rPr>
          <w:rFonts w:ascii="Helvetica" w:hAnsi="Helvetica" w:cs="Helvetica"/>
        </w:rPr>
        <w:t>(Kwakye et al., 2011)</w:t>
      </w:r>
      <w:r>
        <w:rPr>
          <w:rFonts w:ascii="Helvetica" w:eastAsiaTheme="minorEastAsia" w:hAnsi="Helvetica" w:cs="Helvetica"/>
        </w:rPr>
        <w:fldChar w:fldCharType="end"/>
      </w:r>
      <w:r w:rsidRPr="005D31AA">
        <w:rPr>
          <w:rFonts w:ascii="Helvetica" w:eastAsiaTheme="minorEastAsia" w:hAnsi="Helvetica" w:cs="Helvetica"/>
        </w:rPr>
        <w:t>. The mechanism resembles the "sticky attention" phenomenon observed clinically</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{"citationID":"RuUQmaVg","properties":{"formattedCitation":"(Dwyer et al., 2024; Zwaigenbaum et al., 2005)","plainCitation":"(Dwyer et al., 2024; Zwaigenbaum et al., 2005)","noteIndex":0},"citationItems":[{"id":829,"uris":["http://zotero.org/users/17556725/items/S7HKSJ8V"],"itemData":{"id":829,"type":"article-journal","abstract":"The autistic-developed monotropism account suggests that atypical, domain-general attentional hyper-focus on interests is a central aspect of autism, but domain-general attention differences in autism can manifest differently. Prior research suggests autistic children are often slow to disengage attention from stimuli-a pattern often called \"sticky attention\"-and that they can show reduced novelty preference. These attentional patterns could influence sensory experiences and learning. We used eye-tracking to investigate novelty preference and \"sticky attention\" in young autistic children; we also examined whether attentional patterns were related to cognitive abilities and caregiver-reported sensory responsiveness. A total of 46 autistic and 28 nonautistic participants, aged between 2 and 4 years, provided usable data. We found no evidence that autistic children exhibited greater \"sticky attention\" than nonautistics, but \"sticky attention\" in autism was associated with more caregiver-reported sensory hyper-responsiveness, seeking/interests, and enhanced perception. Autistic children also nonsignificantly trended toward exhibiting reduced novelty preference. Unexpectedly, the time-course of this trending novelty preference difference implied it was not driven by reduced orienting to novelty, but increased returning to already-familiarized stimuli: what we call \"springy attention.\" Exploratory analyses of data from the attentional disengagement task suggest autistic participants may have exhibited greater \"springy attention,\" though further research with paradigms optimized for measuring this construct should confirm this. Importantly, \"springy attention\" was robustly related to reduced cognitive abilities and greater caregiver-reported hypo-responsiveness. Thus, this study illuminates two distinct domain-general attentional patterns, each with distinct correlates in young autistic children, which could have important implications for understanding autistic children's learning, development, and experiences.","container-title":"Autism Research: Official Journal of the International Society for Autism Research","DOI":"10.1002/aur.3174","ISSN":"1939-3806","issue":"8","journalAbbreviation":"Autism Res","language":"eng","note":"PMID: 38840328\nPMCID: PMC11341259","page":"1677-1695","source":"PubMed","title":"Hyper-focus, sticky attention, and springy attention in young autistic children: Associations with sensory behaviors and cognitive ability","title-short":"Hyper-focus, sticky attention, and springy attention in young autistic children","volume":"17","author":[{"family":"Dwyer","given":"Patrick"},{"family":"Sillas","given":"Andre"},{"family":"Prieto","given":"Melanie"},{"family":"Camp","given":"Emily"},{"family":"Nordahl","given":"Christine Wu"},{"family":"Rivera","given":"Susan M."}],"issued":{"date-parts":[["2024",8]]}}},{"id":818,"uris":["http://zotero.org/users/17556725/items/9XP843E3"],"itemData":{"id":818,"type":"article-journal","abstract":"In the interest of more systematically documenting the early signs of autism, and of testing specific hypotheses regarding their underlying neurodevelopmental substrates, we have initiated a longitudinal study of high-risk infants, all of whom have an older sibling diagnosed with an autistic spectrum disorder. Our sample currently includes 150 infant siblings, including 65 who have been followed to age 24 months, who are the focus of this paper. We have also followed a comparison group of low-risk infants. Our measures include a novel observational scale (the first, to our knowledge, that is designed to assess autism-specific behavior in infants), a computerized visual orienting task, and standardized measures of temperament, cognitive and language development. Our preliminary results indicate that by 12 months of age, siblings who are later diagnosed with autism may be distinguished from other siblings and low-risk controls on the basis of: (1) several specific behavioral markers, including atypicalities in eye contact, visual tracking, disengagement of visual attention, orienting to name, imitation, social smiling, reactivity, social interest and affect, and sensory-oriented behaviors; (2) prolonged latency to disengage visual attention; (3) a characteristic pattern of early temperament, with marked passivity and decreased activity level at 6 months, followed by extreme distress reactions, a tendency to fixate on particular objects in the environment, and decreased expression of positive affect by 12 months; and (4) delayed expressive and receptive language. We discuss these findings in the context of various neural networks thought to underlie neurodevelopmental abnormalities in autism, including poor visual orienting. Over time, as we are able to prospectively study larger numbers and to examine interrelationships among both early-developing behaviors and biological indices of interest, we hope this work will advance current understanding of the neurodevelopmental origins of autism.","container-title":"International Journal of Developmental Neuroscience: The Official Journal of the International Society for Developmental Neuroscience","DOI":"10.1016/j.ijdevneu.2004.05.001","ISSN":"0736-5748","issue":"2-3","journalAbbreviation":"Int J Dev Neurosci","language":"eng","note":"PMID: 15749241","page":"143-152","source":"PubMed","title":"Behavioral manifestations of autism in the first year of life","volume":"23","author":[{"family":"Zwaigenbaum","given":"Lonnie"},{"family":"Bryson","given":"Susan"},{"family":"Rogers","given":"Tracey"},{"family":"Roberts","given":"Wendy"},{"family":"Brian","given":"Jessica"},{"family":"Szatmari","given":"Peter"}],"issued":{"date-parts":[["2005"]]}}}],"schema":"https://github.com/citation-style-language/schema/raw/master/csl-citation.json"} </w:instrText>
      </w:r>
      <w:r>
        <w:rPr>
          <w:rFonts w:ascii="Helvetica" w:eastAsiaTheme="minorEastAsia" w:hAnsi="Helvetica" w:cs="Helvetica"/>
        </w:rPr>
        <w:fldChar w:fldCharType="separate"/>
      </w:r>
      <w:r w:rsidRPr="00110D60">
        <w:rPr>
          <w:rFonts w:ascii="Helvetica" w:hAnsi="Helvetica" w:cs="Helvetica"/>
        </w:rPr>
        <w:t>(Dwyer et al., 2024; Zwaigenbaum et al., 2005)</w:t>
      </w:r>
      <w:r>
        <w:rPr>
          <w:rFonts w:ascii="Helvetica" w:eastAsiaTheme="minorEastAsia" w:hAnsi="Helvetica" w:cs="Helvetica"/>
        </w:rPr>
        <w:fldChar w:fldCharType="end"/>
      </w:r>
      <w:r w:rsidRPr="005D31AA">
        <w:rPr>
          <w:rFonts w:ascii="Helvetica" w:eastAsiaTheme="minorEastAsia" w:hAnsi="Helvetica" w:cs="Helvetica"/>
        </w:rPr>
        <w:t>, where individuals with ASD show difficulty disengaging from stimuli, suggesting that adaptation deficits might underlie the automatic orienting impairments characteristic of the condition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{"citationID":"P1LWjud3","properties":{"formattedCitation":"(Gon\\uc0\\u231{}alves &amp; Monteiro, 2023)","plainCitation":"(Gonçalves &amp; Monteiro, 2023)","noteIndex":0},"citationItems":[{"id":832,"uris":["http://zotero.org/users/17556725/items/CGW3TRGB"],"itemData":{"id":832,"type":"article-journal","abstract":"Autism Spectrum Disorder (ASD) is a neurodevelopmental condition with a wide spectrum of symptoms, mainly characterized by social, communication, and cognitive impairments. Latest diagnostic criteria according to DSM-5 (Diagnostic and Statistical ...","container-title":"Journal of Neural Transmission","DOI":"10.1007/s00702-023-02595-9","issue":"3","language":"en","note":"PMID: 36914900","page":"325","source":"pmc.ncbi.nlm.nih.gov","title":"Autism Spectrum Disorder and auditory sensory alterations: a systematic review on the integrity of cognitive and neuronal functions related to auditory processing","title-short":"Autism Spectrum Disorder and auditory sensory alterations","volume":"130","author":[{"family":"Gonçalves","given":"Ana Margarida"},{"family":"Monteiro","given":"Patricia"}],"issued":{"date-parts":[["2023",3,14]]}}}],"schema":"https://github.com/citation-style-language/schema/raw/master/csl-citation.json"} </w:instrText>
      </w:r>
      <w:r>
        <w:rPr>
          <w:rFonts w:ascii="Helvetica" w:eastAsiaTheme="minorEastAsia" w:hAnsi="Helvetica" w:cs="Helvetica"/>
        </w:rPr>
        <w:fldChar w:fldCharType="separate"/>
      </w:r>
      <w:r w:rsidRPr="008C3F3A">
        <w:rPr>
          <w:rFonts w:ascii="Helvetica" w:hAnsi="Helvetica" w:cs="Helvetica"/>
          <w:kern w:val="0"/>
        </w:rPr>
        <w:t>(Gonçalves &amp; Monteiro, 2023)</w:t>
      </w:r>
      <w:r>
        <w:rPr>
          <w:rFonts w:ascii="Helvetica" w:eastAsiaTheme="minorEastAsia" w:hAnsi="Helvetica" w:cs="Helvetica"/>
        </w:rPr>
        <w:fldChar w:fldCharType="end"/>
      </w:r>
      <w:r w:rsidRPr="005D31AA">
        <w:rPr>
          <w:rFonts w:ascii="Helvetica" w:eastAsiaTheme="minorEastAsia" w:hAnsi="Helvetica" w:cs="Helvetica"/>
        </w:rPr>
        <w:t xml:space="preserve">. </w:t>
      </w:r>
      <w:r>
        <w:rPr>
          <w:rFonts w:ascii="Helvetica" w:eastAsiaTheme="minorEastAsia" w:hAnsi="Helvetica" w:cs="Helvetica"/>
        </w:rPr>
        <w:t xml:space="preserve">A reduction in adaptation stands out in comparison to the other perturbations discussed here, because while they affect different aspects of integration in an asymmetric fashion, disrupting adaptation can compromise the basic ability of a neuron to reset between stimuli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{"citationID":"6YCgc9Aj","properties":{"formattedCitation":"(Takarae &amp; Sweeney, 2017)","plainCitation":"(Takarae &amp; Sweeney, 2017)","noteIndex":0},"citationItems":[{"id":841,"uris":["http://zotero.org/users/17556725/items/C6R9PVNC"],"itemData":{"id":841,"type":"article-journal","abstract":"Despite the progress that has been made in research on autism spectrum disorders (ASD), the understanding of the biological basis of ASD to identify targets for novel, effective treatment remains limited. One of the leading biological theories of ...","container-title":"Brain Sciences","DOI":"10.3390/brainsci7100129","issue":"10","language":"en","note":"PMID: 29027913","page":"129","source":"pmc.ncbi.nlm.nih.gov","title":"Neural Hyperexcitability in Autism Spectrum Disorders","volume":"7","author":[{"family":"Takarae","given":"Yukari"},{"family":"Sweeney","given":"John"}],"issued":{"date-parts":[["2017",10,13]]}}}],"schema":"https://github.com/citation-style-language/schema/raw/master/csl-citation.json"} </w:instrText>
      </w:r>
      <w:r>
        <w:rPr>
          <w:rFonts w:ascii="Helvetica" w:eastAsiaTheme="minorEastAsia" w:hAnsi="Helvetica" w:cs="Helvetica"/>
        </w:rPr>
        <w:fldChar w:fldCharType="separate"/>
      </w:r>
      <w:r w:rsidRPr="00D81633">
        <w:rPr>
          <w:rFonts w:ascii="Helvetica" w:hAnsi="Helvetica" w:cs="Helvetica"/>
        </w:rPr>
        <w:t>(Takarae &amp; Sweeney, 2017)</w:t>
      </w:r>
      <w:r>
        <w:rPr>
          <w:rFonts w:ascii="Helvetica" w:eastAsiaTheme="minorEastAsia" w:hAnsi="Helvetica" w:cs="Helvetica"/>
        </w:rPr>
        <w:fldChar w:fldCharType="end"/>
      </w:r>
      <w:r>
        <w:rPr>
          <w:rFonts w:ascii="Helvetica" w:eastAsiaTheme="minorEastAsia" w:hAnsi="Helvetica" w:cs="Helvetica"/>
        </w:rPr>
        <w:t xml:space="preserve">. </w:t>
      </w:r>
    </w:p>
    <w:p w14:paraId="6917906B" w14:textId="33F36214" w:rsidR="00B063EB" w:rsidRDefault="00B063EB" w:rsidP="00B063EB">
      <w:pPr>
        <w:spacing w:after="0" w:line="360" w:lineRule="auto"/>
        <w:jc w:val="both"/>
        <w:rPr>
          <w:rFonts w:ascii="Helvetica" w:eastAsiaTheme="minorEastAsia" w:hAnsi="Helvetica" w:cs="Helvetica"/>
        </w:rPr>
      </w:pPr>
      <w:r>
        <w:rPr>
          <w:rFonts w:ascii="Helvetica" w:eastAsiaTheme="minorEastAsia" w:hAnsi="Helvetica" w:cs="Helvetica"/>
        </w:rPr>
        <w:tab/>
      </w:r>
      <w:r w:rsidRPr="00A13C44">
        <w:rPr>
          <w:rFonts w:ascii="Helvetica" w:eastAsiaTheme="minorEastAsia" w:hAnsi="Helvetica" w:cs="Helvetica"/>
        </w:rPr>
        <w:t xml:space="preserve">While adaptation altered intrinsic reset, feed-forward disinhibition </w:t>
      </w:r>
      <w:r>
        <w:rPr>
          <w:rFonts w:ascii="Helvetica" w:eastAsiaTheme="minorEastAsia" w:hAnsi="Helvetica" w:cs="Helvetica"/>
        </w:rPr>
        <w:t>separates</w:t>
      </w:r>
      <w:r w:rsidRPr="00A13C44">
        <w:rPr>
          <w:rFonts w:ascii="Helvetica" w:eastAsiaTheme="minorEastAsia" w:hAnsi="Helvetica" w:cs="Helvetica"/>
        </w:rPr>
        <w:t xml:space="preserve"> where and for how long inputs are bound. Weakening the unimodal</w:t>
      </w:r>
      <w:r>
        <w:rPr>
          <w:rFonts w:ascii="Helvetica" w:eastAsiaTheme="minorEastAsia" w:hAnsi="Helvetica" w:cs="Helvetica"/>
        </w:rPr>
        <w:t>-to-multisensory</w:t>
      </w:r>
      <w:r w:rsidRPr="00A13C44">
        <w:rPr>
          <w:rFonts w:ascii="Helvetica" w:eastAsiaTheme="minorEastAsia" w:hAnsi="Helvetica" w:cs="Helvetica"/>
        </w:rPr>
        <w:t xml:space="preserve"> GABAergic projection </w:t>
      </w:r>
      <w:r>
        <w:rPr>
          <w:rFonts w:ascii="Helvetica" w:eastAsiaTheme="minorEastAsia" w:hAnsi="Helvetica" w:cs="Helvetica"/>
        </w:rPr>
        <w:t xml:space="preserve">led to </w:t>
      </w:r>
      <w:r w:rsidR="004949DA">
        <w:rPr>
          <w:rFonts w:ascii="Helvetica" w:eastAsiaTheme="minorEastAsia" w:hAnsi="Helvetica" w:cs="Helvetica"/>
        </w:rPr>
        <w:t>expansions in binding windows</w:t>
      </w:r>
      <w:r>
        <w:rPr>
          <w:rFonts w:ascii="Helvetica" w:eastAsiaTheme="minorEastAsia" w:hAnsi="Helvetica" w:cs="Helvetica"/>
        </w:rPr>
        <w:t xml:space="preserve"> </w:t>
      </w:r>
      <w:r>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{"citationID":"IBBDOQ2t","properties":{"formattedCitation":"(Kwakye et al., 2011; J. Lee et al., 2020; Robertson et al., 2013)","plainCitation":"(Kwakye et al., 2011; J. Lee et al., 2020; Robertson et al., 2013)","dontUpdate":true,"noteIndex":0},"citationItems":[{"id":838,"uris":["http://zotero.org/users/17556725/items/M9E4IABZ"],"itemData":{"id":838,"type":"article-journal","abstract":"Autism spectrum disorders (ASD) are characterized by deficits in social reciprocity and communication, as well as by repetitive behaviors and restricted interests. Unusual responses to sensory input and disruptions in the processing of both unisensory and multisensory stimuli also have been reported frequently. However, the specific aspects of sensory processing that are disrupted in ASD have yet to be fully elucidated. Recent published work has shown that children with ASD can integrate low-level audiovisual stimuli, but do so over an extended range of time when compared with typically developing (TD) children. However, the possible contributions of altered unisensory temporal processes to the demonstrated changes in multisensory function are yet unknown. In the current study, unisensory temporal acuity was measured by determining individual thresholds on visual and auditory temporal order judgment (TOJ) tasks, and multisensory temporal function was assessed through a cross-modal version of the TOJ task. Whereas no differences in thresholds for the visual TOJ task were seen between children with ASD and TD, thresholds were higher in ASD on the auditory TOJ task, providing preliminary evidence for impairment in auditory temporal processing. On the multisensory TOJ task, children with ASD showed performance improvements over a wider range of temporal intervals than TD children, reinforcing prior work showing an extended temporal window of multisensory integration in ASD. These findings contribute to a better understanding of basic sensory processing differences, which may be critical for understanding more complex social and cognitive deficits in ASD, and ultimately may contribute to more effective diagnostic and interventional strategies.","container-title":"Frontiers in Integrative Neuroscience","DOI":"10.3389/fnint.2010.00129","ISSN":"1662-5145","journalAbbreviation":"Front Integr Neurosci","language":"eng","note":"PMID: 21258617\nPMCID: PMC3024004","page":"129","source":"PubMed","title":"Altered auditory and multisensory temporal processing in autism spectrum disorders","volume":"4","author":[{"family":"Kwakye","given":"Leslie D."},{"family":"Foss-Feig","given":"Jennifer H."},{"family":"Cascio","given":"Carissa J."},{"family":"Stone","given":"Wendy L."},{"family":"Wallace","given":"Mark T."}],"issued":{"date-parts":[["2011"]]}}},{"id":820,"uris":["http://zotero.org/users/17556725/items/V94ICJS7"],"itemData":{"id":820,"type":"article-journal","abstract":"Thalamic recruitment of feedforward inhibition is known to enhance the fidelity of the receptive field by limiting the temporal window during which cortical neurons integrate excitatory inputs. Feedforward inhibition driven by the mediodorsal nucleus of the thalamus (MD) has been previously observed, but its physiological function and regulation remain unknown. Accumulating evidence suggests that elevated neuronal activity in the prefrontal cortex is required for the short-term storage of information. Furthermore, the elevated neuronal activity is supported by the reciprocal connectivity between the MD and the medial prefrontal cortex (mPFC). Therefore, detailed knowledge about the synaptic connections during high-frequency activity is critical for understanding the mechanism of short-term memory. In this study, we examined how feedforward inhibition of thalamofrontal connectivity is modulated by activity frequency. We observed greater short-term synaptic depression during disynaptic inhibition than in thalamic excitatory synapses during high-frequency activities. The strength of feedforward inhibition became weaker as the stimulation continued, which, in turn, enhanced the range of firing jitter in a frequency-dependent manner. We postulated that this phenomenon was primarily due to the increased failure rate of evoking action potentials in parvalbumin-expressing inhibitory neurons. These findings suggest that the MD-mPFC pathway is dynamically regulated by an excitatory-inhibitory balance in an activity-dependent manner. During low-frequency activities, excessive excitations are inhibited, and firing is restricted to a limited temporal range by the strong feedforward inhibition. However, during high-frequency activities, such as during short-term memory, the activity can be transferred in a broader temporal range due to the decreased feedforward inhibition.","container-title":"Molecular Brain","DOI":"10.1186/s13041-020-00608-2","ISSN":"1756-6606","issue":"1","journalAbbreviation":"Molecular Brain","page":"68","source":"BioMed Central","title":"Frequency-dependent gating of feedforward inhibition in thalamofrontal synapses","volume":"13","author":[{"family":"Lee","given":"Jungmin"},{"family":"Choi","given":"Joon Ho"},{"family":"Rah","given":"Jong-Cheol"}],"issued":{"date-parts":[["2020",5,6]]}}},{"id":844,"uris":["http://zotero.org/users/17556725/items/97MQIKKW"],"itemData":{"id":844,"type":"article-journal","abstract":"Enhanced perception of detail has long been regarded a hallmark of autism spectrum conditions (ASC), but its origins are unknown. Normal sensitivity on all fundamental perceptual measures-visual acuity, contrast discrimination, and flicker detection-is strongly established in the literature. If individuals with ASC do not have superior low-level vision, how is perception of detail enhanced? We argue that this apparent paradox can be resolved by considering visual attention, which is known to enhance basic visual sensitivity, resulting in greater acuity and lower contrast thresholds. Here, we demonstrate that the focus of attention and concomitant enhancement of perception are sharper in human individuals with ASC than in matched controls. Using a simple visual acuity task embedded in a standard cueing paradigm, we mapped the spatial and temporal gradients of attentional enhancement by varying the distance and onset time of visual targets relative to an exogenous cue, which obligatorily captures attention. Individuals with ASC demonstrated a greater fall-off in performance with distance from the cue than controls, indicating a sharper spatial gradient of attention. Further, this sharpness was highly correlated with the severity of autistic symptoms in ASC, as well as autistic traits across both ASC and control groups. These findings establish the presence of a form of \"tunnel vision\" in ASC, with far-reaching implications for our understanding of the social and neurobiological aspects of autism.","container-title":"The Journal of Neuroscience: The Official Journal of the Society for Neuroscience","DOI":"10.1523/JNEUROSCI.5120-12.2013","ISSN":"1529-2401","issue":"16","journalAbbreviation":"J Neurosci","language":"eng","note":"PMID: 23595736\nPMCID: PMC3640213","page":"6776-6781","source":"PubMed","title":"Tunnel vision: sharper gradient of spatial attention in autism","title-short":"Tunnel vision","volume":"33","author":[{"family":"Robertson","given":"Caroline E."},{"family":"Kravitz","given":"Dwight J."},{"family":"Freyberg","given":"Jan"},{"family":"Baron-Cohen","given":"Simon"},{"family":"Baker","given":"Chris I."}],"issued":{"date-parts":[["2013",4,17]]}}}],"schema":"https://github.com/citation-style-language/schema/raw/master/csl-citation.json"} </w:instrText>
      </w:r>
      <w:r>
        <w:rPr>
          <w:rFonts w:ascii="Helvetica" w:eastAsiaTheme="minorEastAsia" w:hAnsi="Helvetica" w:cs="Helvetica"/>
        </w:rPr>
        <w:fldChar w:fldCharType="separate"/>
      </w:r>
      <w:r w:rsidRPr="00974F82">
        <w:rPr>
          <w:rFonts w:ascii="Helvetica" w:hAnsi="Helvetica" w:cs="Helvetica"/>
        </w:rPr>
        <w:t>(Kwakye et al., 2011; Lee et al., 2020; Robertson et al., 2013)</w:t>
      </w:r>
      <w:r>
        <w:rPr>
          <w:rFonts w:ascii="Helvetica" w:eastAsiaTheme="minorEastAsia" w:hAnsi="Helvetica" w:cs="Helvetica"/>
        </w:rPr>
        <w:fldChar w:fldCharType="end"/>
      </w:r>
      <w:r w:rsidRPr="00A13C44">
        <w:rPr>
          <w:rFonts w:ascii="Helvetica" w:eastAsiaTheme="minorEastAsia" w:hAnsi="Helvetica" w:cs="Helvetica"/>
        </w:rPr>
        <w:t xml:space="preserve">. This </w:t>
      </w:r>
      <w:r>
        <w:rPr>
          <w:rFonts w:ascii="Helvetica" w:eastAsiaTheme="minorEastAsia" w:hAnsi="Helvetica" w:cs="Helvetica"/>
        </w:rPr>
        <w:t>distinction</w:t>
      </w:r>
      <w:r w:rsidRPr="00A13C44">
        <w:rPr>
          <w:rFonts w:ascii="Helvetica" w:eastAsiaTheme="minorEastAsia" w:hAnsi="Helvetica" w:cs="Helvetica"/>
        </w:rPr>
        <w:t xml:space="preserve"> arose through measurable circuit reorganization. </w:t>
      </w:r>
      <w:ins w:id="44" w:author="Vishnu Mohan" w:date="2026-04-02T15:26:00Z" w16du:dateUtc="2026-04-02T04:26:00Z">
        <w:r w:rsidR="00286D15" w:rsidRPr="00A13C44">
          <w:rPr>
            <w:rFonts w:ascii="Helvetica" w:eastAsiaTheme="minorEastAsia" w:hAnsi="Helvetica" w:cs="Helvetica"/>
          </w:rPr>
          <w:t xml:space="preserve">With </w:t>
        </w:r>
        <w:r w:rsidR="00286D15">
          <w:rPr>
            <w:rFonts w:ascii="Helvetica" w:eastAsiaTheme="minorEastAsia" w:hAnsi="Helvetica" w:cs="Helvetica"/>
          </w:rPr>
          <w:t xml:space="preserve">a decrease in the strength of </w:t>
        </w:r>
        <w:r w:rsidR="00286D15" w:rsidRPr="00A13C44">
          <w:rPr>
            <w:rFonts w:ascii="Helvetica" w:eastAsiaTheme="minorEastAsia" w:hAnsi="Helvetica" w:cs="Helvetica"/>
          </w:rPr>
          <w:t xml:space="preserve">early inhibitory gating, aligned audiovisual inputs generated stronger central responses that </w:t>
        </w:r>
        <w:r w:rsidR="00286D15">
          <w:rPr>
            <w:rFonts w:ascii="Helvetica" w:eastAsiaTheme="minorEastAsia" w:hAnsi="Helvetica" w:cs="Helvetica"/>
          </w:rPr>
          <w:t>also led to an increase in the strength of lateral inhibition (</w:t>
        </w:r>
        <w:r w:rsidR="00286D15" w:rsidRPr="00A13C44">
          <w:rPr>
            <w:rFonts w:ascii="Helvetica" w:eastAsiaTheme="minorEastAsia" w:hAnsi="Helvetica" w:cs="Helvetica"/>
          </w:rPr>
          <w:t xml:space="preserve">feedforward inhibition decreased by </w:t>
        </w:r>
        <w:r w:rsidR="00286D15">
          <w:rPr>
            <w:rFonts w:ascii="Helvetica" w:eastAsiaTheme="minorEastAsia" w:hAnsi="Helvetica" w:cs="Helvetica"/>
          </w:rPr>
          <w:t>20</w:t>
        </w:r>
        <w:r w:rsidR="00286D15" w:rsidRPr="00A13C44">
          <w:rPr>
            <w:rFonts w:ascii="Helvetica" w:eastAsiaTheme="minorEastAsia" w:hAnsi="Helvetica" w:cs="Helvetica"/>
          </w:rPr>
          <w:t>%</w:t>
        </w:r>
        <w:r w:rsidR="00286D15">
          <w:rPr>
            <w:rFonts w:ascii="Helvetica" w:eastAsiaTheme="minorEastAsia" w:hAnsi="Helvetica" w:cs="Helvetica"/>
          </w:rPr>
          <w:t xml:space="preserve"> while lateral inhibition increased by 5.7%)</w:t>
        </w:r>
        <w:r w:rsidR="00286D15" w:rsidRPr="00A13C44">
          <w:rPr>
            <w:rFonts w:ascii="Helvetica" w:eastAsiaTheme="minorEastAsia" w:hAnsi="Helvetica" w:cs="Helvetica"/>
          </w:rPr>
          <w:t xml:space="preserve">, </w:t>
        </w:r>
        <w:r w:rsidR="00286D15">
          <w:rPr>
            <w:rFonts w:ascii="Helvetica" w:eastAsiaTheme="minorEastAsia" w:hAnsi="Helvetica" w:cs="Helvetica"/>
          </w:rPr>
          <w:t xml:space="preserve">but this increase in lateral inhibition was not enough to compensate for the loss of feedforward inhibition and as a result the spatial tuning of those neurons widened </w:t>
        </w:r>
        <w:r w:rsidR="00286D15">
          <w:rPr>
            <w:rFonts w:ascii="Helvetica" w:eastAsiaTheme="minorEastAsia" w:hAnsi="Helvetica" w:cs="Helvetica"/>
          </w:rPr>
          <w:fldChar w:fldCharType="begin"/>
        </w:r>
        <w:r w:rsidR="00286D15">
          <w:rPr>
            <w:rFonts w:ascii="Helvetica" w:eastAsiaTheme="minorEastAsia" w:hAnsi="Helvetica" w:cs="Helvetica"/>
          </w:rPr>
          <w:instrText xml:space="preserve"> ADDIN ZOTERO_ITEM CSL_CITATION {"citationID":"RX0zj4Kq","properties":{"formattedCitation":"(Schallmo et al., 2020)","plainCitation":"(Schallmo et al., 2020)","noteIndex":0},"citationItems":[{"id":847,"uris":["http://zotero.org/users/17556725/items/CC9W8BY9"],"itemData":{"id":847,"type":"article-journal","abstract":"Abnormal sensory processing has been observed in autism, including superior visual motion discrimination, but the neural basis for these sensory changes remains unknown. Leveraging well-characterized suppressive neural circuits in the visual system, we used behavioral and fMRI tasks to demonstrate a significant reduction in neural suppression in young adults with autism spectrum disorder (ASD) compared to neurotypical controls. MR spectroscopy measurements revealed no group differences in neurotransmitter signals. We show how a computational model that incorporates divisive normalization, as well as narrower top-down gain (that could result, for example, from a narrower window of attention), can explain our observations and divergent previous findings. Thus, weaker neural suppression is reflected in visual task performance and fMRI measures in ASD, and may be attributable to differences in top-down processing.","container-title":"Nature Communications","DOI":"10.1038/s41467-020-16495-z","ISSN":"2041-1723","issue":"1","journalAbbreviation":"Nat Commun","language":"en","license":"2020 The Author(s)","note":"publisher: Nature Publishing Group","page":"2675","source":"www.nature.com","title":"Weaker neural suppression in autism","volume":"11","author":[{"family":"Schallmo","given":"Michael-Paul"},{"family":"Kolodny","given":"Tamar"},{"family":"Kale","given":"Alexander M."},{"family":"Millin","given":"Rachel"},{"family":"Flevaris","given":"Anastasia V."},{"family":"Edden","given":"Richard A. E."},{"family":"Gerdts","given":"Jennifer"},{"family":"Bernier","given":"Raphael A."},{"family":"Murray","given":"Scott O."}],"issued":{"date-parts":[["2020",5,29]]}}}],"schema":"https://github.com/citation-style-language/schema/raw/master/csl-citation.json"} </w:instrText>
        </w:r>
        <w:r w:rsidR="00286D15">
          <w:rPr>
            <w:rFonts w:ascii="Helvetica" w:eastAsiaTheme="minorEastAsia" w:hAnsi="Helvetica" w:cs="Helvetica"/>
          </w:rPr>
          <w:fldChar w:fldCharType="separate"/>
        </w:r>
        <w:r w:rsidR="00286D15" w:rsidRPr="00AD63FF">
          <w:rPr>
            <w:rFonts w:ascii="Helvetica" w:hAnsi="Helvetica" w:cs="Helvetica"/>
          </w:rPr>
          <w:t>(Schallmo et al., 2020)</w:t>
        </w:r>
        <w:r w:rsidR="00286D15">
          <w:rPr>
            <w:rFonts w:ascii="Helvetica" w:eastAsiaTheme="minorEastAsia" w:hAnsi="Helvetica" w:cs="Helvetica"/>
          </w:rPr>
          <w:fldChar w:fldCharType="end"/>
        </w:r>
        <w:r w:rsidR="00286D15" w:rsidRPr="00A13C44">
          <w:rPr>
            <w:rFonts w:ascii="Helvetica" w:eastAsiaTheme="minorEastAsia" w:hAnsi="Helvetica" w:cs="Helvetica"/>
          </w:rPr>
          <w:t>.</w:t>
        </w:r>
      </w:ins>
      <w:del w:id="45" w:author="Vishnu Mohan" w:date="2026-04-02T15:27:00Z" w16du:dateUtc="2026-04-02T04:27:00Z">
        <w:r w:rsidDel="00286D15">
          <w:rPr>
            <w:rFonts w:ascii="Helvetica" w:eastAsiaTheme="minorEastAsia" w:hAnsi="Helvetica" w:cs="Helvetica"/>
          </w:rPr>
          <w:delText xml:space="preserve">This was </w:delText>
        </w:r>
        <w:r w:rsidR="00140FB2" w:rsidDel="00286D15">
          <w:rPr>
            <w:rFonts w:ascii="Helvetica" w:eastAsiaTheme="minorEastAsia" w:hAnsi="Helvetica" w:cs="Helvetica"/>
          </w:rPr>
          <w:delText xml:space="preserve">supported </w:delText>
        </w:r>
        <w:r w:rsidDel="00286D15">
          <w:rPr>
            <w:rFonts w:ascii="Helvetica" w:eastAsiaTheme="minorEastAsia" w:hAnsi="Helvetica" w:cs="Helvetica"/>
          </w:rPr>
          <w:delText>by the finding that abolishing surround inhibition greatly reduced the deficits produced by such disinhibition</w:delText>
        </w:r>
      </w:del>
      <w:r>
        <w:rPr>
          <w:rFonts w:ascii="Helvetica" w:eastAsiaTheme="minorEastAsia" w:hAnsi="Helvetica" w:cs="Helvetica"/>
        </w:rPr>
        <w:t xml:space="preserve">. </w:t>
      </w:r>
      <w:r w:rsidRPr="00A13C44">
        <w:rPr>
          <w:rFonts w:ascii="Helvetica" w:eastAsiaTheme="minorEastAsia" w:hAnsi="Helvetica" w:cs="Helvetica"/>
        </w:rPr>
        <w:t xml:space="preserve">Simultaneously, loss of early GABA shunting allowed prolonged NMDA accumulation, with the NMDA/AMPA ratio rising 27% and extending temporal integration windows. </w:t>
      </w:r>
      <w:r>
        <w:rPr>
          <w:rFonts w:ascii="Helvetica" w:eastAsiaTheme="minorEastAsia" w:hAnsi="Helvetica" w:cs="Helvetica"/>
        </w:rPr>
        <w:t>The</w:t>
      </w:r>
      <w:r w:rsidRPr="00A13C44">
        <w:rPr>
          <w:rFonts w:ascii="Helvetica" w:eastAsiaTheme="minorEastAsia" w:hAnsi="Helvetica" w:cs="Helvetica"/>
        </w:rPr>
        <w:t xml:space="preserve"> recurrent inhibitory loops remained stable throughout, </w:t>
      </w:r>
      <w:r>
        <w:rPr>
          <w:rFonts w:ascii="Helvetica" w:eastAsiaTheme="minorEastAsia" w:hAnsi="Helvetica" w:cs="Helvetica"/>
        </w:rPr>
        <w:t xml:space="preserve">as they were not directly affected by changes to </w:t>
      </w:r>
      <w:r>
        <w:rPr>
          <w:rFonts w:ascii="Helvetica" w:eastAsiaTheme="minorEastAsia" w:hAnsi="Helvetica" w:cs="Helvetica"/>
        </w:rPr>
        <w:lastRenderedPageBreak/>
        <w:t>feedforward inhibition</w:t>
      </w:r>
      <w:r w:rsidRPr="00A13C44">
        <w:rPr>
          <w:rFonts w:ascii="Helvetica" w:eastAsiaTheme="minorEastAsia" w:hAnsi="Helvetica" w:cs="Helvetica"/>
        </w:rPr>
        <w:t xml:space="preserve">. </w:t>
      </w:r>
      <w:r w:rsidRPr="00F86AA8">
        <w:rPr>
          <w:rFonts w:ascii="Helvetica" w:eastAsiaTheme="minorEastAsia" w:hAnsi="Helvetica" w:cs="Helvetica"/>
        </w:rPr>
        <w:t>These findings reveal how the strength and timing of inhibition determines if and how audiovisual inputs bind across space and time</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{"citationID":"5QKVEIID","properties":{"formattedCitation":"(Kwakye et al., 2011; Robertson et al., 2013)","plainCitation":"(Kwakye et al., 2011; Robertson et al., 2013)","noteIndex":0},"citationItems":[{"id":838,"uris":["http://zotero.org/users/17556725/items/M9E4IABZ"],"itemData":{"id":838,"type":"article-journal","abstract":"Autism spectrum disorders (ASD) are characterized by deficits in social reciprocity and communication, as well as by repetitive behaviors and restricted interests. Unusual responses to sensory input and disruptions in the processing of both unisensory and multisensory stimuli also have been reported frequently. However, the specific aspects of sensory processing that are disrupted in ASD have yet to be fully elucidated. Recent published work has shown that children with ASD can integrate low-level audiovisual stimuli, but do so over an extended range of time when compared with typically developing (TD) children. However, the possible contributions of altered unisensory temporal processes to the demonstrated changes in multisensory function are yet unknown. In the current study, unisensory temporal acuity was measured by determining individual thresholds on visual and auditory temporal order judgment (TOJ) tasks, and multisensory temporal function was assessed through a cross-modal version of the TOJ task. Whereas no differences in thresholds for the visual TOJ task were seen between children with ASD and TD, thresholds were higher in ASD on the auditory TOJ task, providing preliminary evidence for impairment in auditory temporal processing. On the multisensory TOJ task, children with ASD showed performance improvements over a wider range of temporal intervals than TD children, reinforcing prior work showing an extended temporal window of multisensory integration in ASD. These findings contribute to a better understanding of basic sensory processing differences, which may be critical for understanding more complex social and cognitive deficits in ASD, and ultimately may contribute to more effective diagnostic and interventional strategies.","container-title":"Frontiers in Integrative Neuroscience","DOI":"10.3389/fnint.2010.00129","ISSN":"1662-5145","journalAbbreviation":"Front Integr Neurosci","language":"eng","note":"PMID: 21258617\nPMCID: PMC3024004","page":"129","source":"PubMed","title":"Altered auditory and multisensory temporal processing in autism spectrum disorders","volume":"4","author":[{"family":"Kwakye","given":"Leslie D."},{"family":"Foss-Feig","given":"Jennifer H."},{"family":"Cascio","given":"Carissa J."},{"family":"Stone","given":"Wendy L."},{"family":"Wallace","given":"Mark T."}],"issued":{"date-parts":[["2011"]]}}},{"id":844,"uris":["http://zotero.org/users/17556725/items/97MQIKKW"],"itemData":{"id":844,"type":"article-journal","abstract":"Enhanced perception of detail has long been regarded a hallmark of autism spectrum conditions (ASC), but its origins are unknown. Normal sensitivity on all fundamental perceptual measures-visual acuity, contrast discrimination, and flicker detection-is strongly established in the literature. If individuals with ASC do not have superior low-level vision, how is perception of detail enhanced? We argue that this apparent paradox can be resolved by considering visual attention, which is known to enhance basic visual sensitivity, resulting in greater acuity and lower contrast thresholds. Here, we demonstrate that the focus of attention and concomitant enhancement of perception are sharper in human individuals with ASC than in matched controls. Using a simple visual acuity task embedded in a standard cueing paradigm, we mapped the spatial and temporal gradients of attentional enhancement by varying the distance and onset time of visual targets relative to an exogenous cue, which obligatorily captures attention. Individuals with ASC demonstrated a greater fall-off in performance with distance from the cue than controls, indicating a sharper spatial gradient of attention. Further, this sharpness was highly correlated with the severity of autistic symptoms in ASC, as well as autistic traits across both ASC and control groups. These findings establish the presence of a form of \"tunnel vision\" in ASC, with far-reaching implications for our understanding of the social and neurobiological aspects of autism.","container-title":"The Journal of Neuroscience: The Official Journal of the Society for Neuroscience","DOI":"10.1523/JNEUROSCI.5120-12.2013","ISSN":"1529-2401","issue":"16","journalAbbreviation":"J Neurosci","language":"eng","note":"PMID: 23595736\nPMCID: PMC3640213","page":"6776-6781","source":"PubMed","title":"Tunnel vision: sharper gradient of spatial attention in autism","title-short":"Tunnel vision","volume":"33","author":[{"family":"Robertson","given":"Caroline E."},{"family":"Kravitz","given":"Dwight J."},{"family":"Freyberg","given":"Jan"},{"family":"Baron-Cohen","given":"Simon"},{"family":"Baker","given":"Chris I."}],"issued":{"date-parts":[["2013",4,17]]}}}],"schema":"https://github.com/citation-style-language/schema/raw/master/csl-citation.json"} </w:instrText>
      </w:r>
      <w:r>
        <w:rPr>
          <w:rFonts w:ascii="Helvetica" w:eastAsiaTheme="minorEastAsia" w:hAnsi="Helvetica" w:cs="Helvetica"/>
        </w:rPr>
        <w:fldChar w:fldCharType="separate"/>
      </w:r>
      <w:r w:rsidRPr="00C75569">
        <w:rPr>
          <w:rFonts w:ascii="Helvetica" w:hAnsi="Helvetica" w:cs="Helvetica"/>
        </w:rPr>
        <w:t>(Kwakye et al., 2011; Robertson et al., 2013)</w:t>
      </w:r>
      <w:r>
        <w:rPr>
          <w:rFonts w:ascii="Helvetica" w:eastAsiaTheme="minorEastAsia" w:hAnsi="Helvetica" w:cs="Helvetica"/>
        </w:rPr>
        <w:fldChar w:fldCharType="end"/>
      </w:r>
      <w:r>
        <w:rPr>
          <w:rFonts w:ascii="Helvetica" w:eastAsiaTheme="minorEastAsia" w:hAnsi="Helvetica" w:cs="Helvetica"/>
        </w:rPr>
        <w:t>. Such inhibition mediated effects</w:t>
      </w:r>
      <w:r w:rsidRPr="00A13C44">
        <w:rPr>
          <w:rFonts w:ascii="Helvetica" w:eastAsiaTheme="minorEastAsia" w:hAnsi="Helvetica" w:cs="Helvetica"/>
        </w:rPr>
        <w:t xml:space="preserve"> may explain why some individuals with ASD show </w:t>
      </w:r>
      <w:del w:id="46" w:author="Vishnu Mohan" w:date="2026-04-02T15:28:00Z" w16du:dateUtc="2026-04-02T04:28:00Z">
        <w:r w:rsidRPr="00A13C44" w:rsidDel="008D26CA">
          <w:rPr>
            <w:rFonts w:ascii="Helvetica" w:eastAsiaTheme="minorEastAsia" w:hAnsi="Helvetica" w:cs="Helvetica"/>
          </w:rPr>
          <w:delText xml:space="preserve">narrowed </w:delText>
        </w:r>
      </w:del>
      <w:ins w:id="47" w:author="Vishnu Mohan" w:date="2026-04-02T15:28:00Z" w16du:dateUtc="2026-04-02T04:28:00Z">
        <w:r w:rsidR="008D26CA">
          <w:rPr>
            <w:rFonts w:ascii="Helvetica" w:eastAsiaTheme="minorEastAsia" w:hAnsi="Helvetica" w:cs="Helvetica"/>
          </w:rPr>
          <w:t>conflicting</w:t>
        </w:r>
        <w:r w:rsidR="008D26CA" w:rsidRPr="00A13C44">
          <w:rPr>
            <w:rFonts w:ascii="Helvetica" w:eastAsiaTheme="minorEastAsia" w:hAnsi="Helvetica" w:cs="Helvetica"/>
          </w:rPr>
          <w:t xml:space="preserve"> </w:t>
        </w:r>
      </w:ins>
      <w:r w:rsidRPr="00A13C44">
        <w:rPr>
          <w:rFonts w:ascii="Helvetica" w:eastAsiaTheme="minorEastAsia" w:hAnsi="Helvetica" w:cs="Helvetica"/>
        </w:rPr>
        <w:t>spatial attention</w:t>
      </w:r>
      <w:ins w:id="48" w:author="Vishnu Mohan" w:date="2026-04-02T15:28:00Z" w16du:dateUtc="2026-04-02T04:28:00Z">
        <w:r w:rsidR="008D26CA">
          <w:rPr>
            <w:rFonts w:ascii="Helvetica" w:eastAsiaTheme="minorEastAsia" w:hAnsi="Helvetica" w:cs="Helvetica"/>
          </w:rPr>
          <w:t xml:space="preserve"> windows</w:t>
        </w:r>
      </w:ins>
      <w:r w:rsidRPr="00A13C44">
        <w:rPr>
          <w:rFonts w:ascii="Helvetica" w:eastAsiaTheme="minorEastAsia" w:hAnsi="Helvetica" w:cs="Helvetica"/>
        </w:rPr>
        <w:t xml:space="preserve"> alongside difficulty filtering </w:t>
      </w:r>
      <w:r>
        <w:rPr>
          <w:rFonts w:ascii="Helvetica" w:eastAsiaTheme="minorEastAsia" w:hAnsi="Helvetica" w:cs="Helvetica"/>
        </w:rPr>
        <w:t>stimuli separated in time</w:t>
      </w:r>
      <w:r w:rsidR="00224406" w:rsidRPr="00224406">
        <w:rPr>
          <w:rFonts w:ascii="Helvetica" w:eastAsiaTheme="minorEastAsia" w:hAnsi="Helvetica" w:cs="Helvetica"/>
        </w:rPr>
        <w:t xml:space="preserve"> </w:t>
      </w:r>
      <w:r w:rsidR="00224406" w:rsidRPr="00224406">
        <w:rPr>
          <w:rFonts w:ascii="Helvetica" w:eastAsiaTheme="minorEastAsia" w:hAnsi="Helvetica" w:cs="Helvetica"/>
        </w:rPr>
        <w:fldChar w:fldCharType="begin"/>
      </w:r>
      <w:r w:rsidR="00224406">
        <w:rPr>
          <w:rFonts w:ascii="Helvetica" w:eastAsiaTheme="minorEastAsia" w:hAnsi="Helvetica" w:cs="Helvetica"/>
        </w:rPr>
        <w:instrText xml:space="preserve"> ADDIN ZOTERO_ITEM CSL_CITATION {"citationID":"a2lnv1r991r","properties":{"formattedCitation":"(Crasta et al., 2021; Robertson et al., 2013; Schallmo et al., 2020)","plainCitation":"(Crasta et al., 2021; Robertson et al., 2013; Schallmo et al., 2020)","noteIndex":0},"citationItems":[{"id":1743,"uris":["http://zotero.org/users/17556725/items/3ZNUEB8G"],"itemData":{"id":1743,"type":"article-journal","abstract":"Objective\nThis study examined sensory gating in children with autism spectrum disorders (ASD). Gating is usually examined at the P50 component and rarely at mid- and late-latency components.\nMethods\nElectroencephalography data were recorded during a paired-click paradigm, from 18 children with ASD (5–12 years), and 18 typically-developing (TD) children. Gating was assessed at the P50, N1, P2, and N2 event-related potential components. Parents of all participants completed the Short Sensory Profile (SSP).\nResults\nTD children showed gating at all components while children with ASD showed gating only at P2 and N2. Compared to TD children, the ASD group showed significantly reduced gating at P50, N1, and P2. No group differences were found at N2, suggesting typical N2 gating in the ASD group. Time-frequency analyses showed reduced orientation and neural synchronization of auditory stimuli. P50 and N1 gating significantly correlated with the SSP.\nConclusion\nAlthough children with ASD have impaired early orientation and filtering of auditory stimuli, they exhibited gating at P2 and N2 components suggesting use of different gating mechanisms compared to TD children. Sensory deficits in ASD may relate to gating.\nSignificance\nThe data provide novel evidence for impaired neural orientation, filtering, and synchronization in children with ASD.","container-title":"Clinical Neurophysiology","DOI":"10.1016/j.clinph.2020.09.020","ISSN":"1388-2457","issue":"1","journalAbbreviation":"Clinical Neurophysiology","page":"180-190","source":"ScienceDirect","title":"Expanding our understanding of sensory gating in children with autism spectrum disorders","volume":"132","author":[{"family":"Crasta","given":"Jewel E."},{"family":"Gavin","given":"William J."},{"family":"Davies","given":"Patricia L."}],"issued":{"date-parts":[["2021",1,1]]}}},{"id":844,"uris":["http://zotero.org/users/17556725/items/97MQIKKW"],"itemData":{"id":844,"type":"article-journal","abstract":"Enhanced perception of detail has long been regarded a hallmark of autism spectrum conditions (ASC), but its origins are unknown. Normal sensitivity on all fundamental perceptual measures-visual acuity, contrast discrimination, and flicker detection-is strongly established in the literature. If individuals with ASC do not have superior low-level vision, how is perception of detail enhanced? We argue that this apparent paradox can be resolved by considering visual attention, which is known to enhance basic visual sensitivity, resulting in greater acuity and lower contrast thresholds. Here, we demonstrate that the focus of attention and concomitant enhancement of perception are sharper in human individuals with ASC than in matched controls. Using a simple visual acuity task embedded in a standard cueing paradigm, we mapped the spatial and temporal gradients of attentional enhancement by varying the distance and onset time of visual targets relative to an exogenous cue, which obligatorily captures attention. Individuals with ASC demonstrated a greater fall-off in performance with distance from the cue than controls, indicating a sharper spatial gradient of attention. Further, this sharpness was highly correlated with the severity of autistic symptoms in ASC, as well as autistic traits across both ASC and control groups. These findings establish the presence of a form of \"tunnel vision\" in ASC, with far-reaching implications for our understanding of the social and neurobiological aspects of autism.","container-title":"The Journal of Neuroscience: The Official Journal of the Society for Neuroscience","DOI":"10.1523/JNEUROSCI.5120-12.2013","ISSN":"1529-2401","issue":"16","journalAbbreviation":"J Neurosci","language":"eng","note":"PMID: 23595736\nPMCID: PMC3640213","page":"6776-6781","source":"PubMed","title":"Tunnel vision: sharper gradient of spatial attention in autism","title-short":"Tunnel vision","volume":"33","author":[{"family":"Robertson","given":"Caroline E."},{"family":"Kravitz","given":"Dwight J."},{"family":"Freyberg","given":"Jan"},{"family":"Baron-Cohen","given":"Simon"},{"family":"Baker","given":"Chris I."}],"issued":{"date-parts":[["2013",4,17]]}}},{"id":847,"uris":["http://zotero.org/users/17556725/items/CC9W8BY9"],"itemData":{"id":847,"type":"article-journal","abstract":"Abnormal sensory processing has been observed in autism, including superior visual motion discrimination, but the neural basis for these sensory changes remains unknown. Leveraging well-characterized suppressive neural circuits in the visual system, we used behavioral and fMRI tasks to demonstrate a significant reduction in neural suppression in young adults with autism spectrum disorder (ASD) compared to neurotypical controls. MR spectroscopy measurements revealed no group differences in neurotransmitter signals. We show how a computational model that incorporates divisive normalization, as well as narrower top-down gain (that could result, for example, from a narrower window of attention), can explain our observations and divergent previous findings. Thus, weaker neural suppression is reflected in visual task performance and fMRI measures in ASD, and may be attributable to differences in top-down processing.","container-title":"Nature Communications","DOI":"10.1038/s41467-020-16495-z","ISSN":"2041-1723","issue":"1","journalAbbreviation":"Nat Commun","language":"en","license":"2020 The Author(s)","note":"publisher: Nature Publishing Group","page":"2675","source":"www.nature.com","title":"Weaker neural suppression in autism","volume":"11","author":[{"family":"Schallmo","given":"Michael-Paul"},{"family":"Kolodny","given":"Tamar"},{"family":"Kale","given":"Alexander M."},{"family":"Millin","given":"Rachel"},{"family":"Flevaris","given":"Anastasia V."},{"family":"Edden","given":"Richard A. E."},{"family":"Gerdts","given":"Jennifer"},{"family":"Bernier","given":"Raphael A."},{"family":"Murray","given":"Scott O."}],"issued":{"date-parts":[["2020",5,29]]}}}],"schema":"https://github.com/citation-style-language/schema/raw/master/csl-citation.json"} </w:instrText>
      </w:r>
      <w:r w:rsidR="00224406" w:rsidRPr="00224406">
        <w:rPr>
          <w:rFonts w:ascii="Helvetica" w:eastAsiaTheme="minorEastAsia" w:hAnsi="Helvetica" w:cs="Helvetica"/>
        </w:rPr>
        <w:fldChar w:fldCharType="separate"/>
      </w:r>
      <w:r w:rsidR="00224406" w:rsidRPr="00224406">
        <w:rPr>
          <w:rFonts w:ascii="Helvetica" w:hAnsi="Helvetica" w:cs="Helvetica"/>
          <w:kern w:val="0"/>
        </w:rPr>
        <w:t>(Crasta et al., 2021; Robertson et al., 2013; Schallmo et al., 2020)</w:t>
      </w:r>
      <w:r w:rsidR="00224406" w:rsidRPr="00224406">
        <w:rPr>
          <w:rFonts w:ascii="Helvetica" w:eastAsiaTheme="minorEastAsia" w:hAnsi="Helvetica" w:cs="Helvetica"/>
        </w:rPr>
        <w:fldChar w:fldCharType="end"/>
      </w:r>
      <w:r w:rsidRPr="00224406">
        <w:rPr>
          <w:rFonts w:ascii="Helvetica" w:eastAsiaTheme="minorEastAsia" w:hAnsi="Helvetica" w:cs="Helvetica"/>
        </w:rPr>
        <w:t>.</w:t>
      </w:r>
    </w:p>
    <w:p w14:paraId="480C4D89" w14:textId="371BC579" w:rsidR="00B063EB" w:rsidRDefault="00B063EB" w:rsidP="00B063EB">
      <w:pPr>
        <w:spacing w:after="0" w:line="360" w:lineRule="auto"/>
        <w:ind w:firstLine="720"/>
        <w:jc w:val="both"/>
        <w:rPr>
          <w:rFonts w:ascii="Helvetica" w:eastAsiaTheme="minorEastAsia" w:hAnsi="Helvetica" w:cs="Helvetica"/>
        </w:rPr>
      </w:pPr>
      <w:r w:rsidRPr="00E20D14">
        <w:rPr>
          <w:rFonts w:ascii="Helvetica" w:eastAsiaTheme="minorEastAsia" w:hAnsi="Helvetica" w:cs="Helvetica"/>
        </w:rPr>
        <w:t>By contrast, tuning NMDA currents acted as a molecular time-constant that bidirectionally regulated integration windows</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{"citationID":"jfnhngwb","properties":{"formattedCitation":"(Paoletti et al., 2013)","plainCitation":"(Paoletti et al., 2013)","noteIndex":0},"citationItems":[{"id":849,"uris":["http://zotero.org/users/17556725/items/J57XVC6D"],"itemData":{"id":849,"type":"article-journal","abstract":"NMDA receptors (NMDARs) are glutamate-gated ion channels and are crucial for neuronal communication. NMDARs form tetrameric complexes that consist of several homologous subunits. The subunit composition of NMDARs is plastic, resulting in a large number of receptor subtypes. As each receptor subtype has distinct biophysical, pharmacological and signalling properties, there is great interest in determining whether individual subtypes carry out specific functions in the CNS in both normal and pathological conditions. Here, we review the effects of subunit composition on NMDAR properties, synaptic plasticity and cellular mechanisms implicated in neuropsychiatric disorders. Understanding the rules and roles of NMDAR diversity could provide new therapeutic strategies against dysfunctions of glutamatergic transmission.","container-title":"Nature Reviews. Neuroscience","DOI":"10.1038/nrn3504","ISSN":"1471-0048","issue":"6","journalAbbreviation":"Nat Rev Neurosci","language":"eng","note":"PMID: 23686171","page":"383-400","source":"PubMed","title":"NMDA receptor subunit diversity: impact on receptor properties, synaptic plasticity and disease","title-short":"NMDA receptor subunit diversity","volume":"14","author":[{"family":"Paoletti","given":"Pierre"},{"family":"Bellone","given":"Camilla"},{"family":"Zhou","given":"Qiang"}],"issued":{"date-parts":[["2013",6]]}}}],"schema":"https://github.com/citation-style-language/schema/raw/master/csl-citation.json"}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(Paoletti et al., 2013)</w:t>
      </w:r>
      <w:r>
        <w:rPr>
          <w:rFonts w:ascii="Helvetica" w:eastAsiaTheme="minorEastAsia" w:hAnsi="Helvetica" w:cs="Helvetica"/>
        </w:rPr>
        <w:fldChar w:fldCharType="end"/>
      </w:r>
      <w:r w:rsidRPr="00E20D14">
        <w:rPr>
          <w:rFonts w:ascii="Helvetica" w:eastAsiaTheme="minorEastAsia" w:hAnsi="Helvetica" w:cs="Helvetica"/>
        </w:rPr>
        <w:t xml:space="preserve">. </w:t>
      </w:r>
      <w:ins w:id="49" w:author="Vishnu Mohan" w:date="2026-04-02T15:28:00Z" w16du:dateUtc="2026-04-02T04:28:00Z">
        <w:r w:rsidR="008D26CA" w:rsidRPr="00E20D14">
          <w:rPr>
            <w:rFonts w:ascii="Helvetica" w:eastAsiaTheme="minorEastAsia" w:hAnsi="Helvetica" w:cs="Helvetica"/>
          </w:rPr>
          <w:t>Reducing NMDA conductance by 60% narrowed both spatial (±2</w:t>
        </w:r>
        <w:r w:rsidR="008D26CA">
          <w:rPr>
            <w:rFonts w:ascii="Helvetica" w:eastAsiaTheme="minorEastAsia" w:hAnsi="Helvetica" w:cs="Helvetica"/>
          </w:rPr>
          <w:t>4</w:t>
        </w:r>
        <w:r w:rsidR="008D26CA" w:rsidRPr="00E20D14">
          <w:rPr>
            <w:rFonts w:ascii="Helvetica" w:eastAsiaTheme="minorEastAsia" w:hAnsi="Helvetica" w:cs="Helvetica"/>
          </w:rPr>
          <w:t>° to ±1</w:t>
        </w:r>
        <w:r w:rsidR="008D26CA">
          <w:rPr>
            <w:rFonts w:ascii="Helvetica" w:eastAsiaTheme="minorEastAsia" w:hAnsi="Helvetica" w:cs="Helvetica"/>
          </w:rPr>
          <w:t>2</w:t>
        </w:r>
        <w:r w:rsidR="008D26CA" w:rsidRPr="00E20D14">
          <w:rPr>
            <w:rFonts w:ascii="Helvetica" w:eastAsiaTheme="minorEastAsia" w:hAnsi="Helvetica" w:cs="Helvetica"/>
          </w:rPr>
          <w:t>°) and temporal (215 to 1</w:t>
        </w:r>
        <w:r w:rsidR="008D26CA">
          <w:rPr>
            <w:rFonts w:ascii="Helvetica" w:eastAsiaTheme="minorEastAsia" w:hAnsi="Helvetica" w:cs="Helvetica"/>
          </w:rPr>
          <w:t>85</w:t>
        </w:r>
        <w:r w:rsidR="008D26CA" w:rsidRPr="00E20D14">
          <w:rPr>
            <w:rFonts w:ascii="Helvetica" w:eastAsiaTheme="minorEastAsia" w:hAnsi="Helvetica" w:cs="Helvetica"/>
          </w:rPr>
          <w:t xml:space="preserve"> ms) binding windows, while </w:t>
        </w:r>
        <w:r w:rsidR="008D26CA">
          <w:rPr>
            <w:rFonts w:ascii="Helvetica" w:eastAsiaTheme="minorEastAsia" w:hAnsi="Helvetica" w:cs="Helvetica"/>
          </w:rPr>
          <w:t>four</w:t>
        </w:r>
        <w:r w:rsidR="008D26CA" w:rsidRPr="00E20D14">
          <w:rPr>
            <w:rFonts w:ascii="Helvetica" w:eastAsiaTheme="minorEastAsia" w:hAnsi="Helvetica" w:cs="Helvetica"/>
          </w:rPr>
          <w:t>fold enhancement expanded spatial (±2</w:t>
        </w:r>
        <w:r w:rsidR="008D26CA">
          <w:rPr>
            <w:rFonts w:ascii="Helvetica" w:eastAsiaTheme="minorEastAsia" w:hAnsi="Helvetica" w:cs="Helvetica"/>
          </w:rPr>
          <w:t>4</w:t>
        </w:r>
        <w:r w:rsidR="008D26CA" w:rsidRPr="00E20D14">
          <w:rPr>
            <w:rFonts w:ascii="Helvetica" w:eastAsiaTheme="minorEastAsia" w:hAnsi="Helvetica" w:cs="Helvetica"/>
          </w:rPr>
          <w:t>° to ±</w:t>
        </w:r>
        <w:r w:rsidR="008D26CA">
          <w:rPr>
            <w:rFonts w:ascii="Helvetica" w:eastAsiaTheme="minorEastAsia" w:hAnsi="Helvetica" w:cs="Helvetica"/>
          </w:rPr>
          <w:t>30</w:t>
        </w:r>
        <w:r w:rsidR="008D26CA" w:rsidRPr="00E20D14">
          <w:rPr>
            <w:rFonts w:ascii="Helvetica" w:eastAsiaTheme="minorEastAsia" w:hAnsi="Helvetica" w:cs="Helvetica"/>
          </w:rPr>
          <w:t xml:space="preserve">°) </w:t>
        </w:r>
        <w:r w:rsidR="008D26CA">
          <w:rPr>
            <w:rFonts w:ascii="Helvetica" w:eastAsiaTheme="minorEastAsia" w:hAnsi="Helvetica" w:cs="Helvetica"/>
          </w:rPr>
          <w:t>with barely any temporal affect</w:t>
        </w:r>
        <w:r w:rsidR="008D26CA" w:rsidRPr="00E20D14">
          <w:rPr>
            <w:rFonts w:ascii="Helvetica" w:eastAsiaTheme="minorEastAsia" w:hAnsi="Helvetica" w:cs="Helvetica"/>
          </w:rPr>
          <w:t xml:space="preserve"> (215 to </w:t>
        </w:r>
        <w:r w:rsidR="008D26CA">
          <w:rPr>
            <w:rFonts w:ascii="Helvetica" w:eastAsiaTheme="minorEastAsia" w:hAnsi="Helvetica" w:cs="Helvetica"/>
          </w:rPr>
          <w:t>216</w:t>
        </w:r>
        <w:r w:rsidR="008D26CA" w:rsidRPr="00E20D14">
          <w:rPr>
            <w:rFonts w:ascii="Helvetica" w:eastAsiaTheme="minorEastAsia" w:hAnsi="Helvetica" w:cs="Helvetica"/>
          </w:rPr>
          <w:t xml:space="preserve"> ms) windows with improved localization precision</w:t>
        </w:r>
        <w:r w:rsidR="008D26CA">
          <w:rPr>
            <w:rFonts w:ascii="Helvetica" w:eastAsiaTheme="minorEastAsia" w:hAnsi="Helvetica" w:cs="Helvetica"/>
          </w:rPr>
          <w:t xml:space="preserve"> </w:t>
        </w:r>
        <w:r w:rsidR="008D26CA">
          <w:rPr>
            <w:rFonts w:ascii="Helvetica" w:eastAsiaTheme="minorEastAsia" w:hAnsi="Helvetica" w:cs="Helvetica"/>
          </w:rPr>
          <w:fldChar w:fldCharType="begin"/>
        </w:r>
        <w:r w:rsidR="008D26CA">
          <w:rPr>
            <w:rFonts w:ascii="Helvetica" w:eastAsiaTheme="minorEastAsia" w:hAnsi="Helvetica" w:cs="Helvetica"/>
          </w:rPr>
          <w:instrText xml:space="preserve"> ADDIN ZOTERO_ITEM CSL_CITATION {"citationID":"1GrrBDyw","properties":{"formattedCitation":"(Binns &amp; Salt, 1996)","plainCitation":"(Binns &amp; Salt, 1996)","noteIndex":0},"citationItems":[{"id":851,"uris":["http://zotero.org/users/17556725/items/A4PPN29L"],"itemData":{"id":851,"type":"article-journal","abstract":"1. Many sensory events contain multimodal information, yet most sensory nuclei are devoted to the analysis of single-modality information. In the deep superior colliculus (DSC), visual, auditory, and somatosensory information converges on individual multimodal neurons. The responses of multimodal neurons are determined by the temporal and spatial correspondence properties of the converging inputs such that stimuli arising from the same event elicit a facilitated multimodal response. 2. N-methyl-D-aspartate (NMDA) receptors may underlie the detection of spatial and temporal coincidence and could be involved in the generation of multimodal facilitatory responses because of the nonlinear properties of NMDA-receptor-mediated events. To assess the role of NMDA receptors in multimodal integration, we made extracellular recordings from single multisensory neurons in the DSC of the cat. 3. The responses to visual, auditory, and somatosensory stimuli alone and to multimodal combinations of stimuli were challenged with iontophoretically applied D-2-amino-5-phosphonovalerate (AP5), an NMDA receptor antagonist. All responses to visual stimuli presented alone (n = 9) were greatly reduced. Somatosensory responses (n = 25) were usually decreased. In contrast, the responses to auditory stimulation were decreased (n = 9), unaffected (n = 3), or enhanced (n = 5). 4. Responses to multimodal stimulus presentations were consistently reduced during iontophoretic application of AP5, irrespective of the modalities that made up the stimulus. The reductions of multimodal responses were significantly greater than the sum of the reductions of responses to single-modality stimuli. 5. The data suggest that for unimodal stimuli, the importance of NMDA receptors in synaptic transmission of sensory responses in DSC may be dependent on the stimulus modality. Furthermore, NMDA receptors are of major importance in the integration of input from different modalities for the generation of multimodal responses.","container-title":"Journal of Neurophysiology","DOI":"10.1152/jn.1996.75.2.920","ISSN":"0022-3077","issue":"2","journalAbbreviation":"J Neurophysiol","language":"eng","note":"PMID: 8714664","page":"920-930","source":"PubMed","title":"Importance of NMDA receptors for multimodal integration in the deep layers of the cat superior colliculus","volume":"75","author":[{"family":"Binns","given":"K. E."},{"family":"Salt","given":"T. E."}],"issued":{"date-parts":[["1996",2]]}}}],"schema":"https://github.com/citation-style-language/schema/raw/master/csl-citation.json"} </w:instrText>
        </w:r>
        <w:r w:rsidR="008D26CA">
          <w:rPr>
            <w:rFonts w:ascii="Helvetica" w:eastAsiaTheme="minorEastAsia" w:hAnsi="Helvetica" w:cs="Helvetica"/>
          </w:rPr>
          <w:fldChar w:fldCharType="separate"/>
        </w:r>
        <w:r w:rsidR="008D26CA" w:rsidRPr="00CD7641">
          <w:rPr>
            <w:rFonts w:ascii="Helvetica" w:hAnsi="Helvetica" w:cs="Helvetica"/>
          </w:rPr>
          <w:t>(Binns &amp; Salt, 1996)</w:t>
        </w:r>
        <w:r w:rsidR="008D26CA">
          <w:rPr>
            <w:rFonts w:ascii="Helvetica" w:eastAsiaTheme="minorEastAsia" w:hAnsi="Helvetica" w:cs="Helvetica"/>
          </w:rPr>
          <w:fldChar w:fldCharType="end"/>
        </w:r>
        <w:r w:rsidR="008D26CA" w:rsidRPr="00E20D14">
          <w:rPr>
            <w:rFonts w:ascii="Helvetica" w:eastAsiaTheme="minorEastAsia" w:hAnsi="Helvetica" w:cs="Helvetica"/>
          </w:rPr>
          <w:t xml:space="preserve">. </w:t>
        </w:r>
      </w:ins>
      <w:r w:rsidRPr="00E20D14">
        <w:rPr>
          <w:rFonts w:ascii="Helvetica" w:eastAsiaTheme="minorEastAsia" w:hAnsi="Helvetica" w:cs="Helvetica"/>
        </w:rPr>
        <w:t xml:space="preserve">This </w:t>
      </w:r>
      <w:r w:rsidR="00714E75">
        <w:rPr>
          <w:rFonts w:ascii="Helvetica" w:eastAsiaTheme="minorEastAsia" w:hAnsi="Helvetica" w:cs="Helvetica"/>
        </w:rPr>
        <w:t xml:space="preserve">partly </w:t>
      </w:r>
      <w:r>
        <w:rPr>
          <w:rFonts w:ascii="Helvetica" w:eastAsiaTheme="minorEastAsia" w:hAnsi="Helvetica" w:cs="Helvetica"/>
        </w:rPr>
        <w:t>bidirectional</w:t>
      </w:r>
      <w:r w:rsidRPr="00E20D14">
        <w:rPr>
          <w:rFonts w:ascii="Helvetica" w:eastAsiaTheme="minorEastAsia" w:hAnsi="Helvetica" w:cs="Helvetica"/>
        </w:rPr>
        <w:t xml:space="preserve"> relationship </w:t>
      </w:r>
      <w:r>
        <w:rPr>
          <w:rFonts w:ascii="Helvetica" w:eastAsiaTheme="minorEastAsia" w:hAnsi="Helvetica" w:cs="Helvetica"/>
        </w:rPr>
        <w:t>resembles</w:t>
      </w:r>
      <w:r w:rsidRPr="00E20D14">
        <w:rPr>
          <w:rFonts w:ascii="Helvetica" w:eastAsiaTheme="minorEastAsia" w:hAnsi="Helvetica" w:cs="Helvetica"/>
        </w:rPr>
        <w:t xml:space="preserve"> the developmental GluN2B→GluN2A subunit switch, where early GluN2B-enriched receptors </w:t>
      </w:r>
      <w:r>
        <w:rPr>
          <w:rFonts w:ascii="Helvetica" w:eastAsiaTheme="minorEastAsia" w:hAnsi="Helvetica" w:cs="Helvetica"/>
        </w:rPr>
        <w:t>cause</w:t>
      </w:r>
      <w:r w:rsidRPr="00E20D14">
        <w:rPr>
          <w:rFonts w:ascii="Helvetica" w:eastAsiaTheme="minorEastAsia" w:hAnsi="Helvetica" w:cs="Helvetica"/>
        </w:rPr>
        <w:t xml:space="preserve"> longer decay times and broader integration windows that narrow as GluN2A expression increases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{"citationID":"x79Q3VG0","properties":{"formattedCitation":"(Bellone &amp; Nicoll, 2007; Brigman et al., 2010)","plainCitation":"(Bellone &amp; Nicoll, 2007; Brigman et al., 2010)","noteIndex":0},"citationItems":[{"id":853,"uris":["http://zotero.org/users/17556725/items/W4H53ZPC"],"itemData":{"id":853,"type":"article-journal","abstract":"Synaptic NMDA-type glutamate receptors (NMDARs) play important roles in synaptic plasticity, brain development, and pathology. In the last few years, the view of NMDARs as relatively fixed components of the postsynaptic density has changed. A number of studies have now shown that both the number of receptors and their subunit compositions can be altered. During development, the synaptic NMDARs subunit composition changes, switching from predominance of NR2B-containing to NR2A-containing receptors, but little is known about the mechanisms involved in this developmental process. Here, we report that, depending on the pattern of NMDAR activation, the subunit composition of synaptic NMDARs is under extremely rapid, bidirectional control at neonatal synapses. This switching, which is at least as rapid as that seen with AMPARs, will have immediate and dramatic consequences on the integrative capacity of the synapse.","container-title":"Neuron","DOI":"10.1016/j.neuron.2007.07.035","ISSN":"0896-6273","issue":"5","journalAbbreviation":"Neuron","language":"eng","note":"PMID: 17785184","page":"779-785","source":"PubMed","title":"Rapid bidirectional switching of synaptic NMDA receptors","volume":"55","author":[{"family":"Bellone","given":"Camilla"},{"family":"Nicoll","given":"Roger A."}],"issued":{"date-parts":[["2007",9,6]]}}},{"id":823,"uris":["http://zotero.org/users/17556725/items/4Q4YKZ2K"],"itemData":{"id":823,"type":"article-journal","abstract":"NMDA receptors (NMDARs) are key mediators of certain forms of synaptic plasticity and learning. NMDAR complexes are heteromers composed of an obligatory GluN1 subunit and one or more GluN2 (GluN2A–GluN2D) subunits. Different subunits confer distinct ...","container-title":"The Journal of Neuroscience","DOI":"10.1523/JNEUROSCI.0640-10.2010","issue":"13","language":"en","note":"PMID: 20357110","page":"4590","source":"pmc.ncbi.nlm.nih.gov","title":"Loss of GluN2B-Containing NMDA Receptors in CA1 Hippocampus and Cortex Impairs Long-Term Depression, Reduces Dendritic Spine Density, and Disrupts Learning","volume":"30","author":[{"family":"Brigman","given":"Jonathan L."},{"family":"Wright","given":"Tara"},{"family":"Talani","given":"Giuseppe"},{"family":"Prasad-Mulcare","given":"Shweta"},{"family":"Jinde","given":"Seiichiro"},{"family":"Seabold","given":"Gail K."},{"family":"Mathur","given":"Poonam"},{"family":"Davis","given":"Margaret I."},{"family":"Bock","given":"Roland"},{"family":"Gustin","given":"Richard M."},{"family":"Colbran","given":"Roger J."},{"family":"Alvarez","given":"Veronica A."},{"family":"Nakazawa","given":"Kazu"},{"family":"Delpire","given":"Eric"},{"family":"Lovinger","given":"David M."},{"family":"Holmes","given":"Andrew"}],"issued":{"date-parts":[["2010",3,31]]}}}],"schema":"https://github.com/citation-style-language/schema/raw/master/csl-citation.json"} </w:instrText>
      </w:r>
      <w:r>
        <w:rPr>
          <w:rFonts w:ascii="Helvetica" w:eastAsiaTheme="minorEastAsia" w:hAnsi="Helvetica" w:cs="Helvetica"/>
        </w:rPr>
        <w:fldChar w:fldCharType="separate"/>
      </w:r>
      <w:r w:rsidRPr="002A0956">
        <w:rPr>
          <w:rFonts w:ascii="Helvetica" w:hAnsi="Helvetica" w:cs="Helvetica"/>
        </w:rPr>
        <w:t>(Bellone &amp; Nicoll, 2007; Brigman et al., 2010)</w:t>
      </w:r>
      <w:r>
        <w:rPr>
          <w:rFonts w:ascii="Helvetica" w:eastAsiaTheme="minorEastAsia" w:hAnsi="Helvetica" w:cs="Helvetica"/>
        </w:rPr>
        <w:fldChar w:fldCharType="end"/>
      </w:r>
      <w:r w:rsidRPr="00E20D14">
        <w:rPr>
          <w:rFonts w:ascii="Helvetica" w:eastAsiaTheme="minorEastAsia" w:hAnsi="Helvetica" w:cs="Helvetica"/>
        </w:rPr>
        <w:t>. Multiple GRIN2B variants identified in ASD cohorts alter receptor kinetics in opposing directions</w:t>
      </w:r>
      <w:r>
        <w:rPr>
          <w:rFonts w:ascii="Helvetica" w:eastAsiaTheme="minorEastAsia" w:hAnsi="Helvetica" w:cs="Helvetica"/>
        </w:rPr>
        <w:t xml:space="preserve">, </w:t>
      </w:r>
      <w:r w:rsidRPr="00E20D14">
        <w:rPr>
          <w:rFonts w:ascii="Helvetica" w:eastAsiaTheme="minorEastAsia" w:hAnsi="Helvetica" w:cs="Helvetica"/>
        </w:rPr>
        <w:t>some reducing channel open time while others enhance conductance</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{"citationID":"vAVKuIWl","properties":{"formattedCitation":"(Fedele et al., 2018; Sabo et al., 2023)","plainCitation":"(Fedele et al., 2018; Sabo et al., 2023)","noteIndex":0},"citationItems":[{"id":859,"uris":["http://zotero.org/users/17556725/items/VRS2T2WP"],"itemData":{"id":859,"type":"article-journal","abstract":"Genetic and bioinformatic analyses have identified missense mutations in GRIN2B encoding the NMDA receptor GluN2B subunit in autism, intellectual disability, Lennox Gastaut and West Syndromes. Here, we investigated several such mutations using a near-complete, hybrid 3D model of the human NMDAR and studied their consequences with kinetic modelling and electrophysiology. The mutants revealed reductions in glutamate potency; increased receptor desensitisation; and ablation of voltage-dependent Mg2+ block. In addition, we provide new views on Mg2+ and NMDA channel blocker binding sites. We demonstrate that these mutants have significant impact on excitatory transmission in developing neurons, revealing profound changes that could underlie their associated neurological disorders. Of note, the NMDAR channel mutant GluN2BV618G unusually allowed Mg2+ permeation, whereas nearby N615I reduced Ca2+ permeability. By identifying the binding site for an NMDAR antagonist that is used in the clinic to rescue gain-of-function phenotypes, we show that drug binding may be modified by some GluN2B disease-causing mutations.","container-title":"Nature Communications","DOI":"10.1038/s41467-018-02927-4","ISSN":"2041-1723","issue":"1","journalAbbreviation":"Nat Commun","language":"eng","note":"PMID: 29511171\nPMCID: PMC5840332","page":"957","source":"PubMed","title":"Disease-associated missense mutations in GluN2B subunit alter NMDA receptor ligand binding and ion channel properties","volume":"9","author":[{"family":"Fedele","given":"Laura"},{"family":"Newcombe","given":"Joseph"},{"family":"Topf","given":"Maya"},{"family":"Gibb","given":"Alasdair"},{"family":"Harvey","given":"Robert J."},{"family":"Smart","given":"Trevor G."}],"issued":{"date-parts":[["2018",3,6]]}}},{"id":856,"uris":["http://zotero.org/users/17556725/items/Y7GHT93M"],"itemData":{"id":856,"type":"article-journal","abstract":"The GRIN2B-related neurodevelopmental disorder is a rare disease caused by mutations in the GRIN2B gene, which encodes the GluN2B subunit of NMDA receptors. Most individuals with GRIN2B-related neurodevelopmental disorder present with intellectual ...","container-title":"Frontiers in Synaptic Neuroscience","DOI":"10.3389/fnsyn.2022.1090865","language":"en","note":"PMID: 36704660","page":"1090865","source":"pmc.ncbi.nlm.nih.gov","title":"GRIN2B-related neurodevelopmental disorder: current understanding of pathophysiological mechanisms","title-short":"GRIN2B-related neurodevelopmental disorder","volume":"14","author":[{"family":"Sabo","given":"Shasta L."},{"family":"Lahr","given":"Jessica M."},{"family":"Offer","given":"Madelyn"},{"family":"Weekes","given":"Anika LA"},{"family":"Sceniak","given":"Michael P."}],"issued":{"date-parts":[["2023",1,10]]}}}],"schema":"https://github.com/citation-style-language/schema/raw/master/csl-citation.json"} </w:instrText>
      </w:r>
      <w:r>
        <w:rPr>
          <w:rFonts w:ascii="Helvetica" w:eastAsiaTheme="minorEastAsia" w:hAnsi="Helvetica" w:cs="Helvetica"/>
        </w:rPr>
        <w:fldChar w:fldCharType="separate"/>
      </w:r>
      <w:r w:rsidRPr="00473CDA">
        <w:rPr>
          <w:rFonts w:ascii="Helvetica" w:hAnsi="Helvetica" w:cs="Helvetica"/>
        </w:rPr>
        <w:t>(Fedele et al., 2018; Sabo et al., 2023)</w:t>
      </w:r>
      <w:r>
        <w:rPr>
          <w:rFonts w:ascii="Helvetica" w:eastAsiaTheme="minorEastAsia" w:hAnsi="Helvetica" w:cs="Helvetica"/>
        </w:rPr>
        <w:fldChar w:fldCharType="end"/>
      </w:r>
      <w:r>
        <w:rPr>
          <w:rFonts w:ascii="Helvetica" w:eastAsiaTheme="minorEastAsia" w:hAnsi="Helvetica" w:cs="Helvetica"/>
        </w:rPr>
        <w:t xml:space="preserve">. This could </w:t>
      </w:r>
      <w:r w:rsidRPr="00E20D14">
        <w:rPr>
          <w:rFonts w:ascii="Helvetica" w:eastAsiaTheme="minorEastAsia" w:hAnsi="Helvetica" w:cs="Helvetica"/>
        </w:rPr>
        <w:t>explain why</w:t>
      </w:r>
      <w:r>
        <w:rPr>
          <w:rFonts w:ascii="Helvetica" w:eastAsiaTheme="minorEastAsia" w:hAnsi="Helvetica" w:cs="Helvetica"/>
        </w:rPr>
        <w:t xml:space="preserve"> the </w:t>
      </w:r>
      <w:r w:rsidRPr="00E20D14">
        <w:rPr>
          <w:rFonts w:ascii="Helvetica" w:eastAsiaTheme="minorEastAsia" w:hAnsi="Helvetica" w:cs="Helvetica"/>
        </w:rPr>
        <w:t>temporal binding window</w:t>
      </w:r>
      <w:r>
        <w:rPr>
          <w:rFonts w:ascii="Helvetica" w:eastAsiaTheme="minorEastAsia" w:hAnsi="Helvetica" w:cs="Helvetica"/>
        </w:rPr>
        <w:t xml:space="preserve"> of</w:t>
      </w:r>
      <w:r w:rsidRPr="00E20D14">
        <w:rPr>
          <w:rFonts w:ascii="Helvetica" w:eastAsiaTheme="minorEastAsia" w:hAnsi="Helvetica" w:cs="Helvetica"/>
        </w:rPr>
        <w:t xml:space="preserve"> </w:t>
      </w:r>
      <w:r>
        <w:rPr>
          <w:rFonts w:ascii="Helvetica" w:eastAsiaTheme="minorEastAsia" w:hAnsi="Helvetica" w:cs="Helvetica"/>
        </w:rPr>
        <w:t>some</w:t>
      </w:r>
      <w:r w:rsidRPr="00E20D14">
        <w:rPr>
          <w:rFonts w:ascii="Helvetica" w:eastAsiaTheme="minorEastAsia" w:hAnsi="Helvetica" w:cs="Helvetica"/>
        </w:rPr>
        <w:t xml:space="preserve"> individuals</w:t>
      </w:r>
      <w:r>
        <w:rPr>
          <w:rFonts w:ascii="Helvetica" w:eastAsiaTheme="minorEastAsia" w:hAnsi="Helvetica" w:cs="Helvetica"/>
        </w:rPr>
        <w:t xml:space="preserve"> with </w:t>
      </w:r>
      <w:r w:rsidRPr="00E20D14">
        <w:rPr>
          <w:rFonts w:ascii="Helvetica" w:eastAsiaTheme="minorEastAsia" w:hAnsi="Helvetica" w:cs="Helvetica"/>
        </w:rPr>
        <w:t xml:space="preserve">ASD </w:t>
      </w:r>
      <w:r>
        <w:rPr>
          <w:rFonts w:ascii="Helvetica" w:eastAsiaTheme="minorEastAsia" w:hAnsi="Helvetica" w:cs="Helvetica"/>
        </w:rPr>
        <w:t xml:space="preserve">is </w:t>
      </w:r>
      <w:r w:rsidRPr="00E20D14">
        <w:rPr>
          <w:rFonts w:ascii="Helvetica" w:eastAsiaTheme="minorEastAsia" w:hAnsi="Helvetica" w:cs="Helvetica"/>
        </w:rPr>
        <w:t>expanded</w:t>
      </w:r>
      <w:r>
        <w:rPr>
          <w:rFonts w:ascii="Helvetica" w:eastAsiaTheme="minorEastAsia" w:hAnsi="Helvetica" w:cs="Helvetica"/>
        </w:rPr>
        <w:t xml:space="preserve">, while for others it is </w:t>
      </w:r>
      <w:r w:rsidRPr="00E20D14">
        <w:rPr>
          <w:rFonts w:ascii="Helvetica" w:eastAsiaTheme="minorEastAsia" w:hAnsi="Helvetica" w:cs="Helvetica"/>
        </w:rPr>
        <w:t>contracted</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{"citationID":"0Wd6G9Pq","properties":{"formattedCitation":"(de Boer-Schellekens, Keetels, et al., 2013; Kwakye et al., 2011)","plainCitation":"(de Boer-Schellekens, Keetels, et al., 2013; Kwakye et al., 2011)","noteIndex":0},"citationItems":[{"id":719,"uris":["http://zotero.org/users/17556725/items/DF3CQJ3Z","http://zotero.org/users/17556725/items/IZWLQYKG"],"itemData":{"id":719,"type":"article-journal","abstract":"Abrupt click sounds can improve the visual processing of flashes in several ways. Here, we examined this in high functioning adolescents with Autism Spectrum Disorders (ASD) using three tasks: (1) a task where clicks improve sensitivity for visual temporal order (temporal ventriloquism); (2) a task where a click improves visual search (pip-and-pop), and (3) a task where a click speeds up the visual orienting to a peripheral target (clock reading). Adolescents with ASD were, compared to adolescents with typical development (TD), impaired in judgments of visual temporal order, but they were unimpaired in visual search and orienting. Importantly, in all tasks visual performance of the ASD group improved by the presence of clicks by at least equal amounts as in the TD group. This suggests that adolescents and young adults with ASD show no generalized deficit in the multisensory integration of low-level audiovisual stimuli and/or the phasic alerting by abrupt sounds.","container-title":"Neuropsychologia","DOI":"10.1016/j.neuropsychologia.2013.10.005","ISSN":"0028-3932","issue":"14","journalAbbreviation":"Neuropsychologia","page":"3004-3013","source":"ScienceDirect","title":"No evidence for impaired multisensory integration of low-level audiovisual stimuli in adolescents and young adults with autism spectrum disorders","volume":"51","author":[{"family":"Boer-Schellekens","given":"Liselotte","non-dropping-particle":"de"},{"family":"Keetels","given":"Mirjam"},{"family":"Eussen","given":"Mart"},{"family":"Vroomen","given":"Jean"}],"issued":{"date-parts":[["2013",12,1]]}}},{"id":838,"uris":["http://zotero.org/users/17556725/items/M9E4IABZ"],"itemData":{"id":838,"type":"article-journal","abstract":"Autism spectrum disorders (ASD) are characterized by deficits in social reciprocity and communication, as well as by repetitive behaviors and restricted interests. Unusual responses to sensory input and disruptions in the processing of both unisensory and multisensory stimuli also have been reported frequently. However, the specific aspects of sensory processing that are disrupted in ASD have yet to be fully elucidated. Recent published work has shown that children with ASD can integrate low-level audiovisual stimuli, but do so over an extended range of time when compared with typically developing (TD) children. However, the possible contributions of altered unisensory temporal processes to the demonstrated changes in multisensory function are yet unknown. In the current study, unisensory temporal acuity was measured by determining individual thresholds on visual and auditory temporal order judgment (TOJ) tasks, and multisensory temporal function was assessed through a cross-modal version of the TOJ task. Whereas no differences in thresholds for the visual TOJ task were seen between children with ASD and TD, thresholds were higher in ASD on the auditory TOJ task, providing preliminary evidence for impairment in auditory temporal processing. On the multisensory TOJ task, children with ASD showed performance improvements over a wider range of temporal intervals than TD children, reinforcing prior work showing an extended temporal window of multisensory integration in ASD. These findings contribute to a better understanding of basic sensory processing differences, which may be critical for understanding more complex social and cognitive deficits in ASD, and ultimately may contribute to more effective diagnostic and interventional strategies.","container-title":"Frontiers in Integrative Neuroscience","DOI":"10.3389/fnint.2010.00129","ISSN":"1662-5145","journalAbbreviation":"Front Integr Neurosci","language":"eng","note":"PMID: 21258617\nPMCID: PMC3024004","page":"129","source":"PubMed","title":"Altered auditory and multisensory temporal processing in autism spectrum disorders","volume":"4","author":[{"family":"Kwakye","given":"Leslie D."},{"family":"Foss-Feig","given":"Jennifer H."},{"family":"Cascio","given":"Carissa J."},{"family":"Stone","given":"Wendy L."},{"family":"Wallace","given":"Mark T."}],"issued":{"date-parts":[["2011"]]}}}],"schema":"https://github.com/citation-style-language/schema/raw/master/csl-citation.json"}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(de Boer-Schellekens, Keetels, et al., 2013; Kwakye et al., 2011)</w:t>
      </w:r>
      <w:r>
        <w:rPr>
          <w:rFonts w:ascii="Helvetica" w:eastAsiaTheme="minorEastAsia" w:hAnsi="Helvetica" w:cs="Helvetica"/>
        </w:rPr>
        <w:fldChar w:fldCharType="end"/>
      </w:r>
      <w:r w:rsidRPr="00E20D14">
        <w:rPr>
          <w:rFonts w:ascii="Helvetica" w:eastAsiaTheme="minorEastAsia" w:hAnsi="Helvetica" w:cs="Helvetica"/>
        </w:rPr>
        <w:t>. Our model suggests these opposing clinical observations</w:t>
      </w:r>
      <w:r>
        <w:rPr>
          <w:rFonts w:ascii="Helvetica" w:eastAsiaTheme="minorEastAsia" w:hAnsi="Helvetica" w:cs="Helvetica"/>
        </w:rPr>
        <w:t xml:space="preserve"> may</w:t>
      </w:r>
      <w:r w:rsidRPr="00E20D14">
        <w:rPr>
          <w:rFonts w:ascii="Helvetica" w:eastAsiaTheme="minorEastAsia" w:hAnsi="Helvetica" w:cs="Helvetica"/>
        </w:rPr>
        <w:t xml:space="preserve"> reflect a continuous spectrum of NMDA function rather than distinct pathophysiological mechanisms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{"citationID":"xcHUhDFU","properties":{"formattedCitation":"(Zoodsma et al., 2022)","plainCitation":"(Zoodsma et al., 2022)","noteIndex":0},"citationItems":[{"id":864,"uris":["http://zotero.org/users/17556725/items/ARZ6D46A"],"itemData":{"id":864,"type":"article-journal","abstract":"Autism spectrum disorder (ASD), like many neurodevelopmental disorders, has complex and varied etiologies. Advances in genome sequencing have identified multiple candidate genes associated with ASD, including dozens of missense and nonsense mutations in the NMDAR subunit GluN2B, encoded by GRIN2B. NMDARs are glutamate-gated ion channels with key synaptic functions in excitatory neurotransmission. How alterations in these proteins impact neurodevelopment is poorly understood, in part because knockouts of GluN2B in rodents are lethal.","container-title":"Molecular Autism","DOI":"10.1186/s13229-022-00516-3","ISSN":"2040-2392","issue":"1","journalAbbreviation":"Molecular Autism","page":"38","source":"BioMed Central","title":"Disruption of grin2B, an ASD-associated gene, produces social deficits in zebrafish","volume":"13","author":[{"family":"Zoodsma","given":"Josiah D."},{"family":"Keegan","given":"Emma J."},{"family":"Moody","given":"Gabrielle R."},{"family":"Bhandiwad","given":"Ashwin A."},{"family":"Napoli","given":"Amalia J."},{"family":"Burgess","given":"Harold A."},{"family":"Wollmuth","given":"Lonnie P."},{"family":"Sirotkin","given":"Howard I."}],"issued":{"date-parts":[["2022",9,22]]}}}],"schema":"https://github.com/citation-style-language/schema/raw/master/csl-citation.json"} </w:instrText>
      </w:r>
      <w:r>
        <w:rPr>
          <w:rFonts w:ascii="Helvetica" w:eastAsiaTheme="minorEastAsia" w:hAnsi="Helvetica" w:cs="Helvetica"/>
        </w:rPr>
        <w:fldChar w:fldCharType="separate"/>
      </w:r>
      <w:r w:rsidRPr="002F4F13">
        <w:rPr>
          <w:rFonts w:ascii="Helvetica" w:hAnsi="Helvetica" w:cs="Helvetica"/>
        </w:rPr>
        <w:t>(Zoodsma et al., 2022)</w:t>
      </w:r>
      <w:r>
        <w:rPr>
          <w:rFonts w:ascii="Helvetica" w:eastAsiaTheme="minorEastAsia" w:hAnsi="Helvetica" w:cs="Helvetica"/>
        </w:rPr>
        <w:fldChar w:fldCharType="end"/>
      </w:r>
      <w:r w:rsidRPr="00E20D14">
        <w:rPr>
          <w:rFonts w:ascii="Helvetica" w:eastAsiaTheme="minorEastAsia" w:hAnsi="Helvetica" w:cs="Helvetica"/>
        </w:rPr>
        <w:t xml:space="preserve">. </w:t>
      </w:r>
      <w:r w:rsidRPr="000B1A9E">
        <w:rPr>
          <w:rFonts w:ascii="Helvetica" w:eastAsiaTheme="minorEastAsia" w:hAnsi="Helvetica" w:cs="Helvetica"/>
        </w:rPr>
        <w:t>This model shows an increase in</w:t>
      </w:r>
      <w:r w:rsidRPr="00E20D14">
        <w:rPr>
          <w:rFonts w:ascii="Helvetica" w:eastAsiaTheme="minorEastAsia" w:hAnsi="Helvetica" w:cs="Helvetica"/>
        </w:rPr>
        <w:t xml:space="preserve"> multisensory enhancement with increased NMDA but </w:t>
      </w:r>
      <w:r w:rsidRPr="000B1A9E">
        <w:rPr>
          <w:rFonts w:ascii="Helvetica" w:eastAsiaTheme="minorEastAsia" w:hAnsi="Helvetica" w:cs="Helvetica"/>
        </w:rPr>
        <w:t>an</w:t>
      </w:r>
      <w:r w:rsidRPr="00E20D14">
        <w:rPr>
          <w:rFonts w:ascii="Helvetica" w:eastAsiaTheme="minorEastAsia" w:hAnsi="Helvetica" w:cs="Helvetica"/>
        </w:rPr>
        <w:t xml:space="preserve"> elimination </w:t>
      </w:r>
      <w:r w:rsidRPr="000B1A9E">
        <w:rPr>
          <w:rFonts w:ascii="Helvetica" w:eastAsiaTheme="minorEastAsia" w:hAnsi="Helvetica" w:cs="Helvetica"/>
        </w:rPr>
        <w:t>of enhancement upon lowering NMDA</w:t>
      </w:r>
      <w:r w:rsidRPr="00E20D14">
        <w:rPr>
          <w:rFonts w:ascii="Helvetica" w:eastAsiaTheme="minorEastAsia" w:hAnsi="Helvetica" w:cs="Helvetica"/>
        </w:rPr>
        <w:t xml:space="preserve"> conductance</w:t>
      </w:r>
      <w:r w:rsidRPr="000B1A9E">
        <w:rPr>
          <w:rFonts w:ascii="Helvetica" w:eastAsiaTheme="minorEastAsia" w:hAnsi="Helvetica" w:cs="Helvetica"/>
        </w:rPr>
        <w:t>, which goes on to imply</w:t>
      </w:r>
      <w:r w:rsidRPr="00E20D14">
        <w:rPr>
          <w:rFonts w:ascii="Helvetica" w:eastAsiaTheme="minorEastAsia" w:hAnsi="Helvetica" w:cs="Helvetica"/>
        </w:rPr>
        <w:t xml:space="preserve"> that integration benefits require a minimum threshold of slow synaptic current, below which coincidence detection fails regardless of fast AMPA-mediated transmission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{"citationID":"5CyOnMMD","properties":{"formattedCitation":"(Binns &amp; Salt, 1996)","plainCitation":"(Binns &amp; Salt, 1996)","noteIndex":0},"citationItems":[{"id":851,"uris":["http://zotero.org/users/17556725/items/A4PPN29L"],"itemData":{"id":851,"type":"article-journal","abstract":"1. Many sensory events contain multimodal information, yet most sensory nuclei are devoted to the analysis of single-modality information. In the deep superior colliculus (DSC), visual, auditory, and somatosensory information converges on individual multimodal neurons. The responses of multimodal neurons are determined by the temporal and spatial correspondence properties of the converging inputs such that stimuli arising from the same event elicit a facilitated multimodal response. 2. N-methyl-D-aspartate (NMDA) receptors may underlie the detection of spatial and temporal coincidence and could be involved in the generation of multimodal facilitatory responses because of the nonlinear properties of NMDA-receptor-mediated events. To assess the role of NMDA receptors in multimodal integration, we made extracellular recordings from single multisensory neurons in the DSC of the cat. 3. The responses to visual, auditory, and somatosensory stimuli alone and to multimodal combinations of stimuli were challenged with iontophoretically applied D-2-amino-5-phosphonovalerate (AP5), an NMDA receptor antagonist. All responses to visual stimuli presented alone (n = 9) were greatly reduced. Somatosensory responses (n = 25) were usually decreased. In contrast, the responses to auditory stimulation were decreased (n = 9), unaffected (n = 3), or enhanced (n = 5). 4. Responses to multimodal stimulus presentations were consistently reduced during iontophoretic application of AP5, irrespective of the modalities that made up the stimulus. The reductions of multimodal responses were significantly greater than the sum of the reductions of responses to single-modality stimuli. 5. The data suggest that for unimodal stimuli, the importance of NMDA receptors in synaptic transmission of sensory responses in DSC may be dependent on the stimulus modality. Furthermore, NMDA receptors are of major importance in the integration of input from different modalities for the generation of multimodal responses.","container-title":"Journal of Neurophysiology","DOI":"10.1152/jn.1996.75.2.920","ISSN":"0022-3077","issue":"2","journalAbbreviation":"J Neurophysiol","language":"eng","note":"PMID: 8714664","page":"920-930","source":"PubMed","title":"Importance of NMDA receptors for multimodal integration in the deep layers of the cat superior colliculus","volume":"75","author":[{"family":"Binns","given":"K. E."},{"family":"Salt","given":"T. E."}],"issued":{"date-parts":[["1996",2]]}}}],"schema":"https://github.com/citation-style-language/schema/raw/master/csl-citation.json"} </w:instrText>
      </w:r>
      <w:r>
        <w:rPr>
          <w:rFonts w:ascii="Helvetica" w:eastAsiaTheme="minorEastAsia" w:hAnsi="Helvetica" w:cs="Helvetica"/>
        </w:rPr>
        <w:fldChar w:fldCharType="separate"/>
      </w:r>
      <w:r w:rsidRPr="002824D9">
        <w:rPr>
          <w:rFonts w:ascii="Helvetica" w:hAnsi="Helvetica" w:cs="Helvetica"/>
        </w:rPr>
        <w:t>(Binns &amp; Salt, 1996)</w:t>
      </w:r>
      <w:r>
        <w:rPr>
          <w:rFonts w:ascii="Helvetica" w:eastAsiaTheme="minorEastAsia" w:hAnsi="Helvetica" w:cs="Helvetica"/>
        </w:rPr>
        <w:fldChar w:fldCharType="end"/>
      </w:r>
      <w:r w:rsidRPr="00E20D14">
        <w:rPr>
          <w:rFonts w:ascii="Helvetica" w:eastAsiaTheme="minorEastAsia" w:hAnsi="Helvetica" w:cs="Helvetica"/>
        </w:rPr>
        <w:t>.</w:t>
      </w:r>
    </w:p>
    <w:p w14:paraId="1B07537E" w14:textId="7B78C5D1" w:rsidR="00B063EB" w:rsidRDefault="00B063EB" w:rsidP="00B063EB">
      <w:pPr>
        <w:spacing w:after="0" w:line="360" w:lineRule="auto"/>
        <w:ind w:firstLine="720"/>
        <w:jc w:val="both"/>
        <w:rPr>
          <w:rFonts w:ascii="Helvetica" w:eastAsiaTheme="minorEastAsia" w:hAnsi="Helvetica" w:cs="Helvetica"/>
        </w:rPr>
      </w:pPr>
      <w:r w:rsidRPr="005B77EE">
        <w:rPr>
          <w:rFonts w:ascii="Helvetica" w:eastAsiaTheme="minorEastAsia" w:hAnsi="Helvetica" w:cs="Helvetica"/>
        </w:rPr>
        <w:t xml:space="preserve">The responses demonstrated by our model </w:t>
      </w:r>
      <w:r w:rsidR="00B56296">
        <w:rPr>
          <w:rFonts w:ascii="Helvetica" w:eastAsiaTheme="minorEastAsia" w:hAnsi="Helvetica" w:cs="Helvetica"/>
        </w:rPr>
        <w:t>following</w:t>
      </w:r>
      <w:r w:rsidR="00B56296" w:rsidRPr="005B77EE">
        <w:rPr>
          <w:rFonts w:ascii="Helvetica" w:eastAsiaTheme="minorEastAsia" w:hAnsi="Helvetica" w:cs="Helvetica"/>
        </w:rPr>
        <w:t xml:space="preserve"> </w:t>
      </w:r>
      <w:r w:rsidRPr="005B77EE">
        <w:rPr>
          <w:rFonts w:ascii="Helvetica" w:eastAsiaTheme="minorEastAsia" w:hAnsi="Helvetica" w:cs="Helvetica"/>
        </w:rPr>
        <w:t>NMDA manipulations did not consistently reproduce the extension in temporal binding metrics seen in behavioural studies of ASD.</w:t>
      </w:r>
      <w:r>
        <w:rPr>
          <w:rFonts w:ascii="Helvetica" w:eastAsiaTheme="minorEastAsia" w:hAnsi="Helvetica" w:cs="Helvetica"/>
        </w:rPr>
        <w:t xml:space="preserve"> </w:t>
      </w:r>
      <w:r w:rsidRPr="005B77EE">
        <w:rPr>
          <w:rFonts w:ascii="Helvetica" w:eastAsiaTheme="minorEastAsia" w:hAnsi="Helvetica" w:cs="Helvetica"/>
        </w:rPr>
        <w:t>While we did observe a decrease in binding metrics following a decrease in NMDA and vice versa, observations from clinical studies have frequently reported broadened temporal integration, across variou</w:t>
      </w:r>
      <w:r>
        <w:rPr>
          <w:rFonts w:ascii="Helvetica" w:eastAsiaTheme="minorEastAsia" w:hAnsi="Helvetica" w:cs="Helvetica"/>
        </w:rPr>
        <w:t>s</w:t>
      </w:r>
      <w:r w:rsidRPr="005B77EE">
        <w:rPr>
          <w:rFonts w:ascii="Helvetica" w:eastAsiaTheme="minorEastAsia" w:hAnsi="Helvetica" w:cs="Helvetica"/>
        </w:rPr>
        <w:t xml:space="preserve"> paradigms</w:t>
      </w:r>
      <w:r>
        <w:rPr>
          <w:rFonts w:ascii="Helvetica" w:eastAsiaTheme="minorEastAsia" w:hAnsi="Helvetica" w:cs="Helvetica"/>
        </w:rPr>
        <w:t xml:space="preserve"> </w:t>
      </w:r>
      <w:r>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{"citationID":"lQWZFnnP","properties":{"formattedCitation":"(Foss-Feig et al., 2010; R. A. Stevenson, Siemann, et al., 2014)","plainCitation":"(Foss-Feig et al., 2010; R. A. Stevenson, Siemann, et al., 2014)","dontUpdate":true,"noteIndex":0},"citationItems":[{"id":3,"uris":["http://zotero.org/users/17556725/items/5CUWN9LH"],"itemData":{"id":3,"type":"article-journal","abstract":"Autism spectrum disorders (ASD) form a continuum of neurodevelopmental disorders, characterized by deficits in communication and reciprocal social interaction, as well as by repetitive behaviors and restricted interests. Sensory disturbances are also frequently reported in clinical and autobiographical accounts. However, surprisingly few empirical studies have characterized the fundamental features of sensory and multisensory processing in ASD. The current study is structured to test for potential differences in multisensory temporal function in ASD by making use of a temporally dependent, low-level multisensory illusion. In this illusion, the presentation of a single flash of light accompanied by multiple sounds often results in the illusory perception of multiple flashes. By systematically varying the temporal structure of the audiovisual stimuli, a \"temporal window\" within which these stimuli are likely to be bound into a single perceptual entity can be defined. The results of this study revealed that children with ASD report the flash-beep illusion over an extended range of stimulus onset asynchronies relative to children with typical development, suggesting that children with ASD have altered multisensory temporal function. These findings provide valuable new insights into our understanding of sensory processing in ASD and may hold promise for the development of more sensitive diagnostic measures and improved remediation strategies.","container-title":"Experimental Brain Research","DOI":"10.1007/s00221-010-2240-4","ISSN":"1432-1106","issue":"2","journalAbbreviation":"Exp Brain Res","language":"eng","note":"PMID: 20390256\nPMCID: PMC2871100","page":"381-389","source":"PubMed","title":"An extended multisensory temporal binding window in autism spectrum disorders","volume":"203","author":[{"family":"Foss-Feig","given":"Jennifer H."},{"family":"Kwakye","given":"Leslie D."},{"family":"Cascio","given":"Carissa J."},{"family":"Burnette","given":"Courtney P."},{"family":"Kadivar","given":"Haleh"},{"family":"Stone","given":"Wendy L."},{"family":"Wallace","given":"Mark T."}],"issued":{"date-parts":[["2010",6]]}}},{"id":331,"uris":["http://zotero.org/users/17556725/items/JPCU9KZ9","http://zotero.org/users/17556725/items/CB43C9SA"],"itemData":{"id":331,"type":"article-journal","abstract":"The new DSM-5 diagnostic criteria for autism spectrum disorders (ASDs) include sensory disturbances in addition to the well-established language, communication, and social deficits. One sensory disturbance seen in ASD is an impaired ability to integrate multisensory information into a unified percept. This may arise from an underlying impairment in which individuals with ASD have difficulty perceiving the temporal relationship between cross-modal inputs, an important cue for multisensory integration. Such impairments in multisensory processing may cascade into higher-level deficits, impairing day-to-day functioning on tasks, such as speech perception. To investigate multisensory temporal processing deficits in ASD and their links to speech processing, the current study mapped performance on a number of multisensory temporal tasks (with both simple and complex stimuli) onto the ability of individuals with ASD to perceptually bind audiovisual speech signals. High-functioning children with ASD were compared with a group of typically developing children. Performance on the multisensory temporal tasks varied with stimulus complexity for both groups; less precise temporal processing was observed with increasing stimulus complexity. Notably, individuals with ASD showed a speech-specific deficit in multisensory temporal processing. Most importantly, the strength of perceptual binding of audiovisual speech observed in individuals with ASD was strongly related to their low-level multisensory temporal processing abilities. Collectively, the results represent the first to illustrate links between multisensory temporal function and speech processing in ASD, strongly suggesting that deficits in low-level sensory processing may cascade into higher-order domains, such as language and communication.","container-title":"The Journal of Neuroscience: The Official Journal of the Society for Neuroscience","DOI":"10.1523/JNEUROSCI.3615-13.2014","ISSN":"1529-2401","issue":"3","journalAbbreviation":"J Neurosci","language":"eng","note":"PMID: 24431427\nPMCID: PMC3891950","page":"691-697","source":"PubMed","title":"Multisensory temporal integration in autism spectrum disorders","volume":"34","author":[{"family":"Stevenson","given":"Ryan A."},{"family":"Siemann","given":"Justin K."},{"family":"Schneider","given":"Brittany C."},{"family":"Eberly","given":"Haley E."},{"family":"Woynaroski","given":"Tiffany G."},{"family":"Camarata","given":"Stephen M."},{"family":"Wallace","given":"Mark T."}],"issued":{"date-parts":[["2014",1,15]]}}}],"schema":"https://github.com/citation-style-language/schema/raw/master/csl-citation.json"}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(Foss-</w:t>
      </w:r>
      <w:r w:rsidR="004F5158" w:rsidRPr="004F5158">
        <w:rPr>
          <w:rFonts w:ascii="Helvetica" w:hAnsi="Helvetica" w:cs="Helvetica"/>
        </w:rPr>
        <w:lastRenderedPageBreak/>
        <w:t>Feig et al., 2010;Stevenson, Siemann, et al., 2014)</w:t>
      </w:r>
      <w:r>
        <w:rPr>
          <w:rFonts w:ascii="Helvetica" w:eastAsiaTheme="minorEastAsia" w:hAnsi="Helvetica" w:cs="Helvetica"/>
        </w:rPr>
        <w:fldChar w:fldCharType="end"/>
      </w:r>
      <w:r w:rsidRPr="00E6554C">
        <w:rPr>
          <w:rFonts w:ascii="Helvetica" w:eastAsiaTheme="minorEastAsia" w:hAnsi="Helvetica" w:cs="Helvetica"/>
        </w:rPr>
        <w:t>. This discrepancy likely reflects our simplified implementation of NMDA dynamics, which does not incorporate developmental changes in receptor subunit composition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{"citationID":"X2SltfZ5","properties":{"formattedCitation":"(Monyer et al., 1994)","plainCitation":"(Monyer et al., 1994)","noteIndex":0},"citationItems":[{"id":767,"uris":["http://zotero.org/users/17556725/items/BV4DCHYQ"],"itemData":{"id":767,"type":"article-journal","abstract":"An in situ study of mRNAs encoding NMDA receptor subunits in the developing rat CNS revealed that, at all stages, the NR1 gene is expressed in virtually all neurons, whereas the four NR2 transcripts display distinct expression patterns. NR2B and NR2D mRNAs occur prenatally, whereas NR2A and NR2C mRNAs are first detected near birth. All transcripts except NR2D peak around P20. NR2D mRNA, present mainly in midbrain structures, peaks around P7 and thereafter decreases to adult levels. Postnatally, NR2B and NR2C transcript levels change in opposite directions in the cerebellar internal granule cell layer. In the adult hippocampus, NR2A and NR2B mRNAs are prominent in CA1 and CA3 pyramidal cells, but NR2C and NR2D mRNAs occur in different subsets of interneurons. Recombinant binary NR1-NR2 channels show comparable Ca2+ permeabilities, but marked differences in voltage-dependent Mg2+ block and in offset decay time constants. Thus, the distinct expression profiles and functional properties of NR2 subunits provide a basis for NMDA channel heterogeneity in the brain.","container-title":"Neuron","DOI":"10.1016/0896-6273(94)90210-0","ISSN":"0896-6273","issue":"3","journalAbbreviation":"Neuron","language":"eng","note":"PMID: 7512349","page":"529-540","source":"PubMed","title":"Developmental and regional expression in the rat brain and functional properties of four NMDA receptors","volume":"12","author":[{"family":"Monyer","given":"H."},{"family":"Burnashev","given":"N."},{"family":"Laurie","given":"D. J."},{"family":"Sakmann","given":"B."},{"family":"Seeburg","given":"P. H."}],"issued":{"date-parts":[["1994",3]]}}}],"schema":"https://github.com/citation-style-language/schema/raw/master/csl-citation.json"} </w:instrText>
      </w:r>
      <w:r>
        <w:rPr>
          <w:rFonts w:ascii="Helvetica" w:eastAsiaTheme="minorEastAsia" w:hAnsi="Helvetica" w:cs="Helvetica"/>
        </w:rPr>
        <w:fldChar w:fldCharType="separate"/>
      </w:r>
      <w:r w:rsidRPr="00AE7743">
        <w:rPr>
          <w:rFonts w:ascii="Helvetica" w:hAnsi="Helvetica" w:cs="Helvetica"/>
        </w:rPr>
        <w:t>(Monyer et al., 1994)</w:t>
      </w:r>
      <w:r>
        <w:rPr>
          <w:rFonts w:ascii="Helvetica" w:eastAsiaTheme="minorEastAsia" w:hAnsi="Helvetica" w:cs="Helvetica"/>
        </w:rPr>
        <w:fldChar w:fldCharType="end"/>
      </w:r>
      <w:r w:rsidRPr="00E6554C">
        <w:rPr>
          <w:rFonts w:ascii="Helvetica" w:eastAsiaTheme="minorEastAsia" w:hAnsi="Helvetica" w:cs="Helvetica"/>
        </w:rPr>
        <w:t>,</w:t>
      </w:r>
      <w:r>
        <w:rPr>
          <w:rFonts w:ascii="Helvetica" w:eastAsiaTheme="minorEastAsia" w:hAnsi="Helvetica" w:cs="Helvetica"/>
        </w:rPr>
        <w:t xml:space="preserve"> NMDA-reliant inhibitory pathways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{"citationID":"sJ3qcD7L","properties":{"formattedCitation":"(Carl\\uc0\\u233{}n et al., 2012)","plainCitation":"(Carlén et al., 2012)","noteIndex":0},"citationItems":[{"id":769,"uris":["http://zotero.org/users/17556725/items/WD2GBNQX"],"itemData":{"id":769,"type":"article-journal","abstract":"Synchronous recruitment of fast-spiking (FS) parvalbumin (PV) interneurons generates gamma oscillations, rhythms that emerge during performance of cognitive tasks. Administration of N-methyl-D-aspartate (NMDA) receptor antagonists alters gamma rhythms, and can induce cognitive as well as psychosis-like symptoms in humans. The disruption of NMDA receptor (NMDAR) signaling specifically in FS PV interneurons is therefore hypothesized to give rise to neural network dysfunction that could underlie these symptoms. To address the connection between NMDAR activity, FS PV interneurons, gamma oscillations and behavior, we generated mice lacking NMDAR neurotransmission only in PV cells (PV-Cre/NR1f/f mice). Here, we show that mutant mice exhibit enhanced baseline cortical gamma rhythms, impaired gamma rhythm induction after optogenetic drive of PV interneurons and reduced sensitivity to the effects of NMDAR antagonists on gamma oscillations and stereotypies. Mutant mice show largely normal behaviors except for selective cognitive impairments, including deficits in habituation, working memory and associative learning. Our results provide evidence for the critical role of NMDAR in PV interneurons for expression of normal gamma rhythms and specific cognitive behaviors.","container-title":"Molecular Psychiatry","DOI":"10.1038/mp.2011.31","ISSN":"1476-5578","issue":"5","journalAbbreviation":"Mol Psychiatry","language":"en","license":"2012 The Author(s)","note":"publisher: Nature Publishing Group","page":"537-548","source":"www.nature.com","title":"A critical role for NMDA receptors in parvalbumin interneurons for gamma rhythm induction and behavior","volume":"17","author":[{"family":"Carlén","given":"M."},{"family":"Meletis","given":"K."},{"family":"Siegle","given":"J. H."},{"family":"Cardin","given":"J. A."},{"family":"Futai","given":"K."},{"family":"Vierling-Claassen","given":"D."},{"family":"Rühlmann","given":"C."},{"family":"Jones","given":"S. R."},{"family":"Deisseroth","given":"K."},{"family":"Sheng","given":"M."},{"family":"Moore","given":"C. I."},{"family":"Tsai","given":"L.-H."}],"issued":{"date-parts":[["2012",5]]}}}],"schema":"https://github.com/citation-style-language/schema/raw/master/csl-citation.json"} </w:instrText>
      </w:r>
      <w:r>
        <w:rPr>
          <w:rFonts w:ascii="Helvetica" w:eastAsiaTheme="minorEastAsia" w:hAnsi="Helvetica" w:cs="Helvetica"/>
        </w:rPr>
        <w:fldChar w:fldCharType="separate"/>
      </w:r>
      <w:r w:rsidRPr="00FE2CA2">
        <w:rPr>
          <w:rFonts w:ascii="Helvetica" w:hAnsi="Helvetica" w:cs="Helvetica"/>
          <w:kern w:val="0"/>
        </w:rPr>
        <w:t>(Carlén et al., 2012)</w:t>
      </w:r>
      <w:r>
        <w:rPr>
          <w:rFonts w:ascii="Helvetica" w:eastAsiaTheme="minorEastAsia" w:hAnsi="Helvetica" w:cs="Helvetica"/>
        </w:rPr>
        <w:fldChar w:fldCharType="end"/>
      </w:r>
      <w:r w:rsidRPr="00E6554C">
        <w:rPr>
          <w:rFonts w:ascii="Helvetica" w:eastAsiaTheme="minorEastAsia" w:hAnsi="Helvetica" w:cs="Helvetica"/>
        </w:rPr>
        <w:t>, or interactions with synaptic scaffolding proteins implicated in ASD</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{"citationID":"vzIbECu2","properties":{"formattedCitation":"(Coley &amp; Gao, 2019; Duffney et al., 2013)","plainCitation":"(Coley &amp; Gao, 2019; Duffney et al., 2013)","noteIndex":0},"citationItems":[{"id":771,"uris":["http://zotero.org/users/17556725/items/GYXTYY5K"],"itemData":{"id":771,"type":"article-journal","abstract":"Postsynaptic density protein-95 (PSD-95) is a major regulator in the maturation of excitatory synapses by interacting and trafficking N-methyl-D-aspartic acid receptors (NMDAR) and α-amino-3-hydroxy-5-methyl-4-isox-azoleproprionic acid receptors (AMPAR) to the postsynaptic membrane. PSD-95 disruption has recently been associated with neuropsychiatric disorders such as schizophrenia and autism. However, the effects of PSD-95 deficiency on the prefrontal cortex (PFC)-associated functions, including cognition, working memory, and sociability, has yet to be investigated. Using a PSD-95 knockout mouse model (PSD-95−/−), we examined how PSD-95 deficiency affects NMDAR and AMPAR expression and function in the medial prefrontal cortex (mPFC) during juvenile and adolescent periods of development. We found significant increases in total protein levels of NMDAR subunits GluN1, and GluN2B, accompanied by decreases in AMPAR subunit GluA1 during adolescence. Correspondingly, there is a significant increase in NMDAR/AMPAR-mediated current amplitude ratio that progresses from juvenile-to-adolescence. Behaviorally, PSD-95−/− mice exhibit a lack of sociability, as well as learning and working memory deficits. Together, our data indicate that PSD-95 deficiency disrupts mPFC synaptic function and related behavior at a critical age of development. This study highlights the importance of PSD-95 during neurodevelopment in the mPFC and its potential link in the pathogenesis associated with schizophrenia and/or autism.","container-title":"Scientific Reports","DOI":"10.1038/s41598-019-45971-w","ISSN":"2045-2322","issue":"1","journalAbbreviation":"Sci Rep","language":"en","license":"2019 The Author(s)","note":"publisher: Nature Publishing Group","page":"9486","source":"www.nature.com","title":"PSD-95 deficiency disrupts PFC-associated function and behavior during neurodevelopment","volume":"9","author":[{"family":"Coley","given":"Austin A."},{"family":"Gao","given":"Wen-Jun"}],"issued":{"date-parts":[["2019",7,1]]}}},{"id":773,"uris":["http://zotero.org/users/17556725/items/2ZI5E87W"],"itemData":{"id":773,"type":"article-journal","abstract":"Shank3, which encodes a scaffolding protein at glutamatergic synapses, is a genetic risk factor for autism. In this study, we examined the impact of Shank3 deficiency on the NMDA-type glutamate receptor, a key player in cognition and mental ...","container-title":"The Journal of Neuroscience","DOI":"10.1523/JNEUROSCI.1175-13.2013","issue":"40","language":"en","note":"PMID: 24089484","page":"15767","source":"pmc.ncbi.nlm.nih.gov","title":"Shank3 Deficiency Induces NMDA Receptor Hypofunction via an Actin-Dependent Mechanism","volume":"33","author":[{"family":"Duffney","given":"Lara J."},{"family":"Wei","given":"Jing"},{"family":"Cheng","given":"Jia"},{"family":"Liu","given":"Wenhua"},{"family":"Smith","given":"Katharine R."},{"family":"Kittler","given":"Josef T."},{"family":"Yan","given":"Zhen"}],"issued":{"date-parts":[["2013",10,2]]}}}],"schema":"https://github.com/citation-style-language/schema/raw/master/csl-citation.json"} </w:instrText>
      </w:r>
      <w:r>
        <w:rPr>
          <w:rFonts w:ascii="Helvetica" w:eastAsiaTheme="minorEastAsia" w:hAnsi="Helvetica" w:cs="Helvetica"/>
        </w:rPr>
        <w:fldChar w:fldCharType="separate"/>
      </w:r>
      <w:r w:rsidRPr="004C4B2A">
        <w:rPr>
          <w:rFonts w:ascii="Helvetica" w:hAnsi="Helvetica" w:cs="Helvetica"/>
        </w:rPr>
        <w:t>(Coley &amp; Gao, 2019; Duffney et al., 2013)</w:t>
      </w:r>
      <w:r>
        <w:rPr>
          <w:rFonts w:ascii="Helvetica" w:eastAsiaTheme="minorEastAsia" w:hAnsi="Helvetica" w:cs="Helvetica"/>
        </w:rPr>
        <w:fldChar w:fldCharType="end"/>
      </w:r>
      <w:r w:rsidRPr="00E6554C">
        <w:rPr>
          <w:rFonts w:ascii="Helvetica" w:eastAsiaTheme="minorEastAsia" w:hAnsi="Helvetica" w:cs="Helvetica"/>
        </w:rPr>
        <w:t xml:space="preserve">. </w:t>
      </w:r>
      <w:r w:rsidRPr="005B77EE">
        <w:rPr>
          <w:rFonts w:ascii="Helvetica" w:eastAsiaTheme="minorEastAsia" w:hAnsi="Helvetica" w:cs="Helvetica"/>
        </w:rPr>
        <w:t>Models incorporating these additional biological mechanisms may be better suited to capture the relationship between NMDA dysfunction and alterations in integration metrics, in neurodevelopmental disorders.</w:t>
      </w:r>
    </w:p>
    <w:p w14:paraId="031AD0A2" w14:textId="4C25BD17" w:rsidR="00B063EB" w:rsidRDefault="00B063EB" w:rsidP="00B063EB">
      <w:pPr>
        <w:spacing w:before="120" w:after="0" w:line="360" w:lineRule="auto"/>
        <w:jc w:val="both"/>
        <w:rPr>
          <w:rFonts w:ascii="Helvetica" w:eastAsiaTheme="minorEastAsia" w:hAnsi="Helvetica" w:cs="Helvetica"/>
        </w:rPr>
      </w:pPr>
      <w:r w:rsidRPr="005331E3">
        <w:rPr>
          <w:rFonts w:ascii="Helvetica" w:eastAsiaTheme="minorEastAsia" w:hAnsi="Helvetica" w:cs="Helvetica"/>
          <w:b/>
          <w:i/>
        </w:rPr>
        <w:t>Experimental predictions and translational implications</w:t>
      </w:r>
      <w:r>
        <w:rPr>
          <w:rFonts w:ascii="Helvetica" w:eastAsiaTheme="minorEastAsia" w:hAnsi="Helvetica" w:cs="Helvetica"/>
        </w:rPr>
        <w:t xml:space="preserve">. </w:t>
      </w:r>
      <w:r w:rsidRPr="005B77EE">
        <w:rPr>
          <w:rFonts w:ascii="Helvetica" w:eastAsiaTheme="minorEastAsia" w:hAnsi="Helvetica" w:cs="Helvetica"/>
        </w:rPr>
        <w:t>The</w:t>
      </w:r>
      <w:r w:rsidRPr="0097520B">
        <w:rPr>
          <w:rFonts w:ascii="Helvetica" w:eastAsiaTheme="minorEastAsia" w:hAnsi="Helvetica" w:cs="Helvetica"/>
        </w:rPr>
        <w:t xml:space="preserve"> three perturbations </w:t>
      </w:r>
      <w:r w:rsidRPr="005B77EE">
        <w:rPr>
          <w:rFonts w:ascii="Helvetica" w:eastAsiaTheme="minorEastAsia" w:hAnsi="Helvetica" w:cs="Helvetica"/>
        </w:rPr>
        <w:t xml:space="preserve">explored here </w:t>
      </w:r>
      <w:r w:rsidRPr="000E77CC">
        <w:rPr>
          <w:rFonts w:ascii="Helvetica" w:eastAsiaTheme="minorEastAsia" w:hAnsi="Helvetica" w:cs="Helvetica"/>
        </w:rPr>
        <w:t xml:space="preserve">shed light on </w:t>
      </w:r>
      <w:r w:rsidRPr="005B77EE">
        <w:rPr>
          <w:rFonts w:ascii="Helvetica" w:eastAsiaTheme="minorEastAsia" w:hAnsi="Helvetica" w:cs="Helvetica"/>
        </w:rPr>
        <w:t xml:space="preserve">the </w:t>
      </w:r>
      <w:r w:rsidRPr="000E77CC">
        <w:rPr>
          <w:rFonts w:ascii="Helvetica" w:eastAsiaTheme="minorEastAsia" w:hAnsi="Helvetica" w:cs="Helvetica"/>
        </w:rPr>
        <w:t xml:space="preserve">distinct computational signatures that </w:t>
      </w:r>
      <w:r w:rsidRPr="005B77EE">
        <w:rPr>
          <w:rFonts w:ascii="Helvetica" w:eastAsiaTheme="minorEastAsia" w:hAnsi="Helvetica" w:cs="Helvetica"/>
        </w:rPr>
        <w:t>lead to disruptions in multisensory integration in autism.</w:t>
      </w:r>
      <w:r w:rsidRPr="0097520B">
        <w:rPr>
          <w:rFonts w:ascii="Helvetica" w:eastAsiaTheme="minorEastAsia" w:hAnsi="Helvetica" w:cs="Helvetica"/>
        </w:rPr>
        <w:t xml:space="preserve"> </w:t>
      </w:r>
      <w:r w:rsidRPr="00640A28">
        <w:rPr>
          <w:rFonts w:ascii="Helvetica" w:eastAsiaTheme="minorEastAsia" w:hAnsi="Helvetica" w:cs="Helvetica"/>
        </w:rPr>
        <w:t>The findings from this study separate three different phenotypes: a uniform extension in both spatial and temporal windows, which resembles how neurons retain activity over time in Fragile-X models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{"citationID":"w4Tfn4GT","properties":{"formattedCitation":"(He et al., 2017)","plainCitation":"(He et al., 2017)","noteIndex":0},"citationItems":[{"id":867,"uris":["http://zotero.org/users/17556725/items/I2XVEM6Q"],"itemData":{"id":867,"type":"article-journal","abstract":"Sensory hypersensitivity is a common symptom in autism spectrum disorders (ASDs), including fragile X syndrome (FXS), and frequently leads to tactile defensiveness. In mouse models of ASDs, there is mounting evidence of neuronal and circuit hyperexcitability in several brain regions, which could contribute to sensory hypersensitivity. However, it is not yet known whether or how sensory stimulation might trigger abnormal sensory processing at the circuit level or abnormal behavioral responses in ASD mouse models, especially during an early developmental time when experience-dependent plasticity shapes such circuits. Using a novel assay, we discovered exaggerated motor responses to whisker stimulation in young Fmr1 knock-out (KO) mice (postnatal days 14-16), a model of FXS. Adult Fmr1 KO mice actively avoided a stimulus that was innocuous to wild-type controls, a sign of tactile defensiveness. Using in vivo two-photon calcium imaging of layer 2/3 barrel cortex neurons expressing GCaMP6s, we found no differences between wild-type and Fmr1 KO mice in overall whisker-evoked activity, though 45% fewer neurons in young Fmr1 KO mice responded in a time-locked manner. Notably, we identified a pronounced deficit in neuronal adaptation to repetitive whisker stimulation in both young and adult Fmr1 KO mice. Thus, impaired adaptation in cortical sensory circuits is a potential cause of tactile defensiveness in autism.SIGNIFICANCE STATEMENT We use a novel paradigm of repetitive whisker stimulation and in vivo calcium imaging to assess tactile defensiveness and barrel cortex activity in young and adult Fmr1 knock-out mice, the mouse model of fragile X syndrome (FXS). We describe evidence of tactile defensiveness, as well as a lack of L2/3 neuronal adaptation in barrel cortex, during whisker stimulation. We propose that a defect in sensory adaptation within local neuronal networks, beginning at a young age and continuing into adulthood, likely contributes to sensory overreactivity in FXS and perhaps other ASDs.","container-title":"The Journal of Neuroscience: The Official Journal of the Society for Neuroscience","DOI":"10.1523/JNEUROSCI.0651-17.2017","ISSN":"1529-2401","issue":"27","journalAbbreviation":"J Neurosci","language":"eng","note":"PMID: 28607173\nPMCID: PMC5511879","page":"6475-6487","source":"PubMed","title":"Tactile Defensiveness and Impaired Adaptation of Neuronal Activity in the Fmr1 Knock-Out Mouse Model of Autism","volume":"37","author":[{"family":"He","given":"Cynthia X."},{"family":"Cantu","given":"Daniel A."},{"family":"Mantri","given":"Shilpa S."},{"family":"Zeiger","given":"William A."},{"family":"Goel","given":"Anubhuti"},{"family":"Portera-Cailliau","given":"Carlos"}],"issued":{"date-parts":[["2017",7,5]]}}}],"schema":"https://github.com/citation-style-language/schema/raw/master/csl-citation.json"} </w:instrText>
      </w:r>
      <w:r>
        <w:rPr>
          <w:rFonts w:ascii="Helvetica" w:eastAsiaTheme="minorEastAsia" w:hAnsi="Helvetica" w:cs="Helvetica"/>
        </w:rPr>
        <w:fldChar w:fldCharType="separate"/>
      </w:r>
      <w:r w:rsidRPr="00570E62">
        <w:rPr>
          <w:rFonts w:ascii="Helvetica" w:hAnsi="Helvetica" w:cs="Helvetica"/>
        </w:rPr>
        <w:t>(He et al., 2017)</w:t>
      </w:r>
      <w:r>
        <w:rPr>
          <w:rFonts w:ascii="Helvetica" w:eastAsiaTheme="minorEastAsia" w:hAnsi="Helvetica" w:cs="Helvetica"/>
        </w:rPr>
        <w:fldChar w:fldCharType="end"/>
      </w:r>
      <w:r w:rsidRPr="0097520B">
        <w:rPr>
          <w:rFonts w:ascii="Helvetica" w:eastAsiaTheme="minorEastAsia" w:hAnsi="Helvetica" w:cs="Helvetica"/>
        </w:rPr>
        <w:t>;</w:t>
      </w:r>
      <w:ins w:id="50" w:author="Vishnu Mohan" w:date="2026-04-02T15:28:00Z" w16du:dateUtc="2026-04-02T04:28:00Z">
        <w:r w:rsidR="008D26CA" w:rsidRPr="008D26CA">
          <w:rPr>
            <w:rFonts w:ascii="Helvetica" w:eastAsiaTheme="minorEastAsia" w:hAnsi="Helvetica" w:cs="Helvetica"/>
          </w:rPr>
          <w:t xml:space="preserve"> </w:t>
        </w:r>
        <w:r w:rsidR="008D26CA" w:rsidRPr="00640A28">
          <w:rPr>
            <w:rFonts w:ascii="Helvetica" w:eastAsiaTheme="minorEastAsia" w:hAnsi="Helvetica" w:cs="Helvetica"/>
          </w:rPr>
          <w:t xml:space="preserve">a </w:t>
        </w:r>
        <w:r w:rsidR="008D26CA">
          <w:rPr>
            <w:rFonts w:ascii="Helvetica" w:eastAsiaTheme="minorEastAsia" w:hAnsi="Helvetica" w:cs="Helvetica"/>
          </w:rPr>
          <w:t>similar trend following disinhibition, with expanded spatiotemporal windows accompanying degraded precision metrics</w:t>
        </w:r>
        <w:r w:rsidR="008D26CA" w:rsidRPr="0097520B">
          <w:rPr>
            <w:rFonts w:ascii="Helvetica" w:eastAsiaTheme="minorEastAsia" w:hAnsi="Helvetica" w:cs="Helvetica"/>
          </w:rPr>
          <w:t xml:space="preserve">, resembling PV-interneuron suppression experiments </w:t>
        </w:r>
        <w:r w:rsidR="008D26CA">
          <w:rPr>
            <w:rFonts w:ascii="Helvetica" w:eastAsiaTheme="minorEastAsia" w:hAnsi="Helvetica" w:cs="Helvetica"/>
          </w:rPr>
          <w:t>which show</w:t>
        </w:r>
        <w:r w:rsidR="008D26CA" w:rsidRPr="00640A28">
          <w:rPr>
            <w:rFonts w:ascii="Helvetica" w:eastAsiaTheme="minorEastAsia" w:hAnsi="Helvetica" w:cs="Helvetica"/>
          </w:rPr>
          <w:t xml:space="preserve"> prolonged</w:t>
        </w:r>
        <w:r w:rsidR="008D26CA" w:rsidRPr="0097520B">
          <w:rPr>
            <w:rFonts w:ascii="Helvetica" w:eastAsiaTheme="minorEastAsia" w:hAnsi="Helvetica" w:cs="Helvetica"/>
          </w:rPr>
          <w:t xml:space="preserve"> responses</w:t>
        </w:r>
        <w:r w:rsidR="008D26CA">
          <w:rPr>
            <w:rFonts w:ascii="Helvetica" w:eastAsiaTheme="minorEastAsia" w:hAnsi="Helvetica" w:cs="Helvetica"/>
          </w:rPr>
          <w:t xml:space="preserve"> </w:t>
        </w:r>
        <w:r w:rsidR="008D26CA">
          <w:rPr>
            <w:rFonts w:ascii="Helvetica" w:eastAsiaTheme="minorEastAsia" w:hAnsi="Helvetica" w:cs="Helvetica"/>
          </w:rPr>
          <w:fldChar w:fldCharType="begin"/>
        </w:r>
        <w:r w:rsidR="008D26CA">
          <w:rPr>
            <w:rFonts w:ascii="Helvetica" w:eastAsiaTheme="minorEastAsia" w:hAnsi="Helvetica" w:cs="Helvetica"/>
          </w:rPr>
          <w:instrText xml:space="preserve"> ADDIN ZOTERO_ITEM CSL_CITATION {"citationID":"rcLAMJdv","properties":{"formattedCitation":"(Seybold et al., 2012)","plainCitation":"(Seybold et al., 2012)","noteIndex":0},"citationItems":[{"id":873,"uris":["http://zotero.org/users/17556725/items/IHFCNLPQ"],"itemData":{"id":873,"type":"article-journal","abstract":"Inhibitory interneurons regulate the responses of cortical circuits. In auditory cortical areas, inhibition from these neurons narrows spectral tuning and shapes response dynamics. Acute disruptions of inhibition expand spectral receptive fields. However, the effects of long-term perturbations of inhibitory circuitry on auditory cortical responses are unknown. We ablated </w:instrText>
        </w:r>
        <w:r w:rsidR="008D26CA">
          <w:rPr>
            <w:rFonts w:ascii="Cambria Math" w:eastAsiaTheme="minorEastAsia" w:hAnsi="Cambria Math" w:cs="Cambria Math"/>
          </w:rPr>
          <w:instrText>∼</w:instrText>
        </w:r>
        <w:r w:rsidR="008D26CA">
          <w:rPr>
            <w:rFonts w:ascii="Helvetica" w:eastAsiaTheme="minorEastAsia" w:hAnsi="Helvetica" w:cs="Helvetica"/>
          </w:rPr>
          <w:instrText xml:space="preserve">30% of dendrite-targeting cortical inhibitory interneurons after the critical period by studying mice with a conditional deletion of Dlx1. Following the loss of interneurons, baseline firing rates rose and tone-evoked responses became less sparse in auditory cortex. However, contrary to acute blockades of inhibition, the sizes of spectral receptive fields were reduced, demonstrating both higher thresholds and narrower bandwidths. Furthermore, long-latency responses at the edge of the receptive field were absent. On the basis of changes in response dynamics, the mechanism for the reduction in receptive field size appears to be a compensatory loss of cortico-cortically (CC) driven responses. Our findings suggest chronic conditions that feature changes in inhibitory circuitry are not likely to be well modeled by acute network manipulations, and compensation may be a critical component of chronic neuronal conditions.","container-title":"Proceedings of the National Academy of Sciences","DOI":"10.1073/pnas.1205909109","issue":"34","note":"publisher: Proceedings of the National Academy of Sciences","page":"13829-13834","source":"pnas.org (Atypon)","title":"Chronic reduction in inhibition reduces receptive field size in mouse auditory cortex","volume":"109","author":[{"family":"Seybold","given":"Bryan A."},{"family":"Stanco","given":"Amelia"},{"family":"Cho","given":"Kathleen K. A."},{"family":"Potter","given":"Gregory B."},{"family":"Kim","given":"Carol"},{"family":"Sohal","given":"Vikaas S."},{"family":"Rubenstein","given":"John L. R."},{"family":"Schreiner","given":"Christoph E."}],"issued":{"date-parts":[["2012",8,21]]}}}],"schema":"https://github.com/citation-style-language/schema/raw/master/csl-citation.json"} </w:instrText>
        </w:r>
        <w:r w:rsidR="008D26CA">
          <w:rPr>
            <w:rFonts w:ascii="Helvetica" w:eastAsiaTheme="minorEastAsia" w:hAnsi="Helvetica" w:cs="Helvetica"/>
          </w:rPr>
          <w:fldChar w:fldCharType="separate"/>
        </w:r>
        <w:r w:rsidR="008D26CA" w:rsidRPr="009C5924">
          <w:rPr>
            <w:rFonts w:ascii="Helvetica" w:hAnsi="Helvetica" w:cs="Helvetica"/>
          </w:rPr>
          <w:t>(Seybold et al., 2012)</w:t>
        </w:r>
        <w:r w:rsidR="008D26CA">
          <w:rPr>
            <w:rFonts w:ascii="Helvetica" w:eastAsiaTheme="minorEastAsia" w:hAnsi="Helvetica" w:cs="Helvetica"/>
          </w:rPr>
          <w:fldChar w:fldCharType="end"/>
        </w:r>
      </w:ins>
      <w:r w:rsidRPr="0097520B">
        <w:rPr>
          <w:rFonts w:ascii="Helvetica" w:eastAsiaTheme="minorEastAsia" w:hAnsi="Helvetica" w:cs="Helvetica"/>
        </w:rPr>
        <w:t xml:space="preserve">; and </w:t>
      </w:r>
      <w:r w:rsidRPr="00640A28">
        <w:rPr>
          <w:rFonts w:ascii="Helvetica" w:eastAsiaTheme="minorEastAsia" w:hAnsi="Helvetica" w:cs="Helvetica"/>
        </w:rPr>
        <w:t>a bidirectional trend reflecting</w:t>
      </w:r>
      <w:r w:rsidRPr="0097520B">
        <w:rPr>
          <w:rFonts w:ascii="Helvetica" w:eastAsiaTheme="minorEastAsia" w:hAnsi="Helvetica" w:cs="Helvetica"/>
        </w:rPr>
        <w:t xml:space="preserve"> NMDA conductance, </w:t>
      </w:r>
      <w:r w:rsidRPr="00640A28">
        <w:rPr>
          <w:rFonts w:ascii="Helvetica" w:eastAsiaTheme="minorEastAsia" w:hAnsi="Helvetica" w:cs="Helvetica"/>
        </w:rPr>
        <w:t>which explains</w:t>
      </w:r>
      <w:r w:rsidRPr="0097520B">
        <w:rPr>
          <w:rFonts w:ascii="Helvetica" w:eastAsiaTheme="minorEastAsia" w:hAnsi="Helvetica" w:cs="Helvetica"/>
        </w:rPr>
        <w:t xml:space="preserve"> why some individuals show narrow temporal windows while others </w:t>
      </w:r>
      <w:r w:rsidRPr="00640A28">
        <w:rPr>
          <w:rFonts w:ascii="Helvetica" w:eastAsiaTheme="minorEastAsia" w:hAnsi="Helvetica" w:cs="Helvetica"/>
        </w:rPr>
        <w:t>show</w:t>
      </w:r>
      <w:r w:rsidRPr="0097520B">
        <w:rPr>
          <w:rFonts w:ascii="Helvetica" w:eastAsiaTheme="minorEastAsia" w:hAnsi="Helvetica" w:cs="Helvetica"/>
        </w:rPr>
        <w:t xml:space="preserve"> broadened windows (prolonged GluN2B currents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{"citationID":"G2fMfOJz","properties":{"formattedCitation":"(Mart\\uc0\\u237{}nez-L\\uc0\\u225{}zaro et al., 2025)","plainCitation":"(Martínez-Lázaro et al., 2025)","dontUpdate":true,"noteIndex":0},"citationItems":[{"id":875,"uris":["http://zotero.org/users/17556725/items/XSUYYUIP"],"itemData":{"id":875,"type":"article-journal","abstract":"Mutations in the GRIN2B gene, encoding the GluN2B subunit of NMDA receptors, are linked to neurodevelopmental disorders. We show that two variants disrupt nanoscale coupling between NMDA receptors and BK channels, revealing nanodomain dysfunction as ...","container-title":"The Journal of General Physiology","DOI":"10.1085/jgp.202513799","issue":"5","language":"en","note":"PMID: 40763259","page":"e202513799","source":"pmc.ncbi.nlm.nih.gov","title":"GRIN2B disease-associated mutations disrupt the function of BK channels and NMDA receptor signaling nanodomains","volume":"157","author":[{"family":"Martínez-Lázaro","given":"Rebeca"},{"family":"Minguez-Viñas","given":"Teresa"},{"family":"Reyes-Carrión","given":"Andrea"},{"family":"Gómez","given":"Ricardo"},{"family":"Rosa","given":"Diego Alvarez","dropping-particle":"de la"},{"family":"Bartolomé-Martín","given":"David"},{"family":"Giraldez","given":"Teresa"}],"issued":{"date-parts":[["2025",8,5]]}}}],"schema":"https://github.com/citation-style-language/schema/raw/master/csl-citation.json"} </w:instrText>
      </w:r>
      <w:r>
        <w:rPr>
          <w:rFonts w:ascii="Helvetica" w:eastAsiaTheme="minorEastAsia" w:hAnsi="Helvetica" w:cs="Helvetica"/>
        </w:rPr>
        <w:fldChar w:fldCharType="separate"/>
      </w:r>
      <w:r w:rsidRPr="00627D4F">
        <w:rPr>
          <w:rFonts w:ascii="Helvetica" w:hAnsi="Helvetica" w:cs="Helvetica"/>
          <w:kern w:val="0"/>
        </w:rPr>
        <w:t>Martínez-Lázaro et al., 2025)</w:t>
      </w:r>
      <w:r>
        <w:rPr>
          <w:rFonts w:ascii="Helvetica" w:eastAsiaTheme="minorEastAsia" w:hAnsi="Helvetica" w:cs="Helvetica"/>
        </w:rPr>
        <w:fldChar w:fldCharType="end"/>
      </w:r>
      <w:r w:rsidRPr="0097520B">
        <w:rPr>
          <w:rFonts w:ascii="Helvetica" w:eastAsiaTheme="minorEastAsia" w:hAnsi="Helvetica" w:cs="Helvetica"/>
        </w:rPr>
        <w:t xml:space="preserve">. This framework aligns with cross-model surveys </w:t>
      </w:r>
      <w:r>
        <w:rPr>
          <w:rFonts w:ascii="Helvetica" w:eastAsiaTheme="minorEastAsia" w:hAnsi="Helvetica" w:cs="Helvetica"/>
        </w:rPr>
        <w:t>that show</w:t>
      </w:r>
      <w:r w:rsidRPr="0097520B">
        <w:rPr>
          <w:rFonts w:ascii="Helvetica" w:eastAsiaTheme="minorEastAsia" w:hAnsi="Helvetica" w:cs="Helvetica"/>
        </w:rPr>
        <w:t xml:space="preserve"> distinct connectivity clusters</w:t>
      </w:r>
      <w:r>
        <w:rPr>
          <w:rFonts w:ascii="Helvetica" w:eastAsiaTheme="minorEastAsia" w:hAnsi="Helvetica" w:cs="Helvetica"/>
        </w:rPr>
        <w:t>. B</w:t>
      </w:r>
      <w:r w:rsidRPr="0097520B">
        <w:rPr>
          <w:rFonts w:ascii="Helvetica" w:eastAsiaTheme="minorEastAsia" w:hAnsi="Helvetica" w:cs="Helvetica"/>
        </w:rPr>
        <w:t>rain-wide mapping across 16 ASD mutations segregates into hypo- and hyper-connectivity groups, while cortical recordings identify elevated E/I ratios in Fmr1, Cntnap2, and 16p11.2 deletion models against reduced ratios in MeCP2-null mice</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{"citationID":"Cup81HT8","properties":{"formattedCitation":"(Antoine et al., 2019; Banerjee et al., 2016; Zerbi et al., 2021)","plainCitation":"(Antoine et al., 2019; Banerjee et al., 2016; Zerbi et al., 2021)","noteIndex":0},"citationItems":[{"id":743,"uris":["http://zotero.org/users/17556725/items/8IA6H224"],"itemData":{"id":743,"type":"article-journal","abstract":"Distinct genetic forms of autism are hypothesized to share a common increase in excitation-inhibition (E-I) ratio in cerebral cortex, causing hyperexcitability and excess spiking. We provide a systematic test of this hypothesis across 4 mouse models ...","container-title":"Neuron","DOI":"10.1016/j.neuron.2018.12.026","issue":"4","language":"en","note":"PMID: 30679017","page":"648","source":"pmc.ncbi.nlm.nih.gov","title":"Increased excitation-inhibition ratio stabilizes synapse and circuit excitability in four autism mouse models","volume":"101","author":[{"family":"Antoine","given":"Michelle W."},{"family":"Langberg","given":"Tomer"},{"family":"Schnepel","given":"Philipp"},{"family":"Feldman","given":"Daniel E."}],"issued":{"date-parts":[["2019",1,21]]}}},{"id":883,"uris":["http://zotero.org/users/17556725/items/68BIGNHQ"],"itemData":{"id":883,"type":"article-journal","abstract":"Rett syndrome (RTT) arises from loss-of-function mutations in methyl-CpG binding protein 2 gene (Mecp2), but fundamental aspects of its physiological mechanisms are unresolved. Here, by whole-cell recording of synaptic responses in MeCP2 mutant mice in vivo, we show that visually driven excitatory and inhibitory conductances are both reduced in cortical pyramidal neurons. The excitation-to-inhibition (E/I) ratio is increased in amplitude and prolonged in time course. These changes predict circuit-wide reductions in response reliability and selectivity of pyramidal neurons to visual stimuli, as confirmed by two-photon imaging. Targeted recordings reveal that parvalbumin-expressing (PV+) interneurons in mutant mice have reduced responses. PV-specific MeCP2 deletion alone recapitulates effects of global MeCP2 deletion on cortical circuits, including reduced pyramidal neuron responses and reduced response reliability and selectivity. Furthermore, MeCP2 mutant mice show reduced expression of the cation-chloride cotransporter KCC2 (K+/Cl- exporter) and a reduced KCC2/NKCC1 (Na+/K+/Cl- importer) ratio. Perforated patch recordings demonstrate that the reversal potential for GABA is more depolarized in mutant mice, but is restored by application of the NKCC1 inhibitor bumetanide. Treatment with recombinant human insulin-like growth factor-1 restores responses of PV+ and pyramidal neurons and increases KCC2 expression to normalize the KCC2/NKCC1 ratio. Thus, loss of MeCP2 in the brain alters both excitation and inhibition in brain circuits via multiple mechanisms. Loss of MeCP2 from a specific interneuron subtype contributes crucially to the cell-specific and circuit-wide deficits of RTT. The joint restoration of inhibition and excitation in cortical circuits is pivotal for functionally correcting the disorder.","container-title":"Proceedings of the National Academy of Sciences of the United States of America","DOI":"10.1073/pnas.1615330113","ISSN":"1091-6490","issue":"46","journalAbbreviation":"Proc Natl Acad Sci U S A","language":"eng","note":"PMID: 27803317\nPMCID: PMC5135376","page":"E7287-E7296","source":"PubMed","title":"Jointly reduced inhibition and excitation underlies circuit-wide changes in cortical processing in Rett syndrome","volume":"113","author":[{"family":"Banerjee","given":"Abhishek"},{"family":"Rikhye","given":"Rajeev V."},{"family":"Breton-Provencher","given":"Vincent"},{"family":"Tang","given":"Xin"},{"family":"Li","given":"Chenchen"},{"family":"Li","given":"Keji"},{"family":"Runyan","given":"Caroline A."},{"family":"Fu","given":"Zhanyan"},{"family":"Jaenisch","given":"Rudolf"},{"family":"Sur","given":"Mriganka"}],"issued":{"date-parts":[["2016",11,15]]}}},{"id":778,"uris":["http://zotero.org/users/17556725/items/F2GAZNSX"],"itemData":{"id":778,"type":"article-journal","abstract":"Autism Spectrum Disorder (ASD) is characterized by substantial, yet highly heterogeneous abnormalities in functional brain connectivity. However, the origin and significance of this phenomenon remain unclear. To unravel ASD connectopathy and relate it to underlying etiological heterogeneity, we carried out a bi-center cross-etiological investigation of fMRI-based connectivity in the mouse, in which specific ASD-relevant mutations can be isolated and modeled minimizing environmental contributions. By performing brain-wide connectivity mapping across 16 mouse mutants, we show that different ASD-associated etiologies cause a broad spectrum of connectional abnormalities in which diverse, often diverging, connectivity signatures are recognizable. Despite this heterogeneity, the identified connectivity alterations could be classified into four subtypes characterized by discrete signatures of network dysfunction. Our findings show that etiological variability is a key determinant of connectivity heterogeneity in ASD, hence reconciling conflicting findings in clinical populations. The identification of etiologically-relevant connectivity subtypes could improve diagnostic label accuracy in the non-syndromic ASD population and paves the way for personalized treatment approaches.","container-title":"Molecular Psychiatry","DOI":"10.1038/s41380-021-01245-4","ISSN":"1476-5578","issue":"12","journalAbbreviation":"Mol Psychiatry","language":"en","license":"2021 The Author(s)","note":"publisher: Nature Publishing Group","page":"7610-7620","source":"www.nature.com","title":"Brain mapping across 16 autism mouse models reveals a spectrum of functional connectivity subtypes","volume":"26","author":[{"family":"Zerbi","given":"V."},{"family":"Pagani","given":"M."},{"family":"Markicevic","given":"M."},{"family":"Matteoli","given":"M."},{"family":"Pozzi","given":"D."},{"family":"Fagiolini","given":"M."},{"family":"Bozzi","given":"Y."},{"family":"Galbusera","given":"A."},{"family":"Scattoni","given":"M. L."},{"family":"Provenzano","given":"G."},{"family":"Banerjee","given":"A."},{"family":"Helmchen","given":"F."},{"family":"Basson","given":"M. A."},{"family":"Ellegood","given":"J."},{"family":"Lerch","given":"J. P."},{"family":"Rudin","given":"M."},{"family":"Gozzi","given":"A."},{"family":"Wenderoth","given":"N."}],"issued":{"date-parts":[["2021",12]]}}}],"schema":"https://github.com/citation-style-language/schema/raw/master/csl-citation.json"} </w:instrText>
      </w:r>
      <w:r>
        <w:rPr>
          <w:rFonts w:ascii="Helvetica" w:eastAsiaTheme="minorEastAsia" w:hAnsi="Helvetica" w:cs="Helvetica"/>
        </w:rPr>
        <w:fldChar w:fldCharType="separate"/>
      </w:r>
      <w:r w:rsidRPr="00296A37">
        <w:rPr>
          <w:rFonts w:ascii="Helvetica" w:hAnsi="Helvetica" w:cs="Helvetica"/>
        </w:rPr>
        <w:t>(Antoine et al., 2019; Banerjee et al., 2016; Zerbi et al., 2021)</w:t>
      </w:r>
      <w:r>
        <w:rPr>
          <w:rFonts w:ascii="Helvetica" w:eastAsiaTheme="minorEastAsia" w:hAnsi="Helvetica" w:cs="Helvetica"/>
        </w:rPr>
        <w:fldChar w:fldCharType="end"/>
      </w:r>
      <w:r w:rsidRPr="0097520B">
        <w:rPr>
          <w:rFonts w:ascii="Helvetica" w:eastAsiaTheme="minorEastAsia" w:hAnsi="Helvetica" w:cs="Helvetica"/>
        </w:rPr>
        <w:t>. These mechanistic subtypes argue against treating ASD as monolithic</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{"citationID":"qNdA2Wa8","properties":{"formattedCitation":"(Just et al., 2012; Lawson et al., 2014; Rubenstein &amp; Merzenich, 2003c)","plainCitation":"(Just et al., 2012; Lawson et al., 2014; Rubenstein &amp; Merzenich, 2003c)","dontUpdate":true,"noteIndex":0},"citationItems":[{"id":1087,"uris":["http://zotero.org/users/17556725/items/8KRD2YKN"],"itemData":{"id":1087,"type":"article-journal","abstract":"The underconnectivity theory of autism attributes the disorder to lower anatomical and functional systems connectivity between frontal and more posterior cortical processing. Here we review evidence for the theory and present a computational model of an executive functioning task (Tower of London) implementing the assumptions of underconnectivity. We make two modifications to a previous computational account of performance and brain activity in typical individuals in the Tower of London task (Newman et al., 2003): (1) the communication bandwidth between frontal and parietal areas was decreased and (2) the posterior centers were endowed with more executive capability (i.e., more autonomy, an adaptation is proposed to arise in response to the lowered frontal-posterior bandwidth). The autism model succeeds in matching the lower frontal-posterior functional connectivity (lower synchronization of activation) seen in fMRI data, as well as providing insight into behavioral response time results. The theory provides a unified account of how a neural dysfunction can produce a neural systems disorder and a psychological disorder with the widespread and diverse symptoms of autism.","container-title":"Neuroscience &amp; Biobehavioral Reviews","DOI":"10.1016/j.neubiorev.2012.02.007","ISSN":"0149-7634","issue":"4","journalAbbreviation":"Neuroscience &amp; Biobehavioral Reviews","page":"1292-1313","source":"ScienceDirect","title":"Autism as a neural systems disorder: A theory of frontal-posterior underconnectivity","title-short":"Autism as a neural systems disorder","volume":"36","author":[{"family":"Just","given":"Marcel Adam"},{"family":"Keller","given":"Timothy A."},{"family":"Malave","given":"Vicente L."},{"family":"Kana","given":"Rajesh K."},{"family":"Varma","given":"Sashank"}],"issued":{"date-parts":[["2012",4,1]]}}},{"id":1090,"uris":["http://zotero.org/users/17556725/items/P2JJKAH7"],"itemData":{"id":1090,"type":"article-journal","abstract":"Autism is a neurodevelopmental disorder characterized by problems with social-communication, restricted interests and repetitive behavior. A recent and thought-provoking article presented a normative explanation for the perceptual symptoms of autism in terms of a failure of Bayesian inference (Pellicano and Burr, 2012). In response, we suggested that when Bayesian inference is grounded in its neural instantiation—namely, predictive coding—many features of autistic perception can be attributed to aberrant precision (or beliefs about precision) within the context of hierarchical message passing in the brain (Friston et al., 2013). Here, we unpack the aberrant precision account of autism. Specifically, we consider how empirical findings—that speak directly or indirectly to neurobiological mechanisms—are consistent with the aberrant encoding of precision in autism; in particular, an imbalance of the precision ascribed to sensory evidence relative to prior beliefs.","container-title":"Frontiers in Human Neuroscience","DOI":"10.3389/fnhum.2014.00302","ISSN":"1662-5161","journalAbbreviation":"Front. Hum. Neurosci.","language":"English","note":"publisher: Frontiers","source":"Frontiers","title":"An aberrant precision account of autism","URL":"https://www.frontiersin.org/journals/human-neuroscience/articles/10.3389/fnhum.2014.00302/full","volume":"8","author":[{"family":"Lawson","given":"Rebecca P."},{"family":"Rees","given":"Geraint"},{"family":"Friston","given":"Karl J."}],"accessed":{"date-parts":[["2025",8,28]]},"issued":{"date-parts":[["2014",5,14]]}}},{"id":490,"uris":["http://zotero.org/users/17556725/items/QLJQLCGH","http://zotero.org/users/17556725/items/9V8EJ6N9"],"itemData":{"id":490,"type":"article-journal","abstract":"Autism is a severe neurobehavioral syndrome, arising largely as an inherited disorder, which can arise from several diseases. Despite recent advances in identifying some genes that can cause autism, its underlying neurological mechanisms are uncertain. Autism is best conceptualized by considering the neural systems that may be defective in autistic individuals. Recent advances in understanding neural systems that process sensory information, various types of memories and social and emotional behaviors are reviewed and compared with known abnormalities in autism. Then, specific genetic abnormalities that are linked with autism are examined. Synthesis of this information leads to a model that postulates that some forms of autism are caused by an increased ratio of excitation/ inhibition in sensory, mnemonic, social and emotional systems. The model further postulates that the increased ratio of excitation/inhibition can be caused by combinatorial effects of genetic and environmental variables that impinge upon a given neural system. Furthermore, the model suggests potential therapeutic interventions.","container-title":"Genes, brain, and behavior","DOI":"10.1034/j.1601-183x.2003.00037.x","ISSN":"1601-1848","issue":"5","journalAbbreviation":"Genes Brain Behav","note":"PMID: 14606691\nPMCID: PMC6748642","page":"255-267","source":"PubMed Central","title":"Model of autism: increased ratio of excitation/inhibition in key neural systems","title-short":"Model of autism","volume":"2","author":[{"family":"Rubenstein","given":"J. L. R."},{"family":"Merzenich","given":"M. M."}],"issued":{"date-parts":[["2003",10]]}}}],"schema":"https://github.com/citation-style-language/schema/raw/master/csl-citation.json"} </w:instrText>
      </w:r>
      <w:r>
        <w:rPr>
          <w:rFonts w:ascii="Helvetica" w:eastAsiaTheme="minorEastAsia" w:hAnsi="Helvetica" w:cs="Helvetica"/>
        </w:rPr>
        <w:fldChar w:fldCharType="separate"/>
      </w:r>
      <w:r w:rsidRPr="00DD53F0">
        <w:rPr>
          <w:rFonts w:ascii="Helvetica" w:hAnsi="Helvetica" w:cs="Helvetica"/>
        </w:rPr>
        <w:t xml:space="preserve">(Just et al., 2012; Lawson et al., 2014; Rubenstein &amp; Merzenich, </w:t>
      </w:r>
      <w:r w:rsidR="00AC6ED4">
        <w:rPr>
          <w:rFonts w:ascii="Helvetica" w:hAnsi="Helvetica" w:cs="Helvetica"/>
        </w:rPr>
        <w:t>2003</w:t>
      </w:r>
      <w:r w:rsidRPr="00DD53F0">
        <w:rPr>
          <w:rFonts w:ascii="Helvetica" w:hAnsi="Helvetica" w:cs="Helvetica"/>
        </w:rPr>
        <w:t>)</w:t>
      </w:r>
      <w:r>
        <w:rPr>
          <w:rFonts w:ascii="Helvetica" w:eastAsiaTheme="minorEastAsia" w:hAnsi="Helvetica" w:cs="Helvetica"/>
        </w:rPr>
        <w:fldChar w:fldCharType="end"/>
      </w:r>
      <w:r w:rsidRPr="0097520B">
        <w:rPr>
          <w:rFonts w:ascii="Helvetica" w:eastAsiaTheme="minorEastAsia" w:hAnsi="Helvetica" w:cs="Helvetica"/>
        </w:rPr>
        <w:t>, instead supporting stratification by binding-window profiles and circuit biomarkers for targeted interventions.</w:t>
      </w:r>
    </w:p>
    <w:p w14:paraId="36C291BF" w14:textId="7946E966" w:rsidR="00B063EB" w:rsidRDefault="00B063EB" w:rsidP="00B063EB">
      <w:pPr>
        <w:spacing w:after="0" w:line="360" w:lineRule="auto"/>
        <w:ind w:firstLine="720"/>
        <w:jc w:val="both"/>
        <w:rPr>
          <w:rFonts w:ascii="Helvetica" w:eastAsiaTheme="minorEastAsia" w:hAnsi="Helvetica" w:cs="Helvetica"/>
        </w:rPr>
      </w:pPr>
      <w:r w:rsidRPr="001B5517">
        <w:rPr>
          <w:rFonts w:ascii="Helvetica" w:eastAsiaTheme="minorEastAsia" w:hAnsi="Helvetica" w:cs="Helvetica"/>
        </w:rPr>
        <w:t>The</w:t>
      </w:r>
      <w:r>
        <w:rPr>
          <w:rFonts w:ascii="Helvetica" w:eastAsiaTheme="minorEastAsia" w:hAnsi="Helvetica" w:cs="Helvetica"/>
        </w:rPr>
        <w:t xml:space="preserve"> various perturbation phenotypes explored in this study </w:t>
      </w:r>
      <w:r w:rsidRPr="001B5517">
        <w:rPr>
          <w:rFonts w:ascii="Helvetica" w:eastAsiaTheme="minorEastAsia" w:hAnsi="Helvetica" w:cs="Helvetica"/>
        </w:rPr>
        <w:t>help</w:t>
      </w:r>
      <w:r>
        <w:rPr>
          <w:rFonts w:ascii="Helvetica" w:eastAsiaTheme="minorEastAsia" w:hAnsi="Helvetica" w:cs="Helvetica"/>
        </w:rPr>
        <w:t xml:space="preserve"> to connect divergent findings relating to</w:t>
      </w:r>
      <w:r w:rsidRPr="001B5517">
        <w:rPr>
          <w:rFonts w:ascii="Helvetica" w:eastAsiaTheme="minorEastAsia" w:hAnsi="Helvetica" w:cs="Helvetica"/>
        </w:rPr>
        <w:t xml:space="preserve"> multisensory processing. The temporal binding window expansion under reduced adaptation and diminished feedforward inhibition aligns with behavioural studies showing autistic children perceive the sound-induced flash illusion at </w:t>
      </w:r>
      <w:r>
        <w:rPr>
          <w:rFonts w:ascii="Helvetica" w:eastAsiaTheme="minorEastAsia" w:hAnsi="Helvetica" w:cs="Helvetica"/>
        </w:rPr>
        <w:t>~6</w:t>
      </w:r>
      <w:r w:rsidRPr="001B5517">
        <w:rPr>
          <w:rFonts w:ascii="Helvetica" w:eastAsiaTheme="minorEastAsia" w:hAnsi="Helvetica" w:cs="Helvetica"/>
        </w:rPr>
        <w:t>00 ms asynchronies, roughly double the ~</w:t>
      </w:r>
      <w:r>
        <w:rPr>
          <w:rFonts w:ascii="Helvetica" w:eastAsiaTheme="minorEastAsia" w:hAnsi="Helvetica" w:cs="Helvetica"/>
        </w:rPr>
        <w:t>30</w:t>
      </w:r>
      <w:r w:rsidRPr="001B5517">
        <w:rPr>
          <w:rFonts w:ascii="Helvetica" w:eastAsiaTheme="minorEastAsia" w:hAnsi="Helvetica" w:cs="Helvetica"/>
        </w:rPr>
        <w:t xml:space="preserve">0 ms neurotypical </w:t>
      </w:r>
      <w:r>
        <w:rPr>
          <w:rFonts w:ascii="Helvetica" w:eastAsiaTheme="minorEastAsia" w:hAnsi="Helvetica" w:cs="Helvetica"/>
        </w:rPr>
        <w:t xml:space="preserve">range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{"citationID":"iRsDykb2","properties":{"formattedCitation":"(Foss-Feig et al., 2010)","plainCitation":"(Foss-Feig et al., 2010)","noteIndex":0},"citationItems":[{"id":3,"uris":["http://zotero.org/users/17556725/items/5CUWN9LH"],"itemData":{"id":3,"type":"article-journal","abstract":"Autism spectrum disorders (ASD) form a continuum of neurodevelopmental disorders, characterized by deficits in communication and reciprocal social interaction, as well as by repetitive behaviors and restricted interests. Sensory disturbances are also frequently reported in clinical and autobiographical accounts. However, surprisingly few empirical studies have characterized the fundamental features of sensory and multisensory processing in ASD. The current study is structured to test for potential differences in multisensory temporal function in ASD by making use of a temporally dependent, low-level multisensory illusion. In this illusion, the presentation of a single flash of light accompanied by multiple sounds often results in the illusory perception of multiple flashes. By systematically varying the temporal structure of the audiovisual stimuli, a \"temporal window\" within which these stimuli are likely to be bound into a single perceptual entity can be defined. The results of this study revealed that children with ASD report the flash-beep illusion over an extended range of stimulus onset asynchronies relative to children with typical development, suggesting that children with ASD have altered multisensory temporal function. These findings provide valuable new insights into our understanding of sensory processing in ASD and may hold promise for the development of more sensitive diagnostic measures and improved remediation strategies.","container-title":"Experimental Brain Research","DOI":"10.1007/s00221-010-2240-4","ISSN":"1432-1106","issue":"2","journalAbbreviation":"Exp Brain Res","language":"eng","note":"PMID: 20390256\nPMCID: PMC2871100","page":"381-389","source":"PubMed","title":"An extended multisensory temporal binding window in autism spectrum disorders","volume":"203","author":[{"family":"Foss-Feig","given":"Jennifer H."},{"family":"Kwakye","given":"Leslie D."},{"family":"Cascio","given":"Carissa J."},{"family":"Burnette","given":"Courtney P."},{"family":"Kadivar","given":"Haleh"},{"family":"Stone","given":"Wendy L."},{"family":"Wallace","given":"Mark T."}],"issued":{"date-parts":[["2010",6]]}}}],"schema":"https://github.com/citation-style-language/schema/raw/master/csl-citation.json"}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 xml:space="preserve">(Foss-Feig </w:t>
      </w:r>
      <w:r w:rsidR="004F5158" w:rsidRPr="004F5158">
        <w:rPr>
          <w:rFonts w:ascii="Helvetica" w:hAnsi="Helvetica" w:cs="Helvetica"/>
        </w:rPr>
        <w:lastRenderedPageBreak/>
        <w:t>et al., 2010)</w:t>
      </w:r>
      <w:r>
        <w:rPr>
          <w:rFonts w:ascii="Helvetica" w:eastAsiaTheme="minorEastAsia" w:hAnsi="Helvetica" w:cs="Helvetica"/>
        </w:rPr>
        <w:fldChar w:fldCharType="end"/>
      </w:r>
      <w:r w:rsidRPr="001B5517">
        <w:rPr>
          <w:rFonts w:ascii="Helvetica" w:eastAsiaTheme="minorEastAsia" w:hAnsi="Helvetica" w:cs="Helvetica"/>
        </w:rPr>
        <w:t>. This temporal expansion also correlates with speech-in-noise difficulties, where autistic listeners struggle when consonants and vowels are temporally separated by background noise dips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{"citationID":"UV9jn5Gi","properties":{"formattedCitation":"(Tsuji &amp; Imaizumi, 2024)","plainCitation":"(Tsuji &amp; Imaizumi, 2024)","noteIndex":0},"citationItems":[{"id":886,"uris":["http://zotero.org/users/17556725/items/N25EBYFD"],"itemData":{"id":886,"type":"article-journal","abstract":"Individuals with the autism spectrum disorder (ASD) experience difficulties in perceiving speech in background noises with temporal dips; they also lack social orienting. We tested two hypotheses: (1) the higher the autistic traits, the lower the ...","container-title":"Scientific Reports","DOI":"10.1038/s41598-024-52050-2","language":"en","note":"PMID: 38228768","page":"1414","source":"pmc.ncbi.nlm.nih.gov","title":"Autistic traits and speech perception in social and non-social noises","volume":"14","author":[{"family":"Tsuji","given":"Yurika"},{"family":"Imaizumi","given":"Shu"}],"issued":{"date-parts":[["2024",1,16]]}}}],"schema":"https://github.com/citation-style-language/schema/raw/master/csl-citation.json"} </w:instrText>
      </w:r>
      <w:r>
        <w:rPr>
          <w:rFonts w:ascii="Helvetica" w:eastAsiaTheme="minorEastAsia" w:hAnsi="Helvetica" w:cs="Helvetica"/>
        </w:rPr>
        <w:fldChar w:fldCharType="separate"/>
      </w:r>
      <w:r w:rsidRPr="00A81261">
        <w:rPr>
          <w:rFonts w:ascii="Helvetica" w:hAnsi="Helvetica" w:cs="Helvetica"/>
        </w:rPr>
        <w:t>(Tsuji &amp; Imaizumi, 2024)</w:t>
      </w:r>
      <w:r>
        <w:rPr>
          <w:rFonts w:ascii="Helvetica" w:eastAsiaTheme="minorEastAsia" w:hAnsi="Helvetica" w:cs="Helvetica"/>
        </w:rPr>
        <w:fldChar w:fldCharType="end"/>
      </w:r>
      <w:r w:rsidRPr="001B5517">
        <w:rPr>
          <w:rFonts w:ascii="Helvetica" w:eastAsiaTheme="minorEastAsia" w:hAnsi="Helvetica" w:cs="Helvetica"/>
        </w:rPr>
        <w:t xml:space="preserve">. </w:t>
      </w:r>
      <w:r w:rsidRPr="00A43956">
        <w:rPr>
          <w:rFonts w:ascii="Helvetica" w:eastAsiaTheme="minorEastAsia" w:hAnsi="Helvetica" w:cs="Helvetica"/>
        </w:rPr>
        <w:t>Our spatial findings offer a mechanistic account for conflicting peripersonal space reports: while most studies document expanded interpersonal distance preferences in autism</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{"citationID":"8jFZB1St","properties":{"formattedCitation":"(Farkas et al., 2023)","plainCitation":"(Farkas et al., 2023)","noteIndex":0},"citationItems":[{"id":889,"uris":["http://zotero.org/users/17556725/items/WM8HAUA5"],"itemData":{"id":889,"type":"article-journal","abstract":"Interpersonal distance regulation is an essential element of social communication. Its impairment in autism spectrum disorder (ASD) is widely acknowledged among practitioners, but only a handful of studies reported empirical research in real-life settings, focusing mainly on children. Interpersonal distance in adults with ASD and related autonomic functions received less attention. Here, we measured interpersonal distance along with heart rate variability (HRV) in adults with ASD, and tested the modulatory effects of eye-contact and attribution. Twenty-two adults diagnosed with ASD and 21 matched neurotypical controls participated in our study from October 2019 to February 2020. Our experimental design combined the modified version of the stop distance paradigm with HRV measurement controlling for eye contact between the experimenter and the participant to measure interpersonal distance. Still, we did not detect significant modulatory effect of eye contact and attribution. Our results showed a greater preferred distance in ASD. Moreover, we found lower baseline HRV and reduced HRV reactivity in ASD; however, these autonomic measurements could not predict preferred interpersonal distance. Our study highlights the importance of interpersonal space regulation in ASD: it might be considered that people with ASD need individually variable, presumably greater interpersonal distance. In addition, regardless of the distance they may have reduced autonomic regulatory capacity in social situations. Our results could help shape future experiments with sophisticated designs to grasp the complexity and underlying factors of distance regulation in typical and atypical populations.","container-title":"PLOS ONE","DOI":"10.1371/journal.pone.0283761","ISSN":"1932-6203","issue":"3","journalAbbreviation":"PLOS ONE","language":"en","note":"publisher: Public Library of Science","page":"e0283761","source":"PLoS Journals","title":"Altered interpersonal distance regulation in autism spectrum disorder","volume":"18","author":[{"family":"Farkas","given":"Kinga"},{"family":"Pesthy","given":"Orsolya"},{"family":"Guttengéber","given":"Anna"},{"family":"Weigl","given":"Anna Szonja"},{"family":"Veres","given":"András"},{"family":"Szekely","given":"Anna"},{"family":"Komoróczy","given":"Eszter"},{"family":"Szuromi","given":"Bálint"},{"family":"Janacsek","given":"Karolina"},{"family":"Réthelyi","given":"János M."},{"family":"Németh","given":"Dezső"}],"issued":{"date-parts":[["2023",3,31]]}}}],"schema":"https://github.com/citation-style-language/schema/raw/master/csl-citation.json"} </w:instrText>
      </w:r>
      <w:r>
        <w:rPr>
          <w:rFonts w:ascii="Helvetica" w:eastAsiaTheme="minorEastAsia" w:hAnsi="Helvetica" w:cs="Helvetica"/>
        </w:rPr>
        <w:fldChar w:fldCharType="separate"/>
      </w:r>
      <w:r w:rsidRPr="00797813">
        <w:rPr>
          <w:rFonts w:ascii="Helvetica" w:hAnsi="Helvetica" w:cs="Helvetica"/>
        </w:rPr>
        <w:t>(Farkas et al., 2023)</w:t>
      </w:r>
      <w:r>
        <w:rPr>
          <w:rFonts w:ascii="Helvetica" w:eastAsiaTheme="minorEastAsia" w:hAnsi="Helvetica" w:cs="Helvetica"/>
        </w:rPr>
        <w:fldChar w:fldCharType="end"/>
      </w:r>
      <w:r>
        <w:rPr>
          <w:rFonts w:ascii="Helvetica" w:eastAsiaTheme="minorEastAsia" w:hAnsi="Helvetica" w:cs="Helvetica"/>
        </w:rPr>
        <w:t>,</w:t>
      </w:r>
      <w:r w:rsidRPr="00A43956">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{"citationID":"znnlGTTv","properties":{"formattedCitation":"(Cascio et al., 2008)","plainCitation":"(Cascio et al., 2008)","dontUpdate":true,"noteIndex":0},"citationItems":[{"id":1074,"uris":["http://zotero.org/users/17556725/items/T3XW7STS"],"itemData":{"id":1074,"type":"article-journal","abstract":"Although sensory problems, including unusual tactile sensitivity, are heavily associated with autism, there is a dearth of rigorous psychophysical research. We compared tactile sensation in adults with autism to controls on the palm and forearm, the latter innervated by low-threshold unmyelinated afferents subserving a social/affiliative submodality of somatosensation. At both sites, the groups displayed similar thresholds for detecting light touch and innocuous sensations of warmth and cool, and provided similar hedonic ratings of the pleasantness of textures. In contrast, increased sensitivity to vibration was seen in the autism group on the forearm, along with increased sensitivity to thermal pain at both sites. These findings suggest normal perception along with certain areas of enhanced perception in autism, consistent with previous studies.","container-title":"Journal of Autism and Developmental Disorders","DOI":"10.1007/s10803-007-0370-8","ISSN":"0162-3257","issue":"1","journalAbbreviation":"J Autism Dev Disord","language":"eng","note":"PMID: 17415630\nPMCID: PMC2185746","page":"127-137","source":"PubMed","title":"Tactile perception in adults with autism: a multidimensional psychophysical study","title-short":"Tactile perception in adults with autism","volume":"38","author":[{"family":"Cascio","given":"Carissa"},{"family":"McGlone","given":"Francis"},{"family":"Folger","given":"Stephen"},{"family":"Tannan","given":"Vinay"},{"family":"Baranek","given":"Grace"},{"family":"Pelphrey","given":"Kevin A."},{"family":"Essick","given":"Gregory"}],"issued":{"date-parts":[["2008",1]]}}}],"schema":"https://github.com/citation-style-language/schema/raw/master/csl-citation.json"} </w:instrText>
      </w:r>
      <w:r>
        <w:rPr>
          <w:rFonts w:ascii="Helvetica" w:eastAsiaTheme="minorEastAsia" w:hAnsi="Helvetica" w:cs="Helvetica"/>
        </w:rPr>
        <w:fldChar w:fldCharType="separate"/>
      </w:r>
      <w:r w:rsidRPr="00C4770C">
        <w:rPr>
          <w:rFonts w:ascii="Helvetica" w:hAnsi="Helvetica" w:cs="Helvetica"/>
        </w:rPr>
        <w:t xml:space="preserve">Cascio et al. </w:t>
      </w:r>
      <w:r>
        <w:rPr>
          <w:rFonts w:ascii="Helvetica" w:hAnsi="Helvetica" w:cs="Helvetica"/>
        </w:rPr>
        <w:t>(</w:t>
      </w:r>
      <w:r w:rsidRPr="00C4770C">
        <w:rPr>
          <w:rFonts w:ascii="Helvetica" w:hAnsi="Helvetica" w:cs="Helvetica"/>
        </w:rPr>
        <w:t>2008)</w:t>
      </w:r>
      <w:r>
        <w:rPr>
          <w:rFonts w:ascii="Helvetica" w:eastAsiaTheme="minorEastAsia" w:hAnsi="Helvetica" w:cs="Helvetica"/>
        </w:rPr>
        <w:fldChar w:fldCharType="end"/>
      </w:r>
      <w:r w:rsidRPr="00A43956">
        <w:rPr>
          <w:rFonts w:ascii="Helvetica" w:eastAsiaTheme="minorEastAsia" w:hAnsi="Helvetica" w:cs="Helvetica"/>
        </w:rPr>
        <w:t xml:space="preserve"> found smaller, sharper tactile boundaries</w:t>
      </w:r>
      <w:r w:rsidRPr="001B5517">
        <w:rPr>
          <w:rFonts w:ascii="Helvetica" w:eastAsiaTheme="minorEastAsia" w:hAnsi="Helvetica" w:cs="Helvetica"/>
        </w:rPr>
        <w:t xml:space="preserve"> in adults with </w:t>
      </w:r>
      <w:r>
        <w:rPr>
          <w:rFonts w:ascii="Helvetica" w:eastAsiaTheme="minorEastAsia" w:hAnsi="Helvetica" w:cs="Helvetica"/>
        </w:rPr>
        <w:t>ASD.</w:t>
      </w:r>
      <w:r w:rsidRPr="001B5517">
        <w:rPr>
          <w:rFonts w:ascii="Helvetica" w:eastAsiaTheme="minorEastAsia" w:hAnsi="Helvetica" w:cs="Helvetica"/>
        </w:rPr>
        <w:t xml:space="preserve"> </w:t>
      </w:r>
      <w:ins w:id="51" w:author="Vishnu Mohan" w:date="2026-04-02T15:29:00Z" w16du:dateUtc="2026-04-02T04:29:00Z">
        <w:r w:rsidR="008D26CA">
          <w:rPr>
            <w:rFonts w:ascii="Helvetica" w:eastAsiaTheme="minorEastAsia" w:hAnsi="Helvetica" w:cs="Helvetica"/>
          </w:rPr>
          <w:t>O</w:t>
        </w:r>
        <w:r w:rsidR="008D26CA" w:rsidRPr="001B5517">
          <w:rPr>
            <w:rFonts w:ascii="Helvetica" w:eastAsiaTheme="minorEastAsia" w:hAnsi="Helvetica" w:cs="Helvetica"/>
          </w:rPr>
          <w:t xml:space="preserve">ur model suggests </w:t>
        </w:r>
        <w:r w:rsidR="008D26CA">
          <w:rPr>
            <w:rFonts w:ascii="Helvetica" w:eastAsiaTheme="minorEastAsia" w:hAnsi="Helvetica" w:cs="Helvetica"/>
          </w:rPr>
          <w:t xml:space="preserve">that such diminution </w:t>
        </w:r>
        <w:r w:rsidR="008D26CA" w:rsidRPr="001B5517">
          <w:rPr>
            <w:rFonts w:ascii="Helvetica" w:eastAsiaTheme="minorEastAsia" w:hAnsi="Helvetica" w:cs="Helvetica"/>
          </w:rPr>
          <w:t xml:space="preserve">could arise from </w:t>
        </w:r>
        <w:r w:rsidR="008D26CA">
          <w:rPr>
            <w:rFonts w:ascii="Helvetica" w:eastAsiaTheme="minorEastAsia" w:hAnsi="Helvetica" w:cs="Helvetica"/>
          </w:rPr>
          <w:t>NMDA disturbances</w:t>
        </w:r>
        <w:r w:rsidR="008D26CA" w:rsidRPr="001B5517">
          <w:rPr>
            <w:rFonts w:ascii="Helvetica" w:eastAsiaTheme="minorEastAsia" w:hAnsi="Helvetica" w:cs="Helvetica"/>
          </w:rPr>
          <w:t xml:space="preserve"> </w:t>
        </w:r>
        <w:r w:rsidR="008D26CA">
          <w:rPr>
            <w:rFonts w:ascii="Helvetica" w:eastAsiaTheme="minorEastAsia" w:hAnsi="Helvetica" w:cs="Helvetica"/>
          </w:rPr>
          <w:t>leading to a relative enhancement in</w:t>
        </w:r>
        <w:r w:rsidR="008D26CA" w:rsidRPr="001B5517">
          <w:rPr>
            <w:rFonts w:ascii="Helvetica" w:eastAsiaTheme="minorEastAsia" w:hAnsi="Helvetica" w:cs="Helvetica"/>
          </w:rPr>
          <w:t xml:space="preserve"> centre-surround contrast. This </w:t>
        </w:r>
        <w:r w:rsidR="008D26CA">
          <w:rPr>
            <w:rFonts w:ascii="Helvetica" w:eastAsiaTheme="minorEastAsia" w:hAnsi="Helvetica" w:cs="Helvetica"/>
          </w:rPr>
          <w:t>NMDA</w:t>
        </w:r>
        <w:r w:rsidR="008D26CA" w:rsidRPr="001B5517">
          <w:rPr>
            <w:rFonts w:ascii="Helvetica" w:eastAsiaTheme="minorEastAsia" w:hAnsi="Helvetica" w:cs="Helvetica"/>
          </w:rPr>
          <w:t xml:space="preserve"> phenotype also matches the "tunnel vision" enhancement described by</w:t>
        </w:r>
        <w:r w:rsidR="008D26CA">
          <w:rPr>
            <w:rFonts w:ascii="Helvetica" w:eastAsiaTheme="minorEastAsia" w:hAnsi="Helvetica" w:cs="Helvetica"/>
          </w:rPr>
          <w:t xml:space="preserve"> </w:t>
        </w:r>
        <w:r w:rsidR="008D26CA">
          <w:rPr>
            <w:rFonts w:ascii="Helvetica" w:eastAsiaTheme="minorEastAsia" w:hAnsi="Helvetica" w:cs="Helvetica"/>
          </w:rPr>
          <w:fldChar w:fldCharType="begin"/>
        </w:r>
        <w:r w:rsidR="008D26CA">
          <w:rPr>
            <w:rFonts w:ascii="Helvetica" w:eastAsiaTheme="minorEastAsia" w:hAnsi="Helvetica" w:cs="Helvetica"/>
          </w:rPr>
          <w:instrText xml:space="preserve"> ADDIN ZOTERO_ITEM CSL_CITATION {"citationID":"IvCQXCzD","properties":{"formattedCitation":"(Robertson et al., 2013)","plainCitation":"(Robertson et al., 2013)","dontUpdate":true,"noteIndex":0},"citationItems":[{"id":844,"uris":["http://zotero.org/users/17556725/items/97MQIKKW"],"itemData":{"id":844,"type":"article-journal","abstract":"Enhanced perception of detail has long been regarded a hallmark of autism spectrum conditions (ASC), but its origins are unknown. Normal sensitivity on all fundamental perceptual measures-visual acuity, contrast discrimination, and flicker detection-is strongly established in the literature. If individuals with ASC do not have superior low-level vision, how is perception of detail enhanced? We argue that this apparent paradox can be resolved by considering visual attention, which is known to enhance basic visual sensitivity, resulting in greater acuity and lower contrast thresholds. Here, we demonstrate that the focus of attention and concomitant enhancement of perception are sharper in human individuals with ASC than in matched controls. Using a simple visual acuity task embedded in a standard cueing paradigm, we mapped the spatial and temporal gradients of attentional enhancement by varying the distance and onset time of visual targets relative to an exogenous cue, which obligatorily captures attention. Individuals with ASC demonstrated a greater fall-off in performance with distance from the cue than controls, indicating a sharper spatial gradient of attention. Further, this sharpness was highly correlated with the severity of autistic symptoms in ASC, as well as autistic traits across both ASC and control groups. These findings establish the presence of a form of \"tunnel vision\" in ASC, with far-reaching implications for our understanding of the social and neurobiological aspects of autism.","container-title":"The Journal of Neuroscience: The Official Journal of the Society for Neuroscience","DOI":"10.1523/JNEUROSCI.5120-12.2013","ISSN":"1529-2401","issue":"16","journalAbbreviation":"J Neurosci","language":"eng","note":"PMID: 23595736\nPMCID: PMC3640213","page":"6776-6781","source":"PubMed","title":"Tunnel vision: sharper gradient of spatial attention in autism","title-short":"Tunnel vision","volume":"33","author":[{"family":"Robertson","given":"Caroline E."},{"family":"Kravitz","given":"Dwight J."},{"family":"Freyberg","given":"Jan"},{"family":"Baron-Cohen","given":"Simon"},{"family":"Baker","given":"Chris I."}],"issued":{"date-parts":[["2013",4,17]]}}}],"schema":"https://github.com/citation-style-language/schema/raw/master/csl-citation.json"} </w:instrText>
        </w:r>
        <w:r w:rsidR="008D26CA">
          <w:rPr>
            <w:rFonts w:ascii="Helvetica" w:eastAsiaTheme="minorEastAsia" w:hAnsi="Helvetica" w:cs="Helvetica"/>
          </w:rPr>
          <w:fldChar w:fldCharType="separate"/>
        </w:r>
        <w:r w:rsidR="008D26CA" w:rsidRPr="00CA5594">
          <w:rPr>
            <w:rFonts w:ascii="Helvetica" w:hAnsi="Helvetica" w:cs="Helvetica"/>
          </w:rPr>
          <w:t xml:space="preserve">Robertson et al. </w:t>
        </w:r>
        <w:r w:rsidR="008D26CA">
          <w:rPr>
            <w:rFonts w:ascii="Helvetica" w:hAnsi="Helvetica" w:cs="Helvetica"/>
          </w:rPr>
          <w:t>(</w:t>
        </w:r>
        <w:r w:rsidR="008D26CA" w:rsidRPr="00CA5594">
          <w:rPr>
            <w:rFonts w:ascii="Helvetica" w:hAnsi="Helvetica" w:cs="Helvetica"/>
          </w:rPr>
          <w:t>2013)</w:t>
        </w:r>
        <w:r w:rsidR="008D26CA">
          <w:rPr>
            <w:rFonts w:ascii="Helvetica" w:eastAsiaTheme="minorEastAsia" w:hAnsi="Helvetica" w:cs="Helvetica"/>
          </w:rPr>
          <w:fldChar w:fldCharType="end"/>
        </w:r>
        <w:r w:rsidR="008D26CA" w:rsidRPr="001B5517">
          <w:rPr>
            <w:rFonts w:ascii="Helvetica" w:eastAsiaTheme="minorEastAsia" w:hAnsi="Helvetica" w:cs="Helvetica"/>
          </w:rPr>
          <w:t>, where spatial attention shows steeper eccentricity fall-off despite broad temporal windows.</w:t>
        </w:r>
        <w:r w:rsidR="008D26CA">
          <w:rPr>
            <w:rFonts w:ascii="Helvetica" w:eastAsiaTheme="minorEastAsia" w:hAnsi="Helvetica" w:cs="Helvetica"/>
          </w:rPr>
          <w:t xml:space="preserve"> </w:t>
        </w:r>
      </w:ins>
      <w:r>
        <w:rPr>
          <w:rFonts w:ascii="Helvetica" w:eastAsiaTheme="minorEastAsia" w:hAnsi="Helvetica" w:cs="Helvetica"/>
        </w:rPr>
        <w:t>On the other hand</w:t>
      </w:r>
      <w:r w:rsidRPr="001B5517">
        <w:rPr>
          <w:rFonts w:ascii="Helvetica" w:eastAsiaTheme="minorEastAsia" w:hAnsi="Helvetica" w:cs="Helvetica"/>
        </w:rPr>
        <w:t xml:space="preserve">, reduced adaptation widens </w:t>
      </w:r>
      <w:r>
        <w:rPr>
          <w:rFonts w:ascii="Helvetica" w:eastAsiaTheme="minorEastAsia" w:hAnsi="Helvetica" w:cs="Helvetica"/>
        </w:rPr>
        <w:t xml:space="preserve">the </w:t>
      </w:r>
      <w:r w:rsidRPr="001B5517">
        <w:rPr>
          <w:rFonts w:ascii="Helvetica" w:eastAsiaTheme="minorEastAsia" w:hAnsi="Helvetica" w:cs="Helvetica"/>
        </w:rPr>
        <w:t>spatial window</w:t>
      </w:r>
      <w:r>
        <w:rPr>
          <w:rFonts w:ascii="Helvetica" w:eastAsiaTheme="minorEastAsia" w:hAnsi="Helvetica" w:cs="Helvetica"/>
        </w:rPr>
        <w:t xml:space="preserve"> in the model</w:t>
      </w:r>
      <w:r w:rsidRPr="001B5517">
        <w:rPr>
          <w:rFonts w:ascii="Helvetica" w:eastAsiaTheme="minorEastAsia" w:hAnsi="Helvetica" w:cs="Helvetica"/>
        </w:rPr>
        <w:t>,</w:t>
      </w:r>
      <w:r>
        <w:rPr>
          <w:rFonts w:ascii="Helvetica" w:eastAsiaTheme="minorEastAsia" w:hAnsi="Helvetica" w:cs="Helvetica"/>
        </w:rPr>
        <w:t xml:space="preserve"> which, if this generalized to peripersonal space coding, would bias comfortable (peripersonal) distances outward; together with the opposite spatial narrowing seen under </w:t>
      </w:r>
      <w:r w:rsidR="00107302">
        <w:rPr>
          <w:rFonts w:ascii="Helvetica" w:eastAsiaTheme="minorEastAsia" w:hAnsi="Helvetica" w:cs="Helvetica"/>
        </w:rPr>
        <w:t>NMDA decreases</w:t>
      </w:r>
      <w:r>
        <w:rPr>
          <w:rFonts w:ascii="Helvetica" w:eastAsiaTheme="minorEastAsia" w:hAnsi="Helvetica" w:cs="Helvetica"/>
        </w:rPr>
        <w:t xml:space="preserve">, such contrasting shifts could help account for the individual differences in interpersonal distances reported in ASD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{"citationID":"NKmByH3V","properties":{"formattedCitation":"(Givon-Benjio et al., 2024)","plainCitation":"(Givon-Benjio et al., 2024)","noteIndex":0},"citationItems":[{"id":894,"uris":["http://zotero.org/users/17556725/items/GIFZSYBB"],"itemData":{"id":894,"type":"article-journal","abstract":"People naturally seek an interpersonal distance that feels comfortable, striking a balance between not being too close or too far from others until reaching a state of equilibrium. Previous studies on interpersonal distance preferences among autistic individuals have yielded inconsistent results. Some show a preference for greater distance, while others indicate a preference for shorter distances, or reveal higher variance in preferences among autistic individuals. In a related vein, previous studies have also investigated the way autistics accurately judge distance, and these studies have received inconsistent results, with some showing superior spatial abilities and others indicating biases in distance estimations. However, the link between distance estimation and preference has never been examined. To address this gap, our study measured interpersonal distance preferences and estimations and tested the correlation between the two factors. The results indicate greater variance among autistic people in both the preference of distance and the ability to estimate distance accurately, suggesting that inconsistencies in previous studies originate from greater individual differences among autistics. Furthermore, only among autistic individuals were interpersonal distance preference and estimation bias associated in a manner that violated equilibrium. Underestimation bias (judging others as closer than they are) was linked to a preference for closer proximity, while overestimation bias (judging others as further away) was associated with a preference for maintaining a greater distance. This connection suggests that biases in the estimation of interpersonal distance contribute to extreme preferences (being too close or too far away). Taken together, the findings suggest that biases in the estimation of interpersonal distance are associated with socially inappropriate distance preferences among autistics.","container-title":"PLOS ONE","DOI":"10.1371/journal.pone.0306536","ISSN":"1932-6203","issue":"9","journalAbbreviation":"PLOS ONE","language":"en","note":"publisher: Public Library of Science","page":"e0306536","source":"PLoS Journals","title":"The relationship between interpersonal distance preference and estimation accuracy in autism","volume":"19","author":[{"family":"Givon-Benjio","given":"Nur"},{"family":"Marx","given":"Tom"},{"family":"Hartston","given":"Marissa"},{"family":"Aderka","given":"Idan M."},{"family":"Hadad","given":"Bat-Sheva"},{"family":"Okon-Singer","given":"Hadas"}],"issued":{"date-parts":[["2024",9,9]]}}}],"schema":"https://github.com/citation-style-language/schema/raw/master/csl-citation.json"} </w:instrText>
      </w:r>
      <w:r>
        <w:rPr>
          <w:rFonts w:ascii="Helvetica" w:eastAsiaTheme="minorEastAsia" w:hAnsi="Helvetica" w:cs="Helvetica"/>
        </w:rPr>
        <w:fldChar w:fldCharType="separate"/>
      </w:r>
      <w:r w:rsidRPr="00B07069">
        <w:rPr>
          <w:rFonts w:ascii="Helvetica" w:hAnsi="Helvetica" w:cs="Helvetica"/>
        </w:rPr>
        <w:t>(Givon-Benjio et al., 2024)</w:t>
      </w:r>
      <w:r>
        <w:rPr>
          <w:rFonts w:ascii="Helvetica" w:eastAsiaTheme="minorEastAsia" w:hAnsi="Helvetica" w:cs="Helvetica"/>
        </w:rPr>
        <w:fldChar w:fldCharType="end"/>
      </w:r>
      <w:r w:rsidRPr="001B5517">
        <w:rPr>
          <w:rFonts w:ascii="Helvetica" w:eastAsiaTheme="minorEastAsia" w:hAnsi="Helvetica" w:cs="Helvetica"/>
        </w:rPr>
        <w:t>. At cellular levels, adaptation-driven expansion mirrors Fragile-X data showing abolished spike-frequency adaptation from reduced K+ currents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{"citationID":"WRlk8dhJ","properties":{"formattedCitation":"(Luque et al., 2024)","plainCitation":"(Luque et al., 2024)","noteIndex":0},"citationItems":[{"id":901,"uris":["http://zotero.org/users/17556725/items/84JRJD4U"],"itemData":{"id":901,"type":"article-journal","abstract":"Fragile X syndrome (FXS), the most frequent monogenic form of intellectual disability, is caused by transcriptional silencing of the FMR1 gene that could render neuronal hyperexcitability. Here we show that pyramidal cells (PCs) in the dorsal CA1 region of the hippocampus elicited a larger action potential (AP) number in response to suprathreshold stimulation in juvenile Fmr1 knockout (KO) than wild-type (WT) mice. Because Kv7/M channels modulate CA1 PC excitability in rats, we investigated if their dysfunction produces neuronal hyperexcitability in Fmr1 KO mice. Immunohistochemical and western blot analyses showed no differences in the expression of Kv7.2 and Kv7.3 channel subunits between genotypes; however, the current mediated by Kv7/M channels was reduced in Fmr1 KO mice. In both genotypes, bath application of XE991 (10 μM), a blocker of Kv7/M channels: produced an increased AP number, produced an increased input resistance, produced a decreased AP voltage threshold and shaped AP medium afterhyperpolarization by increasing mean velocities. Retigabine (10 μM), an opener of Kv7/M channels, produced opposite effects to XE991. Both XE991 and retigabine abolished differences in all these parameters found in control conditions between genotypes. Furthermore, a low concentration of retigabine (2.5 μM) normalized CA1 PC excitability of Fmr1 KO mice. Finally, ex vivo seizure-like events evoked by 4-aminopyiridine (200 μM) in the dorsal CA1 region were more frequent in Fmr1 KO mice, and were abolished by retigabine (5-10 μM). We conclude that CA1 PCs of Fmr1 KO mice exhibit hyperexcitability, caused by Kv7/M channel dysfunction, and increased epileptiform activity, which were abolished by retigabine. KEY POINTS: Dorsal pyramidal cells of the hippocampal CA1 region of Fmr1 knockout mice exhibit hyperexcitability. Kv7/M channel activity, but not expression, is reduced in pyramidal cells of the hippocampal CA1 region of Fmr1 knockout mice. Kv7/M channel dysfunction causes hyperexcitability in pyramidal cells of the hippocampal CA1 region of Fmr1 knockout mice by increasing input resistance, decreasing AP voltage threshold and shaping medium afterhyperpolarization. A Kv7/M channel opener normalizes neuronal excitability in pyramidal cells of the hippocampal CA1 region of Fmr1 knockout mice. Ex vivo seizure-like events evoked in the dorsal CA1 region were more frequent in Fmr1 KO mice, and such an epileptiform activity was abolished by a Kv7/M channel opener depending on drug concentration. Kv7/M channels may represent a therapeutic target for treating symptoms associated with hippocampal alterations in fragile X syndrome.","container-title":"The Journal of Physiology","DOI":"10.1113/JP285244","ISSN":"1469-7793","issue":"15","journalAbbreviation":"J Physiol","language":"eng","note":"PMID: 38976504","page":"3769-3791","source":"PubMed","title":"Kv7/M channel dysfunction produces hyperexcitability in hippocampal CA1 pyramidal cells of Fmr1 knockout mice","volume":"602","author":[{"family":"Luque","given":"M. Angeles"},{"family":"Morcuende","given":"Sara"},{"family":"Torres","given":"Blas"},{"family":"Herrero","given":"Luis"}],"issued":{"date-parts":[["2024",8]]}}}],"schema":"https://github.com/citation-style-language/schema/raw/master/csl-citation.json"} </w:instrText>
      </w:r>
      <w:r>
        <w:rPr>
          <w:rFonts w:ascii="Helvetica" w:eastAsiaTheme="minorEastAsia" w:hAnsi="Helvetica" w:cs="Helvetica"/>
        </w:rPr>
        <w:fldChar w:fldCharType="separate"/>
      </w:r>
      <w:r w:rsidRPr="00056C7B">
        <w:rPr>
          <w:rFonts w:ascii="Helvetica" w:hAnsi="Helvetica" w:cs="Helvetica"/>
        </w:rPr>
        <w:t>(Luque et al., 2024)</w:t>
      </w:r>
      <w:r>
        <w:rPr>
          <w:rFonts w:ascii="Helvetica" w:eastAsiaTheme="minorEastAsia" w:hAnsi="Helvetica" w:cs="Helvetica"/>
        </w:rPr>
        <w:fldChar w:fldCharType="end"/>
      </w:r>
      <w:r w:rsidRPr="001B5517">
        <w:rPr>
          <w:rFonts w:ascii="Helvetica" w:eastAsiaTheme="minorEastAsia" w:hAnsi="Helvetica" w:cs="Helvetica"/>
        </w:rPr>
        <w:t xml:space="preserve">, while </w:t>
      </w:r>
      <w:r>
        <w:rPr>
          <w:rFonts w:ascii="Helvetica" w:eastAsiaTheme="minorEastAsia" w:hAnsi="Helvetica" w:cs="Helvetica"/>
        </w:rPr>
        <w:t>disinhibition</w:t>
      </w:r>
      <w:r w:rsidRPr="001B5517">
        <w:rPr>
          <w:rFonts w:ascii="Helvetica" w:eastAsiaTheme="minorEastAsia" w:hAnsi="Helvetica" w:cs="Helvetica"/>
        </w:rPr>
        <w:t xml:space="preserve"> manipulations parallel impaired multisensory gain in Shank3 mice with weakened GABAergic inhibition</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{"citationID":"jAl3czzs","properties":{"formattedCitation":"(Pagano et al., 2023)","plainCitation":"(Pagano et al., 2023)","noteIndex":0},"citationItems":[{"id":898,"uris":["http://zotero.org/users/17556725/items/7MGJBWQ4","http://zotero.org/users/17556725/items/G5T7DV5Q"],"itemData":{"id":898,"type":"article-journal","abstract":"Phelan–McDermid syndrome (PMS) is a neurodevelopmental disorder characterized by developmental delay, intellectual disability, and autistic-like behaviors and is primarily caused by haploinsufficiency of SHANK3 gene. Currently, there is no specific treatment for PMS, highlighting the need for a better understanding of SHANK3 functions and the underlying pathophysiological mechanisms in the brain. We hypothesize that SHANK3 haploinsufficiency may lead to alterations in the inhibitory system, which could be linked to the excitatory/inhibitory imbalance observed in models of autism spectrum disorder (ASD). Investigation of these neuropathological features may shed light on the pathogenesis of PMS and potential therapeutic interventions.","container-title":"Molecular Autism","DOI":"10.1186/s13229-023-00557-2","ISSN":"2040-2392","issue":"1","journalAbbreviation":"Molecular Autism","page":"28","source":"BioMed Central","title":"Shank3 deletion in PV neurons is associated with abnormal behaviors and neuronal functions that are rescued by increasing GABAergic signaling","volume":"14","author":[{"family":"Pagano","given":"Jessica"},{"family":"Landi","given":"Silvia"},{"family":"Stefanoni","given":"Alessia"},{"family":"Nardi","given":"Gabriele"},{"family":"Albanesi","given":"Marica"},{"family":"Bauer","given":"Helen F."},{"family":"Pracucci","given":"Enrico"},{"family":"Schön","given":"Michael"},{"family":"Ratto","given":"Gian Michele"},{"family":"Boeckers","given":"Tobias M."},{"family":"Sala","given":"Carlo"},{"family":"Verpelli","given":"Chiara"}],"issued":{"date-parts":[["2023",8,1]]}}}],"schema":"https://github.com/citation-style-language/schema/raw/master/csl-citation.json"}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(Pagano et al., 2023)</w:t>
      </w:r>
      <w:r>
        <w:rPr>
          <w:rFonts w:ascii="Helvetica" w:eastAsiaTheme="minorEastAsia" w:hAnsi="Helvetica" w:cs="Helvetica"/>
        </w:rPr>
        <w:fldChar w:fldCharType="end"/>
      </w:r>
      <w:r w:rsidRPr="001B5517">
        <w:rPr>
          <w:rFonts w:ascii="Helvetica" w:eastAsiaTheme="minorEastAsia" w:hAnsi="Helvetica" w:cs="Helvetica"/>
        </w:rPr>
        <w:t>. The remaining discrepancy</w:t>
      </w:r>
      <w:r>
        <w:rPr>
          <w:rFonts w:ascii="Helvetica" w:eastAsiaTheme="minorEastAsia" w:hAnsi="Helvetica" w:cs="Helvetica"/>
        </w:rPr>
        <w:t xml:space="preserve">, </w:t>
      </w:r>
      <w:r w:rsidR="00BE75FB">
        <w:rPr>
          <w:rFonts w:ascii="Helvetica" w:eastAsiaTheme="minorEastAsia" w:hAnsi="Helvetica" w:cs="Helvetica"/>
        </w:rPr>
        <w:t>the</w:t>
      </w:r>
      <w:r w:rsidRPr="001B5517">
        <w:rPr>
          <w:rFonts w:ascii="Helvetica" w:eastAsiaTheme="minorEastAsia" w:hAnsi="Helvetica" w:cs="Helvetica"/>
        </w:rPr>
        <w:t xml:space="preserve"> </w:t>
      </w:r>
      <w:r w:rsidR="00D209E2">
        <w:rPr>
          <w:rFonts w:ascii="Helvetica" w:eastAsiaTheme="minorEastAsia" w:hAnsi="Helvetica" w:cs="Helvetica"/>
        </w:rPr>
        <w:t xml:space="preserve">decrease in temporal windows </w:t>
      </w:r>
      <w:r>
        <w:rPr>
          <w:rFonts w:ascii="Helvetica" w:eastAsiaTheme="minorEastAsia" w:hAnsi="Helvetica" w:cs="Helvetica"/>
        </w:rPr>
        <w:t>contrasting with</w:t>
      </w:r>
      <w:r w:rsidRPr="001B5517">
        <w:rPr>
          <w:rFonts w:ascii="Helvetica" w:eastAsiaTheme="minorEastAsia" w:hAnsi="Helvetica" w:cs="Helvetica"/>
        </w:rPr>
        <w:t xml:space="preserve"> predominantly </w:t>
      </w:r>
      <w:r w:rsidR="00D209E2">
        <w:rPr>
          <w:rFonts w:ascii="Helvetica" w:eastAsiaTheme="minorEastAsia" w:hAnsi="Helvetica" w:cs="Helvetica"/>
        </w:rPr>
        <w:t xml:space="preserve">expanding </w:t>
      </w:r>
      <w:r w:rsidRPr="001B5517">
        <w:rPr>
          <w:rFonts w:ascii="Helvetica" w:eastAsiaTheme="minorEastAsia" w:hAnsi="Helvetica" w:cs="Helvetica"/>
        </w:rPr>
        <w:t xml:space="preserve">temporal </w:t>
      </w:r>
      <w:r w:rsidR="00D209E2">
        <w:rPr>
          <w:rFonts w:ascii="Helvetica" w:eastAsiaTheme="minorEastAsia" w:hAnsi="Helvetica" w:cs="Helvetica"/>
        </w:rPr>
        <w:t>windows</w:t>
      </w:r>
      <w:r w:rsidRPr="001B5517">
        <w:rPr>
          <w:rFonts w:ascii="Helvetica" w:eastAsiaTheme="minorEastAsia" w:hAnsi="Helvetica" w:cs="Helvetica"/>
        </w:rPr>
        <w:t xml:space="preserve"> in humans</w:t>
      </w:r>
      <w:r>
        <w:rPr>
          <w:rFonts w:ascii="Helvetica" w:eastAsiaTheme="minorEastAsia" w:hAnsi="Helvetica" w:cs="Helvetica"/>
        </w:rPr>
        <w:t xml:space="preserve">, </w:t>
      </w:r>
      <w:r w:rsidRPr="001B5517">
        <w:rPr>
          <w:rFonts w:ascii="Helvetica" w:eastAsiaTheme="minorEastAsia" w:hAnsi="Helvetica" w:cs="Helvetica"/>
        </w:rPr>
        <w:t>suggests additional factors like developmental timing or top-down modulation selectively gate temporal binding in vivo.</w:t>
      </w:r>
      <w:r>
        <w:rPr>
          <w:rFonts w:ascii="Helvetica" w:eastAsiaTheme="minorEastAsia" w:hAnsi="Helvetica" w:cs="Helvetica"/>
        </w:rPr>
        <w:t xml:space="preserve"> Nevertheless, the model’s responses that do align with biological findings could be investigated further to argue for targeted therapeutic avenues.</w:t>
      </w:r>
    </w:p>
    <w:p w14:paraId="615E1D63" w14:textId="52FA8609" w:rsidR="00B063EB" w:rsidRDefault="00B063EB" w:rsidP="00B063EB">
      <w:pPr>
        <w:spacing w:after="0" w:line="360" w:lineRule="auto"/>
        <w:ind w:firstLine="720"/>
        <w:jc w:val="both"/>
        <w:rPr>
          <w:rFonts w:ascii="Helvetica" w:eastAsiaTheme="minorEastAsia" w:hAnsi="Helvetica" w:cs="Helvetica"/>
        </w:rPr>
      </w:pPr>
      <w:r w:rsidRPr="00DA48A4">
        <w:rPr>
          <w:rFonts w:ascii="Helvetica" w:eastAsiaTheme="minorEastAsia" w:hAnsi="Helvetica" w:cs="Helvetica"/>
        </w:rPr>
        <w:t>Each perturbation mechanism generates specific differences in the responses that could be experimentally validated</w:t>
      </w:r>
      <w:r w:rsidRPr="00D102E2">
        <w:rPr>
          <w:rFonts w:ascii="Helvetica" w:eastAsiaTheme="minorEastAsia" w:hAnsi="Helvetica" w:cs="Helvetica"/>
        </w:rPr>
        <w:t>.</w:t>
      </w:r>
      <w:r>
        <w:rPr>
          <w:rFonts w:ascii="Helvetica" w:eastAsiaTheme="minorEastAsia" w:hAnsi="Helvetica" w:cs="Helvetica"/>
        </w:rPr>
        <w:t xml:space="preserve"> </w:t>
      </w:r>
      <w:r w:rsidRPr="00640BDC">
        <w:rPr>
          <w:rFonts w:ascii="Helvetica" w:eastAsiaTheme="minorEastAsia" w:hAnsi="Helvetica" w:cs="Helvetica"/>
        </w:rPr>
        <w:t>Kv7 channels have been highlighted as critical mediators of neuronal adaptations in biological systems; after-hyperpolarisation currents mediated by Kv7 channels regulate excitability and produce early spike-frequency adaptation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{"citationID":"pfcMtCPV","properties":{"formattedCitation":"(Luque et al., 2024)","plainCitation":"(Luque et al., 2024)","noteIndex":0},"citationItems":[{"id":901,"uris":["http://zotero.org/users/17556725/items/84JRJD4U"],"itemData":{"id":901,"type":"article-journal","abstract":"Fragile X syndrome (FXS), the most frequent monogenic form of intellectual disability, is caused by transcriptional silencing of the FMR1 gene that could render neuronal hyperexcitability. Here we show that pyramidal cells (PCs) in the dorsal CA1 region of the hippocampus elicited a larger action potential (AP) number in response to suprathreshold stimulation in juvenile Fmr1 knockout (KO) than wild-type (WT) mice. Because Kv7/M channels modulate CA1 PC excitability in rats, we investigated if their dysfunction produces neuronal hyperexcitability in Fmr1 KO mice. Immunohistochemical and western blot analyses showed no differences in the expression of Kv7.2 and Kv7.3 channel subunits between genotypes; however, the current mediated by Kv7/M channels was reduced in Fmr1 KO mice. In both genotypes, bath application of XE991 (10 μM), a blocker of Kv7/M channels: produced an increased AP number, produced an increased input resistance, produced a decreased AP voltage threshold and shaped AP medium afterhyperpolarization by increasing mean velocities. Retigabine (10 μM), an opener of Kv7/M channels, produced opposite effects to XE991. Both XE991 and retigabine abolished differences in all these parameters found in control conditions between genotypes. Furthermore, a low concentration of retigabine (2.5 μM) normalized CA1 PC excitability of Fmr1 KO mice. Finally, ex vivo seizure-like events evoked by 4-aminopyiridine (200 μM) in the dorsal CA1 region were more frequent in Fmr1 KO mice, and were abolished by retigabine (5-10 μM). We conclude that CA1 PCs of Fmr1 KO mice exhibit hyperexcitability, caused by Kv7/M channel dysfunction, and increased epileptiform activity, which were abolished by retigabine. KEY POINTS: Dorsal pyramidal cells of the hippocampal CA1 region of Fmr1 knockout mice exhibit hyperexcitability. Kv7/M channel activity, but not expression, is reduced in pyramidal cells of the hippocampal CA1 region of Fmr1 knockout mice. Kv7/M channel dysfunction causes hyperexcitability in pyramidal cells of the hippocampal CA1 region of Fmr1 knockout mice by increasing input resistance, decreasing AP voltage threshold and shaping medium afterhyperpolarization. A Kv7/M channel opener normalizes neuronal excitability in pyramidal cells of the hippocampal CA1 region of Fmr1 knockout mice. Ex vivo seizure-like events evoked in the dorsal CA1 region were more frequent in Fmr1 KO mice, and such an epileptiform activity was abolished by a Kv7/M channel opener depending on drug concentration. Kv7/M channels may represent a therapeutic target for treating symptoms associated with hippocampal alterations in fragile X syndrome.","container-title":"The Journal of Physiology","DOI":"10.1113/JP285244","ISSN":"1469-7793","issue":"15","journalAbbreviation":"J Physiol","language":"eng","note":"PMID: 38976504","page":"3769-3791","source":"PubMed","title":"Kv7/M channel dysfunction produces hyperexcitability in hippocampal CA1 pyramidal cells of Fmr1 knockout mice","volume":"602","author":[{"family":"Luque","given":"M. Angeles"},{"family":"Morcuende","given":"Sara"},{"family":"Torres","given":"Blas"},{"family":"Herrero","given":"Luis"}],"issued":{"date-parts":[["2024",8]]}}}],"schema":"https://github.com/citation-style-language/schema/raw/master/csl-citation.json"} </w:instrText>
      </w:r>
      <w:r>
        <w:rPr>
          <w:rFonts w:ascii="Helvetica" w:eastAsiaTheme="minorEastAsia" w:hAnsi="Helvetica" w:cs="Helvetica"/>
        </w:rPr>
        <w:fldChar w:fldCharType="separate"/>
      </w:r>
      <w:r w:rsidRPr="00056C7B">
        <w:rPr>
          <w:rFonts w:ascii="Helvetica" w:hAnsi="Helvetica" w:cs="Helvetica"/>
        </w:rPr>
        <w:t>(Luque et al., 2024)</w:t>
      </w:r>
      <w:r>
        <w:rPr>
          <w:rFonts w:ascii="Helvetica" w:eastAsiaTheme="minorEastAsia" w:hAnsi="Helvetica" w:cs="Helvetica"/>
        </w:rPr>
        <w:fldChar w:fldCharType="end"/>
      </w:r>
      <w:r>
        <w:rPr>
          <w:rFonts w:ascii="Helvetica" w:eastAsiaTheme="minorEastAsia" w:hAnsi="Helvetica" w:cs="Helvetica"/>
        </w:rPr>
        <w:t>. T</w:t>
      </w:r>
      <w:r w:rsidRPr="00346160">
        <w:rPr>
          <w:rFonts w:ascii="Helvetica" w:eastAsiaTheme="minorEastAsia" w:hAnsi="Helvetica" w:cs="Helvetica"/>
        </w:rPr>
        <w:t xml:space="preserve">he </w:t>
      </w:r>
      <w:r>
        <w:rPr>
          <w:rFonts w:ascii="Helvetica" w:eastAsiaTheme="minorEastAsia" w:hAnsi="Helvetica" w:cs="Helvetica"/>
        </w:rPr>
        <w:t xml:space="preserve">channel </w:t>
      </w:r>
      <w:r w:rsidRPr="00346160">
        <w:rPr>
          <w:rFonts w:ascii="Helvetica" w:eastAsiaTheme="minorEastAsia" w:hAnsi="Helvetica" w:cs="Helvetica"/>
        </w:rPr>
        <w:t xml:space="preserve">opener retigabine </w:t>
      </w:r>
      <w:r>
        <w:rPr>
          <w:rFonts w:ascii="Helvetica" w:eastAsiaTheme="minorEastAsia" w:hAnsi="Helvetica" w:cs="Helvetica"/>
        </w:rPr>
        <w:t xml:space="preserve">has been shown to </w:t>
      </w:r>
      <w:r w:rsidRPr="00346160">
        <w:rPr>
          <w:rFonts w:ascii="Helvetica" w:eastAsiaTheme="minorEastAsia" w:hAnsi="Helvetica" w:cs="Helvetica"/>
        </w:rPr>
        <w:t>restore adaptation</w:t>
      </w:r>
      <w:r>
        <w:rPr>
          <w:rFonts w:ascii="Helvetica" w:eastAsiaTheme="minorEastAsia" w:hAnsi="Helvetica" w:cs="Helvetica"/>
        </w:rPr>
        <w:t xml:space="preserve"> via a reduction in spiking frequency and </w:t>
      </w:r>
      <w:r w:rsidRPr="006F2B78">
        <w:rPr>
          <w:rFonts w:ascii="Helvetica" w:eastAsiaTheme="minorEastAsia" w:hAnsi="Helvetica" w:cs="Helvetica"/>
        </w:rPr>
        <w:t>thus</w:t>
      </w:r>
      <w:r>
        <w:rPr>
          <w:rFonts w:ascii="Helvetica" w:eastAsiaTheme="minorEastAsia" w:hAnsi="Helvetica" w:cs="Helvetica"/>
        </w:rPr>
        <w:t>, a</w:t>
      </w:r>
      <w:r w:rsidRPr="0010009E">
        <w:rPr>
          <w:rFonts w:ascii="Helvetica" w:eastAsiaTheme="minorEastAsia" w:hAnsi="Helvetica" w:cs="Helvetica"/>
        </w:rPr>
        <w:t>cute or chronic</w:t>
      </w:r>
      <w:r>
        <w:rPr>
          <w:rFonts w:ascii="Helvetica" w:eastAsiaTheme="minorEastAsia" w:hAnsi="Helvetica" w:cs="Helvetica"/>
        </w:rPr>
        <w:t xml:space="preserve"> </w:t>
      </w:r>
      <w:r w:rsidRPr="00346160">
        <w:rPr>
          <w:rFonts w:ascii="Helvetica" w:eastAsiaTheme="minorEastAsia" w:hAnsi="Helvetica" w:cs="Helvetica"/>
        </w:rPr>
        <w:t>retigabine</w:t>
      </w:r>
      <w:r>
        <w:rPr>
          <w:rFonts w:ascii="Helvetica" w:eastAsiaTheme="minorEastAsia" w:hAnsi="Helvetica" w:cs="Helvetica"/>
        </w:rPr>
        <w:t xml:space="preserve"> may </w:t>
      </w:r>
      <w:r w:rsidRPr="001C7850">
        <w:rPr>
          <w:rFonts w:ascii="Helvetica" w:eastAsiaTheme="minorEastAsia" w:hAnsi="Helvetica" w:cs="Helvetica"/>
        </w:rPr>
        <w:t>reverse the uniform spatial and temporal</w:t>
      </w:r>
      <w:r>
        <w:rPr>
          <w:rFonts w:ascii="Helvetica" w:eastAsiaTheme="minorEastAsia" w:hAnsi="Helvetica" w:cs="Helvetica"/>
        </w:rPr>
        <w:t xml:space="preserve"> </w:t>
      </w:r>
      <w:r w:rsidRPr="001C7850">
        <w:rPr>
          <w:rFonts w:ascii="Helvetica" w:eastAsiaTheme="minorEastAsia" w:hAnsi="Helvetica" w:cs="Helvetica"/>
        </w:rPr>
        <w:t>window enlargement we observe</w:t>
      </w:r>
      <w:r>
        <w:rPr>
          <w:rFonts w:ascii="Helvetica" w:eastAsiaTheme="minorEastAsia" w:hAnsi="Helvetica" w:cs="Helvetica"/>
        </w:rPr>
        <w:t>d</w:t>
      </w:r>
      <w:r w:rsidRPr="001C7850">
        <w:rPr>
          <w:rFonts w:ascii="Helvetica" w:eastAsiaTheme="minorEastAsia" w:hAnsi="Helvetica" w:cs="Helvetica"/>
        </w:rPr>
        <w:t xml:space="preserve"> </w:t>
      </w:r>
      <w:r>
        <w:rPr>
          <w:rFonts w:ascii="Helvetica" w:eastAsiaTheme="minorEastAsia" w:hAnsi="Helvetica" w:cs="Helvetica"/>
        </w:rPr>
        <w:t>following</w:t>
      </w:r>
      <w:r w:rsidRPr="001C7850">
        <w:rPr>
          <w:rFonts w:ascii="Helvetica" w:eastAsiaTheme="minorEastAsia" w:hAnsi="Helvetica" w:cs="Helvetica"/>
        </w:rPr>
        <w:t xml:space="preserve"> adaptation </w:t>
      </w:r>
      <w:r>
        <w:rPr>
          <w:rFonts w:ascii="Helvetica" w:eastAsiaTheme="minorEastAsia" w:hAnsi="Helvetica" w:cs="Helvetica"/>
        </w:rPr>
        <w:t>reduction</w:t>
      </w:r>
      <w:r w:rsidDel="00694CD6">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{"citationID":"VlyRppXy","properties":{"formattedCitation":"(Stas et al., 2016)","plainCitation":"(Stas et al., 2016)","noteIndex":0},"citationItems":[{"id":903,"uris":["http://zotero.org/users/17556725/items/JNLT7TBS"],"itemData":{"id":903,"type":"article-journal","abstract":"Enhancement of neuronal M-currents, generated through KV7.2-KV7.5 channels, has gained much interest for its potential in developing treatments for hyperexcitability-related disorders such as epilepsy. Retigabine, a KV7 channel opener, has proven to be an effective anticonvulsant and has recently also gained attention due to its neuroprotective properties. In the present study, we found that the auxiliary KCNE2 subunit reduced the KV7.2-KV7.3 retigabine sensitivity approximately 5-fold. In addition, using both mammalian expression systems and cultured hippocampal neurons we determined that low μM retigabine concentrations had ‘off-target’ effects on KV2.1 channels which have recently been implicated in apoptosis. Clinical retigabine concentrations (0.3–3 μM) inhibited KV2.1 channel function upon prolonged exposure. The suppression of the KV2.1 conductance was only partially reversible. Our results identified KV2.1 as a new molecular target for retigabine, thus giving a potential explanation for retigabine’s neuroprotective properties.","container-title":"Scientific Reports","DOI":"10.1038/srep35080","ISSN":"2045-2322","issue":"1","journalAbbreviation":"Sci Rep","language":"en","license":"2016 The Author(s)","note":"publisher: Nature Publishing Group","page":"35080","source":"www.nature.com","title":"The anticonvulsant retigabine suppresses neuronal KV2-mediated currents","volume":"6","author":[{"family":"Stas","given":"Jeroen I."},{"family":"Bocksteins","given":"Elke"},{"family":"Jensen","given":"Camilla S."},{"family":"Schmitt","given":"Nicole"},{"family":"Snyders","given":"Dirk J."}],"issued":{"date-parts":[["2016",10,13]]}}}],"schema":"https://github.com/citation-style-language/schema/raw/master/csl-citation.json"} </w:instrText>
      </w:r>
      <w:r>
        <w:rPr>
          <w:rFonts w:ascii="Helvetica" w:eastAsiaTheme="minorEastAsia" w:hAnsi="Helvetica" w:cs="Helvetica"/>
        </w:rPr>
        <w:fldChar w:fldCharType="separate"/>
      </w:r>
      <w:r w:rsidRPr="004B3EE1">
        <w:rPr>
          <w:rFonts w:ascii="Helvetica" w:hAnsi="Helvetica" w:cs="Helvetica"/>
        </w:rPr>
        <w:t>(Stas et al., 2016)</w:t>
      </w:r>
      <w:r>
        <w:rPr>
          <w:rFonts w:ascii="Helvetica" w:eastAsiaTheme="minorEastAsia" w:hAnsi="Helvetica" w:cs="Helvetica"/>
        </w:rPr>
        <w:fldChar w:fldCharType="end"/>
      </w:r>
      <w:r w:rsidRPr="001C7850">
        <w:rPr>
          <w:rFonts w:ascii="Helvetica" w:eastAsiaTheme="minorEastAsia" w:hAnsi="Helvetica" w:cs="Helvetica"/>
        </w:rPr>
        <w:t>.</w:t>
      </w:r>
      <w:r w:rsidR="00090E83">
        <w:rPr>
          <w:rFonts w:ascii="Helvetica" w:eastAsiaTheme="minorEastAsia" w:hAnsi="Helvetica" w:cs="Helvetica"/>
        </w:rPr>
        <w:t xml:space="preserve"> </w:t>
      </w:r>
      <w:r w:rsidRPr="00035660">
        <w:rPr>
          <w:rFonts w:ascii="Helvetica" w:eastAsiaTheme="minorEastAsia" w:hAnsi="Helvetica" w:cs="Helvetica"/>
        </w:rPr>
        <w:t xml:space="preserve">With regard to </w:t>
      </w:r>
      <w:r w:rsidRPr="00035660">
        <w:rPr>
          <w:rFonts w:ascii="Helvetica" w:eastAsiaTheme="minorEastAsia" w:hAnsi="Helvetica" w:cs="Helvetica"/>
        </w:rPr>
        <w:lastRenderedPageBreak/>
        <w:t>feedforward perturbations, deletion of the SHANK3 gene in PV interneurons causes circuit hyper-excitability and abnormal behaviours that can be rescued by enhancing GABAergic signalling</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{"citationID":"GfznhHU7","properties":{"formattedCitation":"(Pagano et al., 2023)","plainCitation":"(Pagano et al., 2023)","noteIndex":0},"citationItems":[{"id":898,"uris":["http://zotero.org/users/17556725/items/7MGJBWQ4","http://zotero.org/users/17556725/items/G5T7DV5Q"],"itemData":{"id":898,"type":"article-journal","abstract":"Phelan–McDermid syndrome (PMS) is a neurodevelopmental disorder characterized by developmental delay, intellectual disability, and autistic-like behaviors and is primarily caused by haploinsufficiency of SHANK3 gene. Currently, there is no specific treatment for PMS, highlighting the need for a better understanding of SHANK3 functions and the underlying pathophysiological mechanisms in the brain. We hypothesize that SHANK3 haploinsufficiency may lead to alterations in the inhibitory system, which could be linked to the excitatory/inhibitory imbalance observed in models of autism spectrum disorder (ASD). Investigation of these neuropathological features may shed light on the pathogenesis of PMS and potential therapeutic interventions.","container-title":"Molecular Autism","DOI":"10.1186/s13229-023-00557-2","ISSN":"2040-2392","issue":"1","journalAbbreviation":"Molecular Autism","page":"28","source":"BioMed Central","title":"Shank3 deletion in PV neurons is associated with abnormal behaviors and neuronal functions that are rescued by increasing GABAergic signaling","volume":"14","author":[{"family":"Pagano","given":"Jessica"},{"family":"Landi","given":"Silvia"},{"family":"Stefanoni","given":"Alessia"},{"family":"Nardi","given":"Gabriele"},{"family":"Albanesi","given":"Marica"},{"family":"Bauer","given":"Helen F."},{"family":"Pracucci","given":"Enrico"},{"family":"Schön","given":"Michael"},{"family":"Ratto","given":"Gian Michele"},{"family":"Boeckers","given":"Tobias M."},{"family":"Sala","given":"Carlo"},{"family":"Verpelli","given":"Chiara"}],"issued":{"date-parts":[["2023",8,1]]}}}],"schema":"https://github.com/citation-style-language/schema/raw/master/csl-citation.json"}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(Pagano et al., 2023)</w:t>
      </w:r>
      <w:r>
        <w:rPr>
          <w:rFonts w:ascii="Helvetica" w:eastAsiaTheme="minorEastAsia" w:hAnsi="Helvetica" w:cs="Helvetica"/>
        </w:rPr>
        <w:fldChar w:fldCharType="end"/>
      </w:r>
      <w:r>
        <w:rPr>
          <w:rFonts w:ascii="Helvetica" w:eastAsiaTheme="minorEastAsia" w:hAnsi="Helvetica" w:cs="Helvetica"/>
        </w:rPr>
        <w:t>. Our findings suggest</w:t>
      </w:r>
      <w:r w:rsidRPr="00115557">
        <w:rPr>
          <w:rFonts w:ascii="Helvetica" w:eastAsiaTheme="minorEastAsia" w:hAnsi="Helvetica" w:cs="Helvetica"/>
        </w:rPr>
        <w:t xml:space="preserve"> that opto</w:t>
      </w:r>
      <w:r w:rsidRPr="00115557">
        <w:rPr>
          <w:rFonts w:ascii="Helvetica" w:eastAsiaTheme="minorEastAsia" w:hAnsi="Helvetica" w:cs="Helvetica"/>
        </w:rPr>
        <w:noBreakHyphen/>
        <w:t xml:space="preserve"> or chemo</w:t>
      </w:r>
      <w:r w:rsidRPr="00115557">
        <w:rPr>
          <w:rFonts w:ascii="Helvetica" w:eastAsiaTheme="minorEastAsia" w:hAnsi="Helvetica" w:cs="Helvetica"/>
        </w:rPr>
        <w:noBreakHyphen/>
        <w:t>activation of PV cells in Shank3 mice will contract the model</w:t>
      </w:r>
      <w:r>
        <w:rPr>
          <w:rFonts w:ascii="Helvetica" w:eastAsiaTheme="minorEastAsia" w:hAnsi="Helvetica" w:cs="Helvetica"/>
        </w:rPr>
        <w:t xml:space="preserve"> </w:t>
      </w:r>
      <w:r w:rsidRPr="00115557">
        <w:rPr>
          <w:rFonts w:ascii="Helvetica" w:eastAsiaTheme="minorEastAsia" w:hAnsi="Helvetica" w:cs="Helvetica"/>
        </w:rPr>
        <w:t>matched</w:t>
      </w:r>
      <w:r>
        <w:rPr>
          <w:rFonts w:ascii="Helvetica" w:eastAsiaTheme="minorEastAsia" w:hAnsi="Helvetica" w:cs="Helvetica"/>
        </w:rPr>
        <w:t xml:space="preserve"> &gt;300ms temporal binding window towards control values. A similar prediction</w:t>
      </w:r>
      <w:r w:rsidRPr="007C68D3">
        <w:rPr>
          <w:rFonts w:ascii="Helvetica" w:eastAsiaTheme="minorEastAsia" w:hAnsi="Helvetica" w:cs="Helvetica"/>
        </w:rPr>
        <w:t xml:space="preserve"> ha</w:t>
      </w:r>
      <w:r>
        <w:rPr>
          <w:rFonts w:ascii="Helvetica" w:eastAsiaTheme="minorEastAsia" w:hAnsi="Helvetica" w:cs="Helvetica"/>
        </w:rPr>
        <w:t>s</w:t>
      </w:r>
      <w:r w:rsidRPr="007C68D3">
        <w:rPr>
          <w:rFonts w:ascii="Helvetica" w:eastAsiaTheme="minorEastAsia" w:hAnsi="Helvetica" w:cs="Helvetica"/>
        </w:rPr>
        <w:t xml:space="preserve"> already been </w:t>
      </w:r>
      <w:r>
        <w:rPr>
          <w:rFonts w:ascii="Helvetica" w:eastAsiaTheme="minorEastAsia" w:hAnsi="Helvetica" w:cs="Helvetica"/>
        </w:rPr>
        <w:t>tested</w:t>
      </w:r>
      <w:r w:rsidRPr="007C68D3">
        <w:rPr>
          <w:rFonts w:ascii="Helvetica" w:eastAsiaTheme="minorEastAsia" w:hAnsi="Helvetica" w:cs="Helvetica"/>
        </w:rPr>
        <w:t xml:space="preserve"> in Fragile</w:t>
      </w:r>
      <w:r w:rsidRPr="007C68D3">
        <w:rPr>
          <w:rFonts w:ascii="Helvetica" w:eastAsiaTheme="minorEastAsia" w:hAnsi="Helvetica" w:cs="Helvetica"/>
        </w:rPr>
        <w:noBreakHyphen/>
        <w:t xml:space="preserve">X </w:t>
      </w:r>
      <w:r>
        <w:rPr>
          <w:rFonts w:ascii="Helvetica" w:eastAsiaTheme="minorEastAsia" w:hAnsi="Helvetica" w:cs="Helvetica"/>
        </w:rPr>
        <w:t>mice</w:t>
      </w:r>
      <w:r w:rsidRPr="007C68D3">
        <w:rPr>
          <w:rFonts w:ascii="Helvetica" w:eastAsiaTheme="minorEastAsia" w:hAnsi="Helvetica" w:cs="Helvetica"/>
        </w:rPr>
        <w:t xml:space="preserve">, where boosting interneuron activity after the critical period </w:t>
      </w:r>
      <w:r>
        <w:rPr>
          <w:rFonts w:ascii="Helvetica" w:eastAsiaTheme="minorEastAsia" w:hAnsi="Helvetica" w:cs="Helvetica"/>
        </w:rPr>
        <w:t xml:space="preserve">brought </w:t>
      </w:r>
      <w:r w:rsidRPr="0056519D">
        <w:rPr>
          <w:rFonts w:ascii="Helvetica" w:eastAsiaTheme="minorEastAsia" w:hAnsi="Helvetica" w:cs="Helvetica"/>
        </w:rPr>
        <w:t>sensory thresholds back to baseline</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{"citationID":"OKifWyLM","properties":{"formattedCitation":"(Kourdougli et al., 2023)","plainCitation":"(Kourdougli et al., 2023)","noteIndex":0},"citationItems":[{"id":905,"uris":["http://zotero.org/users/17556725/items/G2ZAFHXP"],"itemData":{"id":905,"type":"article-journal","abstract":"Changes in the function of inhibitory interneurons (INs) during cortical development could contribute to the pathophysiology of neurodevelopmental disorders. Using all-optical in vivo approaches, we find that parvalbumin (PV) INs and their immature precursors are hypoactive and transiently decoupled from excitatory neurons in postnatal mouse somatosensory cortex (S1) of Fmr1 KO mice, a model of fragile X syndrome (FXS). This leads to a loss of parvalbumin INs (PV-INs) in both mice and humans with FXS. Increasing the activity of future PV-INs in neonatal Fmr1 KO mice restores PV-IN density and ameliorates transcriptional dysregulation in S1, but not circuit dysfunction. Critically, administering an allosteric modulator of Kv3.1 channels after the S1 critical period does rescue circuit dynamics and tactile defensiveness. Symptoms in FXS and related disorders could be mitigated by targeting PV-INs.","container-title":"Neuron","DOI":"10.1016/j.neuron.2023.06.009","ISSN":"1097-4199","issue":"18","journalAbbreviation":"Neuron","language":"eng","note":"PMID: 37451263\nPMCID: PMC10529373","page":"2863-2880.e6","source":"PubMed","title":"Improvement of sensory deficits in fragile X mice by increasing cortical interneuron activity after the critical period","volume":"111","author":[{"family":"Kourdougli","given":"Nazim"},{"family":"Suresh","given":"Anand"},{"family":"Liu","given":"Benjamin"},{"family":"Juarez","given":"Pablo"},{"family":"Lin","given":"Ashley"},{"family":"Chung","given":"David T."},{"family":"Graven Sams","given":"Anette"},{"family":"Gandal","given":"Michael J."},{"family":"Martínez-Cerdeño","given":"Verónica"},{"family":"Buonomano","given":"Dean V."},{"family":"Hall","given":"Benjamin J."},{"family":"Mombereau","given":"Cédric"},{"family":"Portera-Cailliau","given":"Carlos"}],"issued":{"date-parts":[["2023",9,20]]}}}],"schema":"https://github.com/citation-style-language/schema/raw/master/csl-citation.json"} </w:instrText>
      </w:r>
      <w:r>
        <w:rPr>
          <w:rFonts w:ascii="Helvetica" w:eastAsiaTheme="minorEastAsia" w:hAnsi="Helvetica" w:cs="Helvetica"/>
        </w:rPr>
        <w:fldChar w:fldCharType="separate"/>
      </w:r>
      <w:r w:rsidRPr="00D344C7">
        <w:rPr>
          <w:rFonts w:ascii="Helvetica" w:hAnsi="Helvetica" w:cs="Helvetica"/>
        </w:rPr>
        <w:t>(Kourdougli et al., 2023)</w:t>
      </w:r>
      <w:r>
        <w:rPr>
          <w:rFonts w:ascii="Helvetica" w:eastAsiaTheme="minorEastAsia" w:hAnsi="Helvetica" w:cs="Helvetica"/>
        </w:rPr>
        <w:fldChar w:fldCharType="end"/>
      </w:r>
      <w:r>
        <w:rPr>
          <w:rFonts w:ascii="Helvetica" w:eastAsiaTheme="minorEastAsia" w:hAnsi="Helvetica" w:cs="Helvetica"/>
        </w:rPr>
        <w:t>. In line with such inhibition associated deficits, i</w:t>
      </w:r>
      <w:r w:rsidRPr="00E60DA9">
        <w:rPr>
          <w:rFonts w:ascii="Helvetica" w:eastAsiaTheme="minorEastAsia" w:hAnsi="Helvetica" w:cs="Helvetica"/>
        </w:rPr>
        <w:t>n vivo micro</w:t>
      </w:r>
      <w:r w:rsidRPr="00E60DA9">
        <w:rPr>
          <w:rFonts w:ascii="Cambria Math" w:eastAsiaTheme="minorEastAsia" w:hAnsi="Cambria Math" w:cs="Cambria Math"/>
        </w:rPr>
        <w:t>‑</w:t>
      </w:r>
      <w:r w:rsidRPr="00E60DA9">
        <w:rPr>
          <w:rFonts w:ascii="Helvetica" w:eastAsiaTheme="minorEastAsia" w:hAnsi="Helvetica" w:cs="Helvetica"/>
        </w:rPr>
        <w:t xml:space="preserve">iontophoresis of GABA in rat SC </w:t>
      </w:r>
      <w:r>
        <w:rPr>
          <w:rFonts w:ascii="Helvetica" w:eastAsiaTheme="minorEastAsia" w:hAnsi="Helvetica" w:cs="Helvetica"/>
        </w:rPr>
        <w:t>has been shown to reduce</w:t>
      </w:r>
      <w:r w:rsidRPr="00E60DA9">
        <w:rPr>
          <w:rFonts w:ascii="Helvetica" w:eastAsiaTheme="minorEastAsia" w:hAnsi="Helvetica" w:cs="Helvetica"/>
        </w:rPr>
        <w:t xml:space="preserve"> visual responses and tighten the inhibitory surround</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{"citationID":"RYhr6CSe","properties":{"formattedCitation":"(Murthy &amp; Humphrey, 1999; Razak &amp; Pallas, 2007)","plainCitation":"(Murthy &amp; Humphrey, 1999; Razak &amp; Pallas, 2007)","noteIndex":0},"citationItems":[{"id":908,"uris":["http://zotero.org/users/17556725/items/B34TIL93"],"itemData":{"id":908,"type":"article-journal","abstract":"Inhibitory contributions to spatiotemporal receptive-field structure and direction selectivity in simple cells of cat area 17.  Intracortical inhibition contributes to direction selectivity in primary visual cortex, but how it acts has been unclear. We investigated this problem in simple cells of cat area 17 by taking advantage of the link between spatiotemporal (S-T) receptive-field structure and direction selectivity. Most cells in layer 4 have S-T–oriented receptive fields in which gradients of response timing across the field confer a preferred direction of motion. Linear summation of responses across the receptive field, followed by a static nonlinear amplification, has been shown previously to account for directional tuning in layer 4. We tested the hypotheses that inhibition acts by altering S-T structure or the static nonlinearity or both. Drifting and counterphasing sinewave gratings were used to measure direction selectivity and S-T structure, respectively, in 17 layer 4 simple cells before and during iontophoresis of bicuculline methiodide (BMI), a GABAA antagonist. S-T orientation was quantified from fits to response temporal phase versus stimulus spatial phase data. Bicuculline reduced direction selectivity and S-T orientation in nearly all cells, and reductions in the two measures were well correlated (r = 0.81) and reversible. Using conventional linear predictions based on response phase and amplitude, we found that BMI-induced changes in S-T structure also accounted well for absolute changes in the amplitude and phase of responses to gratings drifting in the preferred and nonpreferred direction. For each cell we also calculated an exponent used to estimate the static nonlinearity. Bicuculline reduced the exponent in most cells, but the changes were not correlated with reductions in direction selectivity. We conclude that GABAA-mediated inhibition influences directional tuning in layer 4 primarily by sculpting S-T receptive-field structure. The source of the inhibition is likely to be other simple cells with certain spatiotemporal relationships to their target. Despite reductions in the two measures, most receptive fields maintained some directional tuning and S-T orientation during BMI. This suggests that their excitatory inputs, arising from the lateral geniculate nucleus and within area 17, are sufficient to create some S-T orientation and that inhibition accentuates it. Finally, BMI also reduced direction selectivity in 8 of 10 simple cells tested in layer 6, but the reductions were not accompanied by systematic changes in S-T structure. This reflects the fact that S-T orientation, as revealed by our first-order measures of the receptive field, is weak there normally. Inhibition likely affects layer 6 cells via more complex, nonlinear interactions.","container-title":"Journal of Neurophysiology","DOI":"10.1152/jn.1999.81.3.1212","ISSN":"0022-3077","issue":"3","note":"publisher: American Physiological Society","page":"1212-1224","source":"journals.physiology.org (Atypon)","title":"Inhibitory Contributions to Spatiotemporal Receptive-Field Structure and Direction Selectivity in Simple Cells of Cat Area 17","volume":"81","author":[{"family":"Murthy","given":"Aditya"},{"family":"Humphrey","given":"Allen L."}],"issued":{"date-parts":[["1999",3]]}}},{"id":910,"uris":["http://zotero.org/users/17556725/items/VPFIGT6M"],"itemData":{"id":910,"type":"article-journal","abstract":"The developing nervous system is shaped in important ways by spontaneous and stimulus-driven neural activity. Perturbation of normal activity patterns can profoundly affect the development of some neural response properties, whereas others are preserved through mechanisms that either compensate for or are unaffected by the perturbation. Most studies have examined the role of excitation in activity-dependent plasticity of response properties. Here, we examine the role of inhibition within the context of response selectivity for moving stimuli. The spatial extent of retinal input to the developing hamster superior colliculus (SC) can be experimentally increased by chronic NMDA receptor (NMDAR) blockade. Remarkably, stimulus velocity tuning is intact despite the increase in excitatory inputs. The goal of this study was to investigate whether plasticity in surround inhibition might provide the mechanism underlying this preservation of velocity tuning. Surround inhibition shapes velocity tuning in the majority of superficial layer SC neurons in normal hamsters. We show that despite the NMDAR blockade-induced increase in feedforward excitatory convergence from the retina, stimulus velocity tuning in the SC is maintained via compensatory plasticity in surround inhibition. The inhibitory surround increased in strength and spatial extent, and surround inhibition made a larger contribution to velocity tuning in the SC after chronic NMDAR blockade. These results show that inhibitory plasticity can preserve the balance between excitation and inhibition that is necessary to preserve response properties after developmental manipulations of neural activity. Understanding these compensatory mechanisms may permit their use to facilitate recovery from trauma or sensory deprivation.","container-title":"Journal of Neuroscience","DOI":"10.1523/JNEUROSCI.1143-07.2007","ISSN":"0270-6474, 1529-2401","issue":"27","journalAbbreviation":"J. Neurosci.","language":"en","license":"Copyright © 2007 Society for Neuroscience 0270-6474/07/277275-09$15.00/0","note":"publisher: Society for Neuroscience\nsection: Articles\nPMID: 17611280","page":"7275-7283","source":"www.jneurosci.org","title":"Inhibitory Plasticity Facilitates Recovery of Stimulus Velocity Tuning in the Superior Colliculus after Chronic NMDA Receptor Blockade","volume":"27","author":[{"family":"Razak","given":"Khaleel A."},{"family":"Pallas","given":"Sarah L."}],"issued":{"date-parts":[["2007",7,4]]}}}],"schema":"https://github.com/citation-style-language/schema/raw/master/csl-citation.json"} </w:instrText>
      </w:r>
      <w:r>
        <w:rPr>
          <w:rFonts w:ascii="Helvetica" w:eastAsiaTheme="minorEastAsia" w:hAnsi="Helvetica" w:cs="Helvetica"/>
        </w:rPr>
        <w:fldChar w:fldCharType="separate"/>
      </w:r>
      <w:r w:rsidRPr="00660B3E">
        <w:rPr>
          <w:rFonts w:ascii="Helvetica" w:hAnsi="Helvetica" w:cs="Helvetica"/>
        </w:rPr>
        <w:t>(Murthy &amp; Humphrey, 1999; Razak &amp; Pallas, 2007)</w:t>
      </w:r>
      <w:r>
        <w:rPr>
          <w:rFonts w:ascii="Helvetica" w:eastAsiaTheme="minorEastAsia" w:hAnsi="Helvetica" w:cs="Helvetica"/>
        </w:rPr>
        <w:fldChar w:fldCharType="end"/>
      </w:r>
      <w:r>
        <w:rPr>
          <w:rFonts w:ascii="Helvetica" w:eastAsiaTheme="minorEastAsia" w:hAnsi="Helvetica" w:cs="Helvetica"/>
        </w:rPr>
        <w:t>. Our</w:t>
      </w:r>
      <w:r w:rsidDel="00403576">
        <w:rPr>
          <w:rFonts w:ascii="Helvetica" w:eastAsiaTheme="minorEastAsia" w:hAnsi="Helvetica" w:cs="Helvetica"/>
        </w:rPr>
        <w:t xml:space="preserve"> </w:t>
      </w:r>
      <w:r>
        <w:rPr>
          <w:rFonts w:ascii="Helvetica" w:eastAsiaTheme="minorEastAsia" w:hAnsi="Helvetica" w:cs="Helvetica"/>
        </w:rPr>
        <w:t xml:space="preserve">simulations similarly predict a </w:t>
      </w:r>
      <w:r w:rsidR="006513F9">
        <w:rPr>
          <w:rFonts w:ascii="Helvetica" w:eastAsiaTheme="minorEastAsia" w:hAnsi="Helvetica" w:cs="Helvetica"/>
        </w:rPr>
        <w:t>similar trend</w:t>
      </w:r>
      <w:r>
        <w:rPr>
          <w:rFonts w:ascii="Helvetica" w:eastAsiaTheme="minorEastAsia" w:hAnsi="Helvetica" w:cs="Helvetica"/>
        </w:rPr>
        <w:t xml:space="preserve">: </w:t>
      </w:r>
      <w:r w:rsidRPr="00DB5808">
        <w:rPr>
          <w:rFonts w:ascii="Helvetica" w:eastAsiaTheme="minorEastAsia" w:hAnsi="Helvetica" w:cs="Helvetica"/>
        </w:rPr>
        <w:t>increasing GABA</w:t>
      </w:r>
      <w:r>
        <w:rPr>
          <w:rFonts w:ascii="Helvetica" w:eastAsiaTheme="minorEastAsia" w:hAnsi="Helvetica" w:cs="Helvetica"/>
        </w:rPr>
        <w:t>ergic center surround strength</w:t>
      </w:r>
      <w:r w:rsidRPr="00DB5808">
        <w:rPr>
          <w:rFonts w:ascii="Helvetica" w:eastAsiaTheme="minorEastAsia" w:hAnsi="Helvetica" w:cs="Helvetica"/>
        </w:rPr>
        <w:t xml:space="preserve"> will narrow spatial binding </w:t>
      </w:r>
      <w:r>
        <w:rPr>
          <w:rFonts w:ascii="Helvetica" w:eastAsiaTheme="minorEastAsia" w:hAnsi="Helvetica" w:cs="Helvetica"/>
        </w:rPr>
        <w:t>Lastly, recent findings have shown</w:t>
      </w:r>
      <w:r w:rsidRPr="00084153">
        <w:rPr>
          <w:rFonts w:ascii="Helvetica" w:eastAsiaTheme="minorEastAsia" w:hAnsi="Helvetica" w:cs="Helvetica"/>
        </w:rPr>
        <w:t xml:space="preserve"> that the GlyT1 inhibitor PF</w:t>
      </w:r>
      <w:r w:rsidRPr="00084153">
        <w:rPr>
          <w:rFonts w:ascii="Cambria Math" w:eastAsiaTheme="minorEastAsia" w:hAnsi="Cambria Math" w:cs="Cambria Math"/>
        </w:rPr>
        <w:t>‑</w:t>
      </w:r>
      <w:r w:rsidRPr="00084153">
        <w:rPr>
          <w:rFonts w:ascii="Helvetica" w:eastAsiaTheme="minorEastAsia" w:hAnsi="Helvetica" w:cs="Helvetica"/>
        </w:rPr>
        <w:t>03463275 enhances neuroplasticity by augmenting NMDAR co</w:t>
      </w:r>
      <w:r w:rsidRPr="00084153">
        <w:rPr>
          <w:rFonts w:ascii="Cambria Math" w:eastAsiaTheme="minorEastAsia" w:hAnsi="Cambria Math" w:cs="Cambria Math"/>
        </w:rPr>
        <w:t>‑</w:t>
      </w:r>
      <w:r w:rsidRPr="00084153">
        <w:rPr>
          <w:rFonts w:ascii="Helvetica" w:eastAsiaTheme="minorEastAsia" w:hAnsi="Helvetica" w:cs="Helvetica"/>
        </w:rPr>
        <w:t>agonism in humans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{"citationID":"dOzWoGPj","properties":{"formattedCitation":"(D\\uc0\\u8217{}Souza et al., 2018; Surti et al., 2023)","plainCitation":"(D’Souza et al., 2018; Surti et al., 2023)","noteIndex":0},"citationItems":[{"id":913,"uris":["http://zotero.org/users/17556725/items/W2DST8W7"],"itemData":{"id":913,"type":"article-journal","abstract":"Glycine transporter-1 (GlyT1) inhibitors may ameliorate cognitive impairments associated with schizophrenia (CIAS). The dose-related occupancy and target engagement of the GlyT1 inhibitor, PF-03463275 were studied to inform optimal dose selection ...","container-title":"Biological psychiatry","DOI":"10.1016/j.biopsych.2017.12.019","issue":"6","language":"en","note":"PMID: 29499855","page":"413","source":"pmc.ncbi.nlm.nih.gov","title":"Dose-related target occupancy and effects on circuitry, behavior, and neuroplasticity of the glycine transporter-1 inhibitor, PF-03463275, in healthy and schizophrenia subjects","volume":"84","author":[{"family":"D’Souza","given":"Deepak Cyril"},{"family":"Carson","given":"Richard E."},{"family":"Driesen","given":"Naomi"},{"family":"Johannesen","given":"Jason"},{"family":"Ranganathan","given":"Mohini"},{"family":"Krystal","given":"John H."}],"issued":{"date-parts":[["2018",1,31]]}}},{"id":870,"uris":["http://zotero.org/users/17556725/items/GRE7EQE7"],"itemData":{"id":870,"type":"article-journal","abstract":"N-methyl-d-aspartate glutamate receptor (NMDAR) hypofunction is implicated in the impaired neuroplasticity and cognitive impairments associated with schizophrenia (CIAS). We hypothesized that enhancing NMDAR function by inhibiting the glycine transporter-1 (GLYT1) would improve neuroplasticity and thereby augment benefits of non-pharmacological cognitive training (CT) strategies. This study examined whether co-administration of a GLYT1 inhibitor and computerized CT would have synergistic effects on CIAS. Stable outpatients with schizophrenia participated in this double-blind, placebo-controlled, within-subject, crossover augmentation study. Participants received placebo or GLYT1 inhibitor (PF-03463275) for two 5-week periods separated by 2 weeks of washout. PF-03463275 doses (40 or 60 mg twice daily) were selected to produce high GLYT1 occupancy. To limit pharmacodynamic variability, only cytochrome P450 2D6 extensive metabolizers were included. Medication adherence was confirmed daily. Participants received 4 weeks of CT in each treatment period. Cognitive performance (MATRICS Consensus Cognitive Battery) and psychotic symptoms (Positive and Negative Syndrome Scale) were assessed in each period. 71 participants were randomized. PF-03463275 in combination with CT was feasible, safe, and well-tolerated at the doses prescribed but did not produce greater improvement in CIAS compared to CT alone. PF-03463275 was not associated with improved CT learning parameters. Participation in CT was associated with improvement in MCCB scores.","container-title":"Schizophrenia Research","DOI":"10.1016/j.schres.2023.04.010","ISSN":"0920-9964","journalAbbreviation":"Schizophrenia Research","page":"36-43","source":"ScienceDirect","title":"Randomized controlled trial of the glycine transporter 1 inhibitor PF-03463275 to enhance cognitive training and neuroplasticity in schizophrenia","volume":"256","author":[{"family":"Surti","given":"Toral S."},{"family":"Ranganathan","given":"Mohini"},{"family":"Johannesen","given":"Jason K."},{"family":"Gueorguieva","given":"Ralitza"},{"family":"Deaso","given":"Emma"},{"family":"Kenney","given":"Joshua G."},{"family":"Krystal","given":"John H."},{"family":"D'Souza","given":"Deepak Cyril"}],"issued":{"date-parts":[["2023",6,1]]}}}],"schema":"https://github.com/citation-style-language/schema/raw/master/csl-citation.json"} </w:instrText>
      </w:r>
      <w:r>
        <w:rPr>
          <w:rFonts w:ascii="Helvetica" w:eastAsiaTheme="minorEastAsia" w:hAnsi="Helvetica" w:cs="Helvetica"/>
        </w:rPr>
        <w:fldChar w:fldCharType="separate"/>
      </w:r>
      <w:r w:rsidRPr="00B64C52">
        <w:rPr>
          <w:rFonts w:ascii="Helvetica" w:hAnsi="Helvetica" w:cs="Helvetica"/>
          <w:kern w:val="0"/>
        </w:rPr>
        <w:t>(D’Souza et al., 2018; Surti et al., 2023)</w:t>
      </w:r>
      <w:r>
        <w:rPr>
          <w:rFonts w:ascii="Helvetica" w:eastAsiaTheme="minorEastAsia" w:hAnsi="Helvetica" w:cs="Helvetica"/>
        </w:rPr>
        <w:fldChar w:fldCharType="end"/>
      </w:r>
      <w:r>
        <w:rPr>
          <w:rFonts w:ascii="Helvetica" w:eastAsiaTheme="minorEastAsia" w:hAnsi="Helvetica" w:cs="Helvetica"/>
        </w:rPr>
        <w:t>. The current</w:t>
      </w:r>
      <w:r w:rsidRPr="00084153" w:rsidDel="00D05812">
        <w:rPr>
          <w:rFonts w:ascii="Helvetica" w:eastAsiaTheme="minorEastAsia" w:hAnsi="Helvetica" w:cs="Helvetica"/>
        </w:rPr>
        <w:t xml:space="preserve"> </w:t>
      </w:r>
      <w:r>
        <w:rPr>
          <w:rFonts w:ascii="Helvetica" w:eastAsiaTheme="minorEastAsia" w:hAnsi="Helvetica" w:cs="Helvetica"/>
        </w:rPr>
        <w:t>findings</w:t>
      </w:r>
      <w:r w:rsidRPr="00084153">
        <w:rPr>
          <w:rFonts w:ascii="Helvetica" w:eastAsiaTheme="minorEastAsia" w:hAnsi="Helvetica" w:cs="Helvetica"/>
        </w:rPr>
        <w:t xml:space="preserve"> therefore </w:t>
      </w:r>
      <w:r>
        <w:rPr>
          <w:rFonts w:ascii="Helvetica" w:eastAsiaTheme="minorEastAsia" w:hAnsi="Helvetica" w:cs="Helvetica"/>
        </w:rPr>
        <w:t>indicate</w:t>
      </w:r>
      <w:r w:rsidRPr="00084153">
        <w:rPr>
          <w:rFonts w:ascii="Helvetica" w:eastAsiaTheme="minorEastAsia" w:hAnsi="Helvetica" w:cs="Helvetica"/>
        </w:rPr>
        <w:t xml:space="preserve"> that GlyT1 blockade</w:t>
      </w:r>
      <w:r>
        <w:rPr>
          <w:rFonts w:ascii="Helvetica" w:eastAsiaTheme="minorEastAsia" w:hAnsi="Helvetica" w:cs="Helvetica"/>
        </w:rPr>
        <w:t xml:space="preserve"> (</w:t>
      </w:r>
      <w:r w:rsidRPr="00084153">
        <w:rPr>
          <w:rFonts w:ascii="Helvetica" w:eastAsiaTheme="minorEastAsia" w:hAnsi="Helvetica" w:cs="Helvetica"/>
        </w:rPr>
        <w:t>or other glycine</w:t>
      </w:r>
      <w:r w:rsidRPr="00084153">
        <w:rPr>
          <w:rFonts w:ascii="Cambria Math" w:eastAsiaTheme="minorEastAsia" w:hAnsi="Cambria Math" w:cs="Cambria Math"/>
        </w:rPr>
        <w:t>‑</w:t>
      </w:r>
      <w:r w:rsidRPr="00084153">
        <w:rPr>
          <w:rFonts w:ascii="Helvetica" w:eastAsiaTheme="minorEastAsia" w:hAnsi="Helvetica" w:cs="Helvetica"/>
        </w:rPr>
        <w:t>site agonists</w:t>
      </w:r>
      <w:r>
        <w:rPr>
          <w:rFonts w:ascii="Helvetica" w:eastAsiaTheme="minorEastAsia" w:hAnsi="Helvetica" w:cs="Helvetica"/>
        </w:rPr>
        <w:t xml:space="preserve">) </w:t>
      </w:r>
      <w:r w:rsidRPr="00084153">
        <w:rPr>
          <w:rFonts w:ascii="Helvetica" w:eastAsiaTheme="minorEastAsia" w:hAnsi="Helvetica" w:cs="Helvetica"/>
        </w:rPr>
        <w:t>in NMDA</w:t>
      </w:r>
      <w:r w:rsidRPr="00084153">
        <w:rPr>
          <w:rFonts w:ascii="Cambria Math" w:eastAsiaTheme="minorEastAsia" w:hAnsi="Cambria Math" w:cs="Cambria Math"/>
        </w:rPr>
        <w:t>‑</w:t>
      </w:r>
      <w:r w:rsidRPr="00084153">
        <w:rPr>
          <w:rFonts w:ascii="Helvetica" w:eastAsiaTheme="minorEastAsia" w:hAnsi="Helvetica" w:cs="Helvetica"/>
        </w:rPr>
        <w:t>hypofunction mouse lines will broaden the temporal</w:t>
      </w:r>
      <w:r w:rsidRPr="00084153">
        <w:rPr>
          <w:rFonts w:ascii="Cambria Math" w:eastAsiaTheme="minorEastAsia" w:hAnsi="Cambria Math" w:cs="Cambria Math"/>
        </w:rPr>
        <w:t>‑</w:t>
      </w:r>
      <w:r w:rsidRPr="00084153">
        <w:rPr>
          <w:rFonts w:ascii="Helvetica" w:eastAsiaTheme="minorEastAsia" w:hAnsi="Helvetica" w:cs="Helvetica"/>
        </w:rPr>
        <w:t xml:space="preserve">binding window into the optimal </w:t>
      </w:r>
      <w:r>
        <w:rPr>
          <w:rFonts w:ascii="Helvetica" w:eastAsiaTheme="minorEastAsia" w:hAnsi="Helvetica" w:cs="Helvetica"/>
        </w:rPr>
        <w:t xml:space="preserve">~200 ms </w:t>
      </w:r>
      <w:r w:rsidRPr="00084153">
        <w:rPr>
          <w:rFonts w:ascii="Helvetica" w:eastAsiaTheme="minorEastAsia" w:hAnsi="Helvetica" w:cs="Helvetica"/>
        </w:rPr>
        <w:t>range</w:t>
      </w:r>
      <w:r>
        <w:rPr>
          <w:rFonts w:ascii="Helvetica" w:eastAsiaTheme="minorEastAsia" w:hAnsi="Helvetica" w:cs="Helvetica"/>
        </w:rPr>
        <w:t>.</w:t>
      </w:r>
    </w:p>
    <w:p w14:paraId="729A3701" w14:textId="30C2D279" w:rsidR="00B063EB" w:rsidRDefault="00B063EB" w:rsidP="00B063EB">
      <w:pPr>
        <w:spacing w:before="120" w:after="0" w:line="360" w:lineRule="auto"/>
        <w:jc w:val="both"/>
        <w:rPr>
          <w:rFonts w:ascii="Helvetica" w:eastAsiaTheme="minorEastAsia" w:hAnsi="Helvetica" w:cs="Helvetica"/>
        </w:rPr>
      </w:pPr>
      <w:r w:rsidRPr="005331E3">
        <w:rPr>
          <w:rFonts w:ascii="Helvetica" w:eastAsiaTheme="minorEastAsia" w:hAnsi="Helvetica" w:cs="Helvetica"/>
          <w:b/>
          <w:i/>
        </w:rPr>
        <w:t>Model scope and architectural refinements</w:t>
      </w:r>
      <w:r>
        <w:rPr>
          <w:rFonts w:ascii="Helvetica" w:eastAsiaTheme="minorEastAsia" w:hAnsi="Helvetica" w:cs="Helvetica"/>
        </w:rPr>
        <w:t>. While o</w:t>
      </w:r>
      <w:r w:rsidRPr="00E31A2A">
        <w:rPr>
          <w:rFonts w:ascii="Helvetica" w:eastAsiaTheme="minorEastAsia" w:hAnsi="Helvetica" w:cs="Helvetica"/>
        </w:rPr>
        <w:t xml:space="preserve">ur spiking model captures core principles of collicular multisensory processing, </w:t>
      </w:r>
      <w:r>
        <w:rPr>
          <w:rFonts w:ascii="Helvetica" w:eastAsiaTheme="minorEastAsia" w:hAnsi="Helvetica" w:cs="Helvetica"/>
        </w:rPr>
        <w:t xml:space="preserve">it is important to consider the simplifications made in this work that limit its validity. </w:t>
      </w:r>
      <w:r w:rsidRPr="00E31A2A">
        <w:rPr>
          <w:rFonts w:ascii="Helvetica" w:eastAsiaTheme="minorEastAsia" w:hAnsi="Helvetica" w:cs="Helvetica"/>
        </w:rPr>
        <w:t xml:space="preserve">We </w:t>
      </w:r>
      <w:r>
        <w:rPr>
          <w:rFonts w:ascii="Helvetica" w:eastAsiaTheme="minorEastAsia" w:hAnsi="Helvetica" w:cs="Helvetica"/>
        </w:rPr>
        <w:t>simplified</w:t>
      </w:r>
      <w:r w:rsidRPr="00E31A2A">
        <w:rPr>
          <w:rFonts w:ascii="Helvetica" w:eastAsiaTheme="minorEastAsia" w:hAnsi="Helvetica" w:cs="Helvetica"/>
        </w:rPr>
        <w:t xml:space="preserve"> </w:t>
      </w:r>
      <w:r>
        <w:rPr>
          <w:rFonts w:ascii="Helvetica" w:eastAsiaTheme="minorEastAsia" w:hAnsi="Helvetica" w:cs="Helvetica"/>
        </w:rPr>
        <w:t xml:space="preserve">fine layering of </w:t>
      </w:r>
      <w:r w:rsidRPr="00E31A2A">
        <w:rPr>
          <w:rFonts w:ascii="Helvetica" w:eastAsiaTheme="minorEastAsia" w:hAnsi="Helvetica" w:cs="Helvetica"/>
        </w:rPr>
        <w:t xml:space="preserve">superficial SC and </w:t>
      </w:r>
      <w:r>
        <w:rPr>
          <w:rFonts w:ascii="Helvetica" w:eastAsiaTheme="minorEastAsia" w:hAnsi="Helvetica" w:cs="Helvetica"/>
        </w:rPr>
        <w:t xml:space="preserve">excluded </w:t>
      </w:r>
      <w:r w:rsidRPr="00E31A2A">
        <w:rPr>
          <w:rFonts w:ascii="Helvetica" w:eastAsiaTheme="minorEastAsia" w:hAnsi="Helvetica" w:cs="Helvetica"/>
        </w:rPr>
        <w:t xml:space="preserve">cortico-tectal feedback loops, even though visual and prefrontal projections to these strata </w:t>
      </w:r>
      <w:r>
        <w:rPr>
          <w:rFonts w:ascii="Helvetica" w:eastAsiaTheme="minorEastAsia" w:hAnsi="Helvetica" w:cs="Helvetica"/>
        </w:rPr>
        <w:t>have been shown to</w:t>
      </w:r>
      <w:r w:rsidRPr="00E31A2A">
        <w:rPr>
          <w:rFonts w:ascii="Helvetica" w:eastAsiaTheme="minorEastAsia" w:hAnsi="Helvetica" w:cs="Helvetica"/>
        </w:rPr>
        <w:t xml:space="preserve"> gate cross-modal responses and decision speed in behaving animals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{"citationID":"IALSjdZQ","properties":{"formattedCitation":"(Cuppini et al., 2010; Dash et al., 2018)","plainCitation":"(Cuppini et al., 2010; Dash et al., 2018)","noteIndex":0},"citationItems":[{"id":916,"uris":["http://zotero.org/users/17556725/items/7UEGJCM7"],"itemData":{"id":916,"type":"article-journal","abstract":"Neurons in the cat superior colliculus (SC) integrate information from different senses to enhance their responses to cross-modal stimuli. These multisensory SC neurons receive multiple converging unisensory inputs from many sources; those received ...","container-title":"Frontiers in Integrative Neuroscience","DOI":"10.3389/fnint.2010.00006","language":"en","note":"PMID: 20431725","page":"6","source":"pmc.ncbi.nlm.nih.gov","title":"An Emergent Model of Multisensory Integration in Superior Colliculus Neurons","volume":"4","author":[{"family":"Cuppini","given":"Cristiano"},{"family":"Ursino","given":"Mauro"},{"family":"Magosso","given":"Elisa"},{"family":"Rowland","given":"Benjamin A."},{"family":"Stein","given":"Barry E."}],"issued":{"date-parts":[["2010",3,22]]}}},{"id":919,"uris":["http://zotero.org/users/17556725/items/2FTLBH3H"],"itemData":{"id":919,"type":"article-journal","abstract":"A neural correlate for saccadic reaction times (SRTs) in the gap saccade task is the level of low-frequency activity in the intermediate layers of the superior colliculus (iSC) just before visual target onset: greater levels of such preparatory iSC low-frequency activity precede shorter SRTs. The frontal eye fields (FEFs) are one likely source of iSC preparatory activity, since FEF preparatory activity is also inversely related to SRT. To better understand the FEF’s role in saccade preparation, and the way in which such preparation relates to SRT, in two male rhesus monkeys, we compared iSC preparatory activity across unilateral reversible cryogenic inactivation of the FEF. FEF inactivation increased contralesional SRTs, and lowered ipsilesional iSC preparatory activity. FEF inactivation also reduced rostral iSC activity during the gap period. Importantly, the distributions of SRTs generated with or without FEF inactivation overlapped, enabling us to conduct a novel population-level analyses examining iSC preparatory activity just before generation of SRT-matched saccades. When matched for SRTs, we observed no change during FEF inactivation in the relationship between iSC preparatory activity and SRT-matched saccades across a range of SRTs, even for the occasional express saccade. Thus, while our results emphasize that the FEF has an overall excitatory influence on preparatory activity in the iSC, the communication between the iSC and downstream oculomotor brainstem is unaltered for SRT-matched saccades.","container-title":"eNeuro","DOI":"10.1523/ENEURO.0024-18.2018","ISSN":"2373-2822","issue":"2","journalAbbreviation":"eNeuro","language":"en","license":"Copyright © 2018 Dash et al.. This is an open-access article distributed under the terms of the Creative Commons Attribution 4.0 International license, which permits unrestricted use, distribution and reproduction in any medium provided that the original work is properly attributed.","note":"publisher: Society for Neuroscience\nsection: New Research\nPMID: 29766038","source":"www.eneuro.org","title":"Frontal Eye Field Inactivation Reduces Saccade Preparation in the Superior Colliculus but Does Not Alter How Preparatory Activity Relates to Saccades of a Given Latency","URL":"https://www.eneuro.org/content/5/2/ENEURO.0024-18.2018","volume":"5","author":[{"family":"Dash","given":"Suryadeep"},{"family":"Peel","given":"Tyler R."},{"family":"Lomber","given":"Stephen G."},{"family":"Corneil","given":"Brian D."}],"accessed":{"date-parts":[["2025",8,10]]},"issued":{"date-parts":[["2018",3,1]]}}}],"schema":"https://github.com/citation-style-language/schema/raw/master/csl-citation.json"} </w:instrText>
      </w:r>
      <w:r>
        <w:rPr>
          <w:rFonts w:ascii="Helvetica" w:eastAsiaTheme="minorEastAsia" w:hAnsi="Helvetica" w:cs="Helvetica"/>
        </w:rPr>
        <w:fldChar w:fldCharType="separate"/>
      </w:r>
      <w:r w:rsidRPr="003121E2">
        <w:rPr>
          <w:rFonts w:ascii="Helvetica" w:hAnsi="Helvetica" w:cs="Helvetica"/>
        </w:rPr>
        <w:t>(Cuppini et al., 2010; Dash et al., 2018)</w:t>
      </w:r>
      <w:r>
        <w:rPr>
          <w:rFonts w:ascii="Helvetica" w:eastAsiaTheme="minorEastAsia" w:hAnsi="Helvetica" w:cs="Helvetica"/>
        </w:rPr>
        <w:fldChar w:fldCharType="end"/>
      </w:r>
      <w:r w:rsidRPr="00E31A2A">
        <w:rPr>
          <w:rFonts w:ascii="Helvetica" w:eastAsiaTheme="minorEastAsia" w:hAnsi="Helvetica" w:cs="Helvetica"/>
        </w:rPr>
        <w:t>. These top-down signals reshape both spatial and temporal binding windows</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{"citationID":"2Cztz8t9","properties":{"formattedCitation":"(Felch et al., 2016)","plainCitation":"(Felch et al., 2016)","noteIndex":0},"citationItems":[{"id":922,"uris":["http://zotero.org/users/17556725/items/ZF33RKBK"],"itemData":{"id":922,"type":"article-journal","abstract":"Multisensory integration (MSI) is the process that allows the brain to bind together spatiotemporally congruent inputs from different sensory modalities to produce single salient representations. While the phenomenology of MSI in vertebrate brains is well described, relatively little is known about cellular and synaptic mechanisms underlying this phenomenon. Here we use an isolated brain preparation to describe cellular mechanisms underlying development of MSI between visual and mechanosensory inputs in the optic tectum of Xenopus tadpoles. We find MSI is highly dependent on the temporal interval between crossmodal stimulus pairs. Over a key developmental period, the temporal window for MSI significantly narrows and is selectively tuned to specific interstimulus intervals. These changes in MSI correlate with developmental increases in evoked synaptic inhibition, and inhibitory blockade reverses observed developmental changes in MSI. We propose a model in which development of recurrent inhibition mediates development of temporal aspects of MSI in the tectum.","container-title":"eLife","DOI":"10.7554/eLife.15600","ISSN":"2050-084X","note":"publisher: eLife Sciences Publications, Ltd","page":"e15600","source":"eLife","title":"Multisensory integration in the developing tectum is constrained by the balance of excitation and inhibition","volume":"5","author":[{"family":"Felch","given":"Daniel L"},{"family":"Khakhalin","given":"Arseny S"},{"family":"Aizenman","given":"Carlos D"}],"editor":[{"family":"Westbrook","given":"Gary L"}],"issued":{"date-parts":[["2016",5,24]]}}}],"schema":"https://github.com/citation-style-language/schema/raw/master/csl-citation.json"}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(Felch et al., 2016)</w:t>
      </w:r>
      <w:r>
        <w:rPr>
          <w:rFonts w:ascii="Helvetica" w:eastAsiaTheme="minorEastAsia" w:hAnsi="Helvetica" w:cs="Helvetica"/>
        </w:rPr>
        <w:fldChar w:fldCharType="end"/>
      </w:r>
      <w:r w:rsidRPr="00E31A2A">
        <w:rPr>
          <w:rFonts w:ascii="Helvetica" w:eastAsiaTheme="minorEastAsia" w:hAnsi="Helvetica" w:cs="Helvetica"/>
        </w:rPr>
        <w:t xml:space="preserve">. For instance, anterior cingulate suppression lengthens localisation latencies while broadening temporal integration windows, potentially modulating the three phenotypes we </w:t>
      </w:r>
      <w:r>
        <w:rPr>
          <w:rFonts w:ascii="Helvetica" w:eastAsiaTheme="minorEastAsia" w:hAnsi="Helvetica" w:cs="Helvetica"/>
        </w:rPr>
        <w:t xml:space="preserve">modelled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{"citationID":"Eu7mgOMe","properties":{"formattedCitation":"(V\\uc0\\u225{}zquez, Maulhardt, et al., 2024; V\\uc0\\u225{}zquez, Pe\\uc0\\u241{}a-Flores, et al., 2024)","plainCitation":"(Vázquez, Maulhardt, et al., 2024; Vázquez, Peña-Flores, et al., 2024)","noteIndex":0},"citationItems":[{"id":932,"uris":["http://zotero.org/users/17556725/items/NZUJ8VWS"],"itemData":{"id":932,"type":"article-journal","abstract":"Our prior research has identified neural correlates of cognitive control in the anterior cingulate cortex (ACC), leading us to hypothesize that the ACC is necessary for increasing attention as rats flexibly learn new contingencies during a complex reward-guided decision-making task. Here, we tested this hypothesis by using optogenetics to transiently inhibit the ACC, while rats of either sex performed the same two-choice task. ACC inhibition had a profound impact on behavior that extended beyond deficits in attention during learning when expected outcomes were uncertain. We found that ACC inactivation slowed and reduced the number of trials rats initiated and impaired both their accuracy and their ability to complete sessions. Furthermore, drift–diffusion model analysis suggested that free-choice performance and evidence accumulation (i.e., reduced drift rates) were degraded during initial learning—leading to weaker associations that were more easily overridden in later trial blocks (i.e., stronger bias). Together, these results suggest that in addition to attention-related functions, the ACC contributes to the ability to initiate trials and generally stay on task.","container-title":"Journal of Neuroscience","DOI":"10.1523/JNEUROSCI.1850-23.2024","ISSN":"0270-6474, 1529-2401","issue":"20","journalAbbreviation":"J. Neurosci.","language":"en","license":"Copyright © 2024 Vázquez et al.. This is an open-access article distributed under the terms of the Creative Commons Attribution 4.0 International license, which permits unrestricted use, distribution and reproduction in any medium provided that the original work is properly attributed.","note":"publisher: Society for Neuroscience\nsection: Research Articles\nPMID: 38569923","source":"www.jneurosci.org","title":"Optogenetic Inhibition of Rat Anterior Cingulate Cortex Impairs the Ability to Initiate and Stay on Task","URL":"https://www.jneurosci.org/content/44/20/e1850232024","volume":"44","author":[{"family":"Vázquez","given":"Daniela"},{"family":"Maulhardt","given":"Sean R."},{"family":"Stalnaker","given":"Thomas A."},{"family":"Solway","given":"Alec"},{"family":"Charpentier","given":"Caroline J."},{"family":"Roesch","given":"Matthew R."}],"accessed":{"date-parts":[["2025",8,10]]},"issued":{"date-parts":[["2024",5,15]]}}},{"id":935,"uris":["http://zotero.org/users/17556725/items/SHNHA9N5"],"itemData":{"id":935,"type":"article-journal","abstract":"The anterior cingulate cortex (ACC) has been implicated across multiple highly specialized cognitive functions—including task engagement, motivation, error detection, attention allocation, value processing, and action selection. Here, we ask if ACC lesions disrupt task performance and firing in dorsomedial striatum (DMS) during the performance of a reward-guided decision-making task that engages many of these cognitive functions. We found that ACC lesions impacted several facets of task performance—including decreasing the initiation and completion of trials, slowing reaction times, and resulting in suboptimal and inaccurate action selection. Reductions in movement times towards the end of behavioral sessions further suggested attenuations in motivation, which paralleled reductions in directional action selection signals in the DMS that were observed later in recording sessions. Surprisingly, however, beyond altered action signals late in sessions—neural correlates in the DMS were largely unaffected, even though behavior was disrupted at multiple levels. We conclude that ACC lesions result in overall deficits in task engagement that impact multiple facets of task performance during our reward-guided decision-making task, which—beyond impacting motivated action signals—arise from dysregulated attentional signals in the ACC and are mediated via downstream targets other than DMS.","container-title":"Cerebral Cortex","DOI":"10.1093/cercor/bhae332","ISSN":"1460-2199","issue":"8","journalAbbreviation":"Cereb Cortex","page":"bhae332","source":"Silverchair","title":"Anterior cingulate cortex lesions impair multiple facets of task engagement not mediated by dorsomedial striatum neuron firing","volume":"34","author":[{"family":"Vázquez","given":"Daniela"},{"family":"Peña-Flores","given":"Norma"},{"family":"Maulhardt","given":"Sean R"},{"family":"Solway","given":"Alec"},{"family":"Charpentier","given":"Caroline J"},{"family":"Roesch","given":"Matthew R"}],"issued":{"date-parts":[["2024",8,1]]}}}],"schema":"https://github.com/citation-style-language/schema/raw/master/csl-citation.json"} </w:instrText>
      </w:r>
      <w:r>
        <w:rPr>
          <w:rFonts w:ascii="Helvetica" w:eastAsiaTheme="minorEastAsia" w:hAnsi="Helvetica" w:cs="Helvetica"/>
        </w:rPr>
        <w:fldChar w:fldCharType="separate"/>
      </w:r>
      <w:r w:rsidRPr="00850E46">
        <w:rPr>
          <w:rFonts w:ascii="Helvetica" w:hAnsi="Helvetica" w:cs="Helvetica"/>
          <w:kern w:val="0"/>
        </w:rPr>
        <w:t>(Vázquez, Maulhardt, et al., 2024; Vázquez, Peña-Flores, et al., 2024)</w:t>
      </w:r>
      <w:r>
        <w:rPr>
          <w:rFonts w:ascii="Helvetica" w:eastAsiaTheme="minorEastAsia" w:hAnsi="Helvetica" w:cs="Helvetica"/>
        </w:rPr>
        <w:fldChar w:fldCharType="end"/>
      </w:r>
      <w:r w:rsidRPr="00E31A2A">
        <w:rPr>
          <w:rFonts w:ascii="Helvetica" w:eastAsiaTheme="minorEastAsia" w:hAnsi="Helvetica" w:cs="Helvetica"/>
        </w:rPr>
        <w:t xml:space="preserve">. Beyond architectural constraints, each perturbation (adaptation </w:t>
      </w:r>
      <w:r>
        <w:rPr>
          <w:rFonts w:ascii="Helvetica" w:eastAsiaTheme="minorEastAsia" w:hAnsi="Helvetica" w:cs="Helvetica"/>
        </w:rPr>
        <w:t>reduction</w:t>
      </w:r>
      <w:r w:rsidRPr="00E31A2A">
        <w:rPr>
          <w:rFonts w:ascii="Helvetica" w:eastAsiaTheme="minorEastAsia" w:hAnsi="Helvetica" w:cs="Helvetica"/>
        </w:rPr>
        <w:t>, feed-forward disinhibition, NMDA scaling) was tested in isolation, whereas experimental work shows that adaptation and inhibition interac</w:t>
      </w:r>
      <w:r>
        <w:rPr>
          <w:rFonts w:ascii="Helvetica" w:eastAsiaTheme="minorEastAsia" w:hAnsi="Helvetica" w:cs="Helvetica"/>
        </w:rPr>
        <w:t>t</w:t>
      </w:r>
      <w:r w:rsidRPr="00E31A2A">
        <w:rPr>
          <w:rFonts w:ascii="Helvetica" w:eastAsiaTheme="minorEastAsia" w:hAnsi="Helvetica" w:cs="Helvetica"/>
        </w:rPr>
        <w:t xml:space="preserve">, and multiple synaptic defects frequently co-occur in ASD </w:t>
      </w:r>
      <w:r>
        <w:rPr>
          <w:rFonts w:ascii="Helvetica" w:eastAsiaTheme="minorEastAsia" w:hAnsi="Helvetica" w:cs="Helvetica"/>
        </w:rPr>
        <w:t xml:space="preserve">models and clinical populations </w:t>
      </w:r>
      <w:r>
        <w:rPr>
          <w:rFonts w:ascii="Helvetica" w:eastAsiaTheme="minorEastAsia" w:hAnsi="Helvetica" w:cs="Helvetica"/>
        </w:rPr>
        <w:fldChar w:fldCharType="begin"/>
      </w:r>
      <w:r w:rsidR="00E13E47">
        <w:rPr>
          <w:rFonts w:ascii="Helvetica" w:eastAsiaTheme="minorEastAsia" w:hAnsi="Helvetica" w:cs="Helvetica"/>
        </w:rPr>
        <w:instrText xml:space="preserve"> ADDIN ZOTERO_ITEM CSL_CITATION {"citationID":"0xeZ16qw","properties":{"formattedCitation":"(C.-C. Jiang et al., 2022; Monday et al., 2023; Natan et al., 2017)","plainCitation":"(C.-C. Jiang et al., 2022; Monday et al., 2023; Natan et al., 2017)","dontUpdate":true,"noteIndex":0},"citationItems":[{"id":927,"uris":["http://zotero.org/users/17556725/items/7EJWRIAP"],"itemData":{"id":927,"type":"article-journal","abstract":"Autism spectrum disorder (ASD) is a prevalent and complex neurodevelopmental disorder which has strong genetic basis. Despite the rapidly rising incidence of autism, little is known about its aetiology, risk factors, and disease progression. There are currently neither validated biomarkers for diagnostic screening nor specific medication for autism. Over the last two decades, there have been remarkable advances in genetics, with hundreds of genes identified and validated as being associated with a high risk for autism. The convergence of neuroscience methods is becoming more widely recognized for its significance in elucidating the pathological mechanisms of autism. Efforts have been devoted to exploring the behavioural functions, key pathological mechanisms and potential treatments of autism. Here, as we highlight in this review, emerging evidence shows that signal transduction molecular events are involved in pathological processes such as transcription, translation, synaptic transmission, epigenetics and immunoinflammatory responses. This involvement has important implications for the discovery of precise molecular targets for autism. Moreover, we review recent insights into the mechanisms and clinical implications of signal transduction in autism from molecular, cellular, neural circuit, and neurobehavioural aspects. Finally, the challenges and future perspectives are discussed with regard to novel strategies predicated on the biological features of autism.","container-title":"Signal Transduction and Targeted Therapy","DOI":"10.1038/s41392-022-01081-0","ISSN":"2059-3635","issue":"1","journalAbbreviation":"Sig Transduct Target Ther","language":"en","license":"2022 The Author(s)","note":"publisher: Nature Publishing Group","page":"229","source":"www.nature.com","title":"Signalling pathways in autism spectrum disorder: mechanisms and therapeutic implications","title-short":"Signalling pathways in autism spectrum disorder","volume":"7","author":[{"family":"Jiang","given":"Chen-Chen"},{"family":"Lin","given":"Li-Shan"},{"family":"Long","given":"Sen"},{"family":"Ke","given":"Xiao-Yan"},{"family":"Fukunaga","given":"Kohji"},{"family":"Lu","given":"Ying-Mei"},{"family":"Han","given":"Feng"}],"issued":{"date-parts":[["2022",7,11]]}}},{"id":924,"uris":["http://zotero.org/users/17556725/items/ZBIWLXNX"],"itemData":{"id":924,"type":"article-journal","abstract":"Individuals with autism spectrum disorder (ASD) exhibit a diverse range of behavioral features and genetic backgrounds, but whether different genetic forms of autism involve convergent pathophysiology of brain function is unknown. Here, we analyze ...","container-title":"Frontiers in Neurology","DOI":"10.3389/fneur.2023.1254297","language":"en","note":"PMID: 37745660","page":"1254297","source":"pmc.ncbi.nlm.nih.gov","title":"Circuit-level theories for sensory dysfunction in autism: convergence across mouse models","title-short":"Circuit-level theories for sensory dysfunction in autism","volume":"14","author":[{"family":"Monday","given":"Hannah R."},{"family":"Wang","given":"Han Chin"},{"family":"Feldman","given":"Daniel E."}],"issued":{"date-parts":[["2023",9,7]]}}},{"id":929,"uris":["http://zotero.org/users/17556725/items/BWGGZYMQ"],"itemData":{"id":929,"type":"article-journal","abstract":"Neuronal stimulus selectivity is shaped by feedforward and recurrent excitatory-inhibitory interactions. In the auditory cortex (AC), parvalbumin- (PV) and somatostatin-positive (SOM) inhibitory interneurons differentially modulate frequency-dependent responses of excitatory neurons. Responsiveness of neurons in the AC to sound is also dependent on stimulus history. We found that the inhibitory effects of SOMs and PVs diverged as a function of adaptation to temporal repetition of tones. Prior to adaptation, suppressing either SOM or PV inhibition drove both increases and decreases in excitatory spiking activity. After adaptation, suppressing SOM activity caused predominantly disinhibitory effects, whereas suppressing PV activity still evoked bi-directional changes. SOM, but not PV-driven inhibition, dynamically modulated frequency tuning with adaptation. Unlike PV-driven inhibition, SOM-driven inhibition elicited gain-like increases in frequency tuning reflective of adaptation. Our findings suggest that distinct cortical interneurons differentially shape tuning to sensory stimuli across the neuronal receptive field, altering frequency selectivity of excitatory neurons during adaptation.","container-title":"Cell Reports","DOI":"10.1016/j.celrep.2017.10.012","ISSN":"2211-1247","issue":"4","journalAbbreviation":"Cell Reports","page":"878-890","source":"ScienceDirect","title":"Cortical Interneurons Differentially Shape Frequency Tuning following Adaptation","volume":"21","author":[{"family":"Natan","given":"Ryan G."},{"family":"Rao","given":"Winnie"},{"family":"Geffen","given":"Maria N."}],"issued":{"date-parts":[["2017",10,24]]}}}],"schema":"https://github.com/citation-style-language/schema/raw/master/csl-citation.json"} </w:instrText>
      </w:r>
      <w:r>
        <w:rPr>
          <w:rFonts w:ascii="Helvetica" w:eastAsiaTheme="minorEastAsia" w:hAnsi="Helvetica" w:cs="Helvetica"/>
        </w:rPr>
        <w:fldChar w:fldCharType="separate"/>
      </w:r>
      <w:r w:rsidR="00E04D77">
        <w:rPr>
          <w:rFonts w:ascii="Helvetica" w:hAnsi="Helvetica" w:cs="Helvetica"/>
        </w:rPr>
        <w:t>(Jiang et al., 2022; Monday et al., 2023; Natan et al., 2017)</w:t>
      </w:r>
      <w:r>
        <w:rPr>
          <w:rFonts w:ascii="Helvetica" w:eastAsiaTheme="minorEastAsia" w:hAnsi="Helvetica" w:cs="Helvetica"/>
        </w:rPr>
        <w:fldChar w:fldCharType="end"/>
      </w:r>
      <w:r w:rsidRPr="00E31A2A">
        <w:rPr>
          <w:rFonts w:ascii="Helvetica" w:eastAsiaTheme="minorEastAsia" w:hAnsi="Helvetica" w:cs="Helvetica"/>
        </w:rPr>
        <w:t xml:space="preserve">. </w:t>
      </w:r>
      <w:r>
        <w:rPr>
          <w:rFonts w:ascii="Helvetica" w:eastAsiaTheme="minorEastAsia" w:hAnsi="Helvetica" w:cs="Helvetica"/>
        </w:rPr>
        <w:t>Moving past the network, t</w:t>
      </w:r>
      <w:r w:rsidRPr="00E31A2A">
        <w:rPr>
          <w:rFonts w:ascii="Helvetica" w:eastAsiaTheme="minorEastAsia" w:hAnsi="Helvetica" w:cs="Helvetica"/>
        </w:rPr>
        <w:t xml:space="preserve">he stimulus environment itself employed isolated </w:t>
      </w:r>
      <w:r>
        <w:rPr>
          <w:rFonts w:ascii="Helvetica" w:eastAsiaTheme="minorEastAsia" w:hAnsi="Helvetica" w:cs="Helvetica"/>
        </w:rPr>
        <w:t>Gaussian signals</w:t>
      </w:r>
      <w:r w:rsidRPr="00E31A2A">
        <w:rPr>
          <w:rFonts w:ascii="Helvetica" w:eastAsiaTheme="minorEastAsia" w:hAnsi="Helvetica" w:cs="Helvetica"/>
        </w:rPr>
        <w:t xml:space="preserve"> rather than the continuous, </w:t>
      </w:r>
      <w:r w:rsidRPr="00E31A2A">
        <w:rPr>
          <w:rFonts w:ascii="Helvetica" w:eastAsiaTheme="minorEastAsia" w:hAnsi="Helvetica" w:cs="Helvetica"/>
        </w:rPr>
        <w:lastRenderedPageBreak/>
        <w:t>competing sensory streams that bombard the SC in natural scenes, where stimulus reliability and congruence fluctuate moment-to-moment</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{"citationID":"TmGWWuJs","properties":{"formattedCitation":"(Choi et al., 2018)","plainCitation":"(Choi et al., 2018)","noteIndex":0},"citationItems":[{"id":938,"uris":["http://zotero.org/users/17556725/items/HFDIZFIX"],"itemData":{"id":938,"type":"article-journal","abstract":"Sensory perception in the real world requires proper integration of different modality inputs. Process of multisensory integration is not uniform. It varies from individual to individual and changes at different behavioral states of the animal. What factors affect multisensory integration? How does the mammalian brain reconstruct a multisensory world at different states? Here, we summarize recent findings on bottom-up and top-down factors that can modulate sensory processing and multisensory integration. We discuss cortical circuits that are responsible for modulation of multisensory processing based on recent rodent studies. We suggest that multisensory information is not a simple, fixed signal in the brain. Multisensory processing is dynamically modulated in the mammalian brain and leads to a unique and subjective experience of perception.","container-title":"Current Opinion in Neurobiology","DOI":"10.1016/j.conb.2018.05.002","ISSN":"1873-6882","journalAbbreviation":"Curr Opin Neurobiol","language":"eng","note":"PMID: 29778970","page":"115-122","source":"PubMed","title":"Bottom-up and top-down modulation of multisensory integration","volume":"52","author":[{"family":"Choi","given":"Ilsong"},{"family":"Lee","given":"Jae-Yun"},{"family":"Lee","given":"Seung-Hee"}],"issued":{"date-parts":[["2018",10]]}}}],"schema":"https://github.com/citation-style-language/schema/raw/master/csl-citation.json"} </w:instrText>
      </w:r>
      <w:r>
        <w:rPr>
          <w:rFonts w:ascii="Helvetica" w:eastAsiaTheme="minorEastAsia" w:hAnsi="Helvetica" w:cs="Helvetica"/>
        </w:rPr>
        <w:fldChar w:fldCharType="separate"/>
      </w:r>
      <w:r w:rsidRPr="000128E2">
        <w:rPr>
          <w:rFonts w:ascii="Helvetica" w:hAnsi="Helvetica" w:cs="Helvetica"/>
        </w:rPr>
        <w:t>(Choi et al., 2018)</w:t>
      </w:r>
      <w:r>
        <w:rPr>
          <w:rFonts w:ascii="Helvetica" w:eastAsiaTheme="minorEastAsia" w:hAnsi="Helvetica" w:cs="Helvetica"/>
        </w:rPr>
        <w:fldChar w:fldCharType="end"/>
      </w:r>
      <w:r w:rsidRPr="00E31A2A">
        <w:rPr>
          <w:rFonts w:ascii="Helvetica" w:eastAsiaTheme="minorEastAsia" w:hAnsi="Helvetica" w:cs="Helvetica"/>
        </w:rPr>
        <w:t xml:space="preserve">. Additionally, we omitted specific </w:t>
      </w:r>
      <w:proofErr w:type="spellStart"/>
      <w:r w:rsidRPr="00E31A2A">
        <w:rPr>
          <w:rFonts w:ascii="Helvetica" w:eastAsiaTheme="minorEastAsia" w:hAnsi="Helvetica" w:cs="Helvetica"/>
        </w:rPr>
        <w:t>neuromodulatory</w:t>
      </w:r>
      <w:proofErr w:type="spellEnd"/>
      <w:r w:rsidRPr="00E31A2A">
        <w:rPr>
          <w:rFonts w:ascii="Helvetica" w:eastAsiaTheme="minorEastAsia" w:hAnsi="Helvetica" w:cs="Helvetica"/>
        </w:rPr>
        <w:t xml:space="preserve"> systems, such as endogenous serotonin which scales SC gain and can flip multisensory enhancement into suppression</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{"citationID":"KvosUKWE","properties":{"formattedCitation":"(Tang &amp; Trussell, 2017)","plainCitation":"(Tang &amp; Trussell, 2017)","noteIndex":0},"citationItems":[{"id":943,"uris":["http://zotero.org/users/17556725/items/B5AT2W6Q"],"itemData":{"id":943,"type":"article-journal","abstract":"Many studies have explored how neuromodulators affect synaptic function, yet little is known about how they modify computations at the microcircuit level. In the dorsal cochlear nucleus (DCN), a region that integrates auditory and multisensory ...","container-title":"Cell reports","DOI":"10.1016/j.celrep.2017.07.079","issue":"8","language":"en","note":"PMID: 28834748","page":"1844","source":"pmc.ncbi.nlm.nih.gov","title":"Serotonergic Modulation of Sensory Representation in a Central Multisensory Circuit Is Pathway Specific","volume":"20","author":[{"family":"Tang","given":"Zheng-Quan"},{"family":"Trussell","given":"Laurence O."}],"issued":{"date-parts":[["2017",8,22]]}}}],"schema":"https://github.com/citation-style-language/schema/raw/master/csl-citation.json"} </w:instrText>
      </w:r>
      <w:r>
        <w:rPr>
          <w:rFonts w:ascii="Helvetica" w:eastAsiaTheme="minorEastAsia" w:hAnsi="Helvetica" w:cs="Helvetica"/>
        </w:rPr>
        <w:fldChar w:fldCharType="separate"/>
      </w:r>
      <w:r w:rsidRPr="001F6560">
        <w:rPr>
          <w:rFonts w:ascii="Helvetica" w:hAnsi="Helvetica" w:cs="Helvetica"/>
        </w:rPr>
        <w:t>(Tang &amp; Trussell, 2017)</w:t>
      </w:r>
      <w:r>
        <w:rPr>
          <w:rFonts w:ascii="Helvetica" w:eastAsiaTheme="minorEastAsia" w:hAnsi="Helvetica" w:cs="Helvetica"/>
        </w:rPr>
        <w:fldChar w:fldCharType="end"/>
      </w:r>
      <w:r w:rsidRPr="00E31A2A">
        <w:rPr>
          <w:rFonts w:ascii="Helvetica" w:eastAsiaTheme="minorEastAsia" w:hAnsi="Helvetica" w:cs="Helvetica"/>
        </w:rPr>
        <w:t>, and cholinergic input from the pedunculopontine nucleus which sharpens spatial tuning and accelerates saccades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{"citationID":"dbsZ1d0S","properties":{"formattedCitation":"(Wolf et al., 2015)","plainCitation":"(Wolf et al., 2015)","noteIndex":0},"citationItems":[{"id":940,"uris":["http://zotero.org/users/17556725/items/S6LTYKC6"],"itemData":{"id":940,"type":"article-journal","abstract":"A fundamental goal of systems neuroscience is to understand the neural mechanisms underlying decision making. The midbrain superior colliculus (SC) is known to be central to the selection of one among many potential spatial targets for movements, ...","container-title":"Journal of Neurophysiology","DOI":"10.1152/jn.00262.2015","issue":"4","language":"en","note":"PMID: 26203103","page":"2118","source":"pmc.ncbi.nlm.nih.gov","title":"An integrative role for the superior colliculus in selecting targets for movements","volume":"114","author":[{"family":"Wolf","given":"Andrew B."},{"family":"Lintz","given":"Mario J."},{"family":"Costabile","given":"Jamie D."},{"family":"Thompson","given":"John A."},{"family":"Stubblefield","given":"Elizabeth A."},{"family":"Felsen","given":"Gidon"}],"issued":{"date-parts":[["2015",7,22]]}}}],"schema":"https://github.com/citation-style-language/schema/raw/master/csl-citation.json"} </w:instrText>
      </w:r>
      <w:r>
        <w:rPr>
          <w:rFonts w:ascii="Helvetica" w:eastAsiaTheme="minorEastAsia" w:hAnsi="Helvetica" w:cs="Helvetica"/>
        </w:rPr>
        <w:fldChar w:fldCharType="separate"/>
      </w:r>
      <w:r w:rsidRPr="006B7C09">
        <w:rPr>
          <w:rFonts w:ascii="Helvetica" w:hAnsi="Helvetica" w:cs="Helvetica"/>
        </w:rPr>
        <w:t>(Wolf et al., 2015)</w:t>
      </w:r>
      <w:r>
        <w:rPr>
          <w:rFonts w:ascii="Helvetica" w:eastAsiaTheme="minorEastAsia" w:hAnsi="Helvetica" w:cs="Helvetica"/>
        </w:rPr>
        <w:fldChar w:fldCharType="end"/>
      </w:r>
      <w:r w:rsidRPr="00E31A2A">
        <w:rPr>
          <w:rFonts w:ascii="Helvetica" w:eastAsiaTheme="minorEastAsia" w:hAnsi="Helvetica" w:cs="Helvetica"/>
        </w:rPr>
        <w:t>.</w:t>
      </w:r>
    </w:p>
    <w:p w14:paraId="71BD8244" w14:textId="42F9A3F9" w:rsidR="00E13E47" w:rsidRDefault="00B063EB" w:rsidP="00E13E47">
      <w:pPr>
        <w:spacing w:line="360" w:lineRule="auto"/>
        <w:ind w:firstLine="720"/>
        <w:jc w:val="both"/>
        <w:rPr>
          <w:rFonts w:ascii="Helvetica" w:eastAsiaTheme="minorEastAsia" w:hAnsi="Helvetica" w:cs="Helvetica"/>
        </w:rPr>
      </w:pPr>
      <w:r w:rsidRPr="008A539A">
        <w:rPr>
          <w:rFonts w:ascii="Helvetica" w:eastAsiaTheme="minorEastAsia" w:hAnsi="Helvetica" w:cs="Helvetica"/>
        </w:rPr>
        <w:t>These abstractions, however, represent</w:t>
      </w:r>
      <w:r w:rsidRPr="008A539A" w:rsidDel="00C35876">
        <w:rPr>
          <w:rFonts w:ascii="Helvetica" w:eastAsiaTheme="minorEastAsia" w:hAnsi="Helvetica" w:cs="Helvetica"/>
        </w:rPr>
        <w:t xml:space="preserve"> </w:t>
      </w:r>
      <w:r>
        <w:rPr>
          <w:rFonts w:ascii="Helvetica" w:eastAsiaTheme="minorEastAsia" w:hAnsi="Helvetica" w:cs="Helvetica"/>
        </w:rPr>
        <w:t>deliberate</w:t>
      </w:r>
      <w:r w:rsidRPr="008A539A">
        <w:rPr>
          <w:rFonts w:ascii="Helvetica" w:eastAsiaTheme="minorEastAsia" w:hAnsi="Helvetica" w:cs="Helvetica"/>
        </w:rPr>
        <w:t xml:space="preserve"> methodological choices that enhance interpretability while establishing a validated foundation for systematic </w:t>
      </w:r>
      <w:r w:rsidR="00014A67">
        <w:rPr>
          <w:rFonts w:ascii="Helvetica" w:eastAsiaTheme="minorEastAsia" w:hAnsi="Helvetica" w:cs="Helvetica"/>
        </w:rPr>
        <w:t>p</w:t>
      </w:r>
      <w:r w:rsidR="00775B67">
        <w:rPr>
          <w:rFonts w:ascii="Helvetica" w:eastAsiaTheme="minorEastAsia" w:hAnsi="Helvetica" w:cs="Helvetica"/>
        </w:rPr>
        <w:t>e</w:t>
      </w:r>
      <w:r w:rsidR="00014A67">
        <w:rPr>
          <w:rFonts w:ascii="Helvetica" w:eastAsiaTheme="minorEastAsia" w:hAnsi="Helvetica" w:cs="Helvetica"/>
        </w:rPr>
        <w:t>rt</w:t>
      </w:r>
      <w:r w:rsidR="00775B67">
        <w:rPr>
          <w:rFonts w:ascii="Helvetica" w:eastAsiaTheme="minorEastAsia" w:hAnsi="Helvetica" w:cs="Helvetica"/>
        </w:rPr>
        <w:t>ur</w:t>
      </w:r>
      <w:r w:rsidR="00014A67">
        <w:rPr>
          <w:rFonts w:ascii="Helvetica" w:eastAsiaTheme="minorEastAsia" w:hAnsi="Helvetica" w:cs="Helvetica"/>
        </w:rPr>
        <w:t>bation</w:t>
      </w:r>
      <w:r w:rsidRPr="008A539A">
        <w:rPr>
          <w:rFonts w:ascii="Helvetica" w:eastAsiaTheme="minorEastAsia" w:hAnsi="Helvetica" w:cs="Helvetica"/>
        </w:rPr>
        <w:t>. By focusing on intermediate/deep SC layers, we isolated the canonical, bottom-up rule set (spatial coincidence, inverse-effectiveness) intrinsic to deep SC circuitry</w:t>
      </w:r>
      <w:r>
        <w:rPr>
          <w:rFonts w:ascii="Helvetica" w:eastAsiaTheme="minorEastAsia" w:hAnsi="Helvetica" w:cs="Helvetica"/>
        </w:rPr>
        <w:t xml:space="preserve"> </w:t>
      </w:r>
      <w:r>
        <w:rPr>
          <w:rFonts w:ascii="Helvetica" w:eastAsiaTheme="minorEastAsia" w:hAnsi="Helvetica" w:cs="Helvetica"/>
        </w:rPr>
        <w:fldChar w:fldCharType="begin"/>
      </w:r>
      <w:r w:rsidR="004F5158">
        <w:rPr>
          <w:rFonts w:ascii="Helvetica" w:eastAsiaTheme="minorEastAsia" w:hAnsi="Helvetica" w:cs="Helvetica"/>
        </w:rPr>
        <w:instrText xml:space="preserve"> ADDIN ZOTERO_ITEM CSL_CITATION {"citationID":"s3PwQvrw","properties":{"formattedCitation":"(Stein &amp; Stanford, 2008)","plainCitation":"(Stein &amp; Stanford, 2008)","noteIndex":0},"citationItems":[{"id":35,"uris":["http://zotero.org/users/17556725/items/8536436I"],"itemData":{"id":35,"type":"article-journal","abstract":"For thousands of years science philosophers have been impressed by how effectively the senses work together to enhance the salience of biologically meaningful events. However, they really had no idea how this was accomplished. Recent insights into the underlying physiological mechanisms reveal that, in at least one circuit, this ability depends on an intimate dialogue among neurons at multiple levels of the neuraxis; this dialogue cannot take place until long after birth and might require a specific kind of experience. Understanding the acquisition and usage of multisensory integration in the midbrain and cerebral cortex of mammals has been aided by a multiplicity of approaches. Here we examine some of the fundamental advances that have been made and some of the challenging questions that remain.","container-title":"Nature Reviews. Neuroscience","DOI":"10.1038/nrn2331","ISSN":"1471-0048","issue":"4","journalAbbreviation":"Nat Rev Neurosci","language":"eng","note":"PMID: 18354398","page":"255-266","source":"PubMed","title":"Multisensory integration: current issues from the perspective of the single neuron","title-short":"Multisensory integration","volume":"9","author":[{"family":"Stein","given":"Barry E."},{"family":"Stanford","given":"Terrence R."}],"issued":{"date-parts":[["2008",4]]}}}],"schema":"https://github.com/citation-style-language/schema/raw/master/csl-citation.json"} </w:instrText>
      </w:r>
      <w:r>
        <w:rPr>
          <w:rFonts w:ascii="Helvetica" w:eastAsiaTheme="minorEastAsia" w:hAnsi="Helvetica" w:cs="Helvetica"/>
        </w:rPr>
        <w:fldChar w:fldCharType="separate"/>
      </w:r>
      <w:r w:rsidR="004F5158" w:rsidRPr="004F5158">
        <w:rPr>
          <w:rFonts w:ascii="Helvetica" w:hAnsi="Helvetica" w:cs="Helvetica"/>
        </w:rPr>
        <w:t>(Stein &amp; Stanford, 2008)</w:t>
      </w:r>
      <w:r>
        <w:rPr>
          <w:rFonts w:ascii="Helvetica" w:eastAsiaTheme="minorEastAsia" w:hAnsi="Helvetica" w:cs="Helvetica"/>
        </w:rPr>
        <w:fldChar w:fldCharType="end"/>
      </w:r>
      <w:r w:rsidRPr="008A539A">
        <w:rPr>
          <w:rFonts w:ascii="Helvetica" w:eastAsiaTheme="minorEastAsia" w:hAnsi="Helvetica" w:cs="Helvetica"/>
        </w:rPr>
        <w:t>, making perturbation effects unambiguous; top-down influences can later be incorporated as a separate attentional control layer, following computational frameworks advocated in recent SC modelling reviews</w:t>
      </w:r>
      <w:r w:rsidR="00224406">
        <w:rPr>
          <w:rFonts w:ascii="Helvetica" w:eastAsiaTheme="minorEastAsia" w:hAnsi="Helvetica" w:cs="Helvetica"/>
        </w:rPr>
        <w:t xml:space="preserve"> </w:t>
      </w:r>
      <w:r w:rsidR="00224406" w:rsidRPr="00224406">
        <w:rPr>
          <w:rFonts w:ascii="Helvetica" w:eastAsiaTheme="minorEastAsia" w:hAnsi="Helvetica" w:cs="Helvetica"/>
        </w:rPr>
        <w:fldChar w:fldCharType="begin"/>
      </w:r>
      <w:r w:rsidR="00224406">
        <w:rPr>
          <w:rFonts w:ascii="Helvetica" w:eastAsiaTheme="minorEastAsia" w:hAnsi="Helvetica" w:cs="Helvetica"/>
        </w:rPr>
        <w:instrText xml:space="preserve"> ADDIN ZOTERO_ITEM CSL_CITATION {"citationID":"a1eqbd4eb7b","properties":{"formattedCitation":"(Bisley &amp; Mirpour, 2019; Veale et al., 2017)","plainCitation":"(Bisley &amp; Mirpour, 2019; Veale et al., 2017)","noteIndex":0},"citationItems":[{"id":1737,"uris":["http://zotero.org/users/17556725/items/DVNDBBRE"],"itemData":{"id":1737,"type":"article-journal","abstract":"The term priority map is commonly used to describe a map of the visual scene in which objects and locations are represented by their attentional priority, which itself is a combination of low-level salience and top-down control. The aim of this review is to examine how such a map may be represented at the neuronal level. We propose that there is not a single, common map in the brain, but that a number of cortical areas work together to generate the resultant behavior. Specifically, we suggest that the lateral intraparietal area (LIP) of posterior parietal cortex provides a simple representation of attentional priority, which remaps across saccades, so that there is an apparent allocentric map in a region with retinocentric encoding scheme. We propose that the frontal eye field (FEF) of prefrontal cortex receives the responses from LIP, but can suppress them to control the flow of eye movement behavior, and that the intermediate layers of the superior colliculus (SCi) reflect the final saccade goal. Together, these areas function to guide eye movements and may play a similar role in allocating covert visual attention.","container-title":"Current opinion in psychology","DOI":"10.1016/j.copsyc.2019.01.002","ISSN":"2352-250X","journalAbbreviation":"Curr Opin Psychol","note":"PMID: 30731260\nPMCID: PMC6625938","page":"108-112","source":"PubMed Central","title":"The neural instantiation of a priority map","volume":"29","author":[{"family":"Bisley","given":"James W."},{"family":"Mirpour","given":"Koorosh"}],"issued":{"date-parts":[["2019",10]]}}},{"id":1740,"uris":["http://zotero.org/users/17556725/items/URLYZ5ZK"],"itemData":{"id":1740,"type":"article-journal","abstract":"Inherent in visual scene analysis is a bottleneck associated with the need to sequentially sample locations with foveating eye movements. The concept of a ‘saliency map’ topographically encoding stimulus conspicuity over the visual scene has proven to be an efficient predictor of eye movements. Our work reviews insights into the neurobiological implementation of visual salience computation. We start by summarizing the role that different visual brain areas play in salience computation, whether at the level of feature analysis for bottom-up salience or at the level of goal-directed priority maps for output behaviour. We then delve into how a subcortical structure, the superior colliculus (SC), participates in salience computation. The SC represents a visual saliency map via a centre-surround inhibition mechanism in the superficial layers, which feeds into priority selection mechanisms in the deeper layers, thereby affecting saccadic and microsaccadic eye movements. Lateral interactions in the local SC circuit are particularly important for controlling active populations of neurons. This, in turn, might help explain long-range effects, such as those of peripheral cues on tiny microsaccades. Finally, we show how a combination of in vitro neurophysiology and large-scale computational modelling is able to clarify how salience computation is implemented in the local circuit of the SC., This article is part of the themed issue ‘Auditory and visual scene analysis’.","container-title":"Philosophical Transactions of the Royal Society B: Biological Sciences","DOI":"10.1098/rstb.2016.0113","ISSN":"0962-8436","issue":"1714","journalAbbreviation":"Philos Trans R Soc Lond B Biol Sci","note":"PMID: 28044023\nPMCID: PMC5206280","page":"20160113","source":"PubMed Central","title":"How is visual salience computed in the brain? Insights from behaviour, neurobiology and modelling","title-short":"How is visual salience computed in the brain?","volume":"372","author":[{"family":"Veale","given":"Richard"},{"family":"Hafed","given":"Ziad M."},{"family":"Yoshida","given":"Masatoshi"}],"issued":{"date-parts":[["2017",2,19]]}}}],"schema":"https://github.com/citation-style-language/schema/raw/master/csl-citation.json"} </w:instrText>
      </w:r>
      <w:r w:rsidR="00224406" w:rsidRPr="00224406">
        <w:rPr>
          <w:rFonts w:ascii="Helvetica" w:eastAsiaTheme="minorEastAsia" w:hAnsi="Helvetica" w:cs="Helvetica"/>
        </w:rPr>
        <w:fldChar w:fldCharType="separate"/>
      </w:r>
      <w:r w:rsidR="00224406" w:rsidRPr="00224406">
        <w:rPr>
          <w:rFonts w:ascii="Helvetica" w:hAnsi="Helvetica" w:cs="Helvetica"/>
          <w:kern w:val="0"/>
        </w:rPr>
        <w:t>(Bisley &amp; Mirpour, 2019; Veale et al., 2017)</w:t>
      </w:r>
      <w:r w:rsidR="00224406" w:rsidRPr="00224406">
        <w:rPr>
          <w:rFonts w:ascii="Helvetica" w:eastAsiaTheme="minorEastAsia" w:hAnsi="Helvetica" w:cs="Helvetica"/>
        </w:rPr>
        <w:fldChar w:fldCharType="end"/>
      </w:r>
      <w:r w:rsidRPr="00224406">
        <w:rPr>
          <w:rFonts w:ascii="Helvetica" w:eastAsiaTheme="minorEastAsia" w:hAnsi="Helvetica" w:cs="Helvetica"/>
        </w:rPr>
        <w:t>.</w:t>
      </w:r>
      <w:r w:rsidRPr="008A539A">
        <w:rPr>
          <w:rFonts w:ascii="Helvetica" w:eastAsiaTheme="minorEastAsia" w:hAnsi="Helvetica" w:cs="Helvetica"/>
        </w:rPr>
        <w:t xml:space="preserve"> </w:t>
      </w:r>
      <w:ins w:id="52" w:author="Vishnu Mohan" w:date="2026-04-02T15:15:00Z" w16du:dateUtc="2026-04-02T04:15:00Z">
        <w:r w:rsidR="00BC3E3B" w:rsidRPr="00957F67">
          <w:rPr>
            <w:rFonts w:ascii="Helvetica" w:eastAsiaTheme="minorEastAsia" w:hAnsi="Helvetica" w:cs="Helvetica"/>
          </w:rPr>
          <w:t>The present model therefore shows that local SC synaptic dynamics are sufficient within a deliberately bottom-up architecture to generate the reported binding phenotypes</w:t>
        </w:r>
        <w:r w:rsidR="00BC3E3B">
          <w:rPr>
            <w:rFonts w:ascii="Helvetica" w:eastAsiaTheme="minorEastAsia" w:hAnsi="Helvetica" w:cs="Helvetica"/>
          </w:rPr>
          <w:t>.</w:t>
        </w:r>
        <w:r w:rsidR="00BC3E3B" w:rsidRPr="00957F67">
          <w:rPr>
            <w:rFonts w:ascii="Helvetica" w:eastAsiaTheme="minorEastAsia" w:hAnsi="Helvetica" w:cs="Helvetica"/>
          </w:rPr>
          <w:t xml:space="preserve"> </w:t>
        </w:r>
        <w:r w:rsidR="00BC3E3B">
          <w:rPr>
            <w:rFonts w:ascii="Helvetica" w:eastAsiaTheme="minorEastAsia" w:hAnsi="Helvetica" w:cs="Helvetica"/>
          </w:rPr>
          <w:t>B</w:t>
        </w:r>
        <w:r w:rsidR="00BC3E3B" w:rsidRPr="00957F67">
          <w:rPr>
            <w:rFonts w:ascii="Helvetica" w:eastAsiaTheme="minorEastAsia" w:hAnsi="Helvetica" w:cs="Helvetica"/>
          </w:rPr>
          <w:t xml:space="preserve">ut </w:t>
        </w:r>
        <w:r w:rsidR="00BC3E3B">
          <w:rPr>
            <w:rFonts w:ascii="Helvetica" w:eastAsiaTheme="minorEastAsia" w:hAnsi="Helvetica" w:cs="Helvetica"/>
          </w:rPr>
          <w:t>this</w:t>
        </w:r>
        <w:r w:rsidR="00BC3E3B" w:rsidRPr="00957F67">
          <w:rPr>
            <w:rFonts w:ascii="Helvetica" w:eastAsiaTheme="minorEastAsia" w:hAnsi="Helvetica" w:cs="Helvetica"/>
          </w:rPr>
          <w:t xml:space="preserve"> does not imply that these mechanisms are uniquely responsible in </w:t>
        </w:r>
        <w:r w:rsidR="00BC3E3B">
          <w:rPr>
            <w:rFonts w:ascii="Helvetica" w:eastAsiaTheme="minorEastAsia" w:hAnsi="Helvetica" w:cs="Helvetica"/>
          </w:rPr>
          <w:t>biology</w:t>
        </w:r>
        <w:r w:rsidR="00BC3E3B" w:rsidRPr="00957F67">
          <w:rPr>
            <w:rFonts w:ascii="Helvetica" w:eastAsiaTheme="minorEastAsia" w:hAnsi="Helvetica" w:cs="Helvetica"/>
          </w:rPr>
          <w:t>, where cortico-tectal feedback</w:t>
        </w:r>
        <w:r w:rsidR="00BC3E3B">
          <w:rPr>
            <w:rFonts w:ascii="Helvetica" w:eastAsiaTheme="minorEastAsia" w:hAnsi="Helvetica" w:cs="Helvetica"/>
          </w:rPr>
          <w:t xml:space="preserve"> and</w:t>
        </w:r>
        <w:r w:rsidR="00BC3E3B" w:rsidRPr="00957F67">
          <w:rPr>
            <w:rFonts w:ascii="Helvetica" w:eastAsiaTheme="minorEastAsia" w:hAnsi="Helvetica" w:cs="Helvetica"/>
          </w:rPr>
          <w:t xml:space="preserve"> task context</w:t>
        </w:r>
        <w:r w:rsidR="00BC3E3B">
          <w:rPr>
            <w:rFonts w:ascii="Helvetica" w:eastAsiaTheme="minorEastAsia" w:hAnsi="Helvetica" w:cs="Helvetica"/>
          </w:rPr>
          <w:t xml:space="preserve"> </w:t>
        </w:r>
        <w:r w:rsidR="00BC3E3B" w:rsidRPr="00957F67">
          <w:rPr>
            <w:rFonts w:ascii="Helvetica" w:eastAsiaTheme="minorEastAsia" w:hAnsi="Helvetica" w:cs="Helvetica"/>
          </w:rPr>
          <w:t>are also likely to shape multisensory integration.</w:t>
        </w:r>
        <w:r w:rsidR="00BC3E3B">
          <w:rPr>
            <w:rFonts w:ascii="Helvetica" w:eastAsiaTheme="minorEastAsia" w:hAnsi="Helvetica" w:cs="Helvetica"/>
          </w:rPr>
          <w:t xml:space="preserve"> </w:t>
        </w:r>
      </w:ins>
      <w:r w:rsidRPr="008A539A">
        <w:rPr>
          <w:rFonts w:ascii="Helvetica" w:eastAsiaTheme="minorEastAsia" w:hAnsi="Helvetica" w:cs="Helvetica"/>
        </w:rPr>
        <w:t xml:space="preserve">We simplified the stimulus paradigm to parallel psychophysics studies that use minimal stimuli like the sound-induced flash illusion to reveal </w:t>
      </w:r>
      <w:r>
        <w:rPr>
          <w:rFonts w:ascii="Helvetica" w:eastAsiaTheme="minorEastAsia" w:hAnsi="Helvetica" w:cs="Helvetica"/>
        </w:rPr>
        <w:t>key</w:t>
      </w:r>
      <w:r w:rsidRPr="008A539A">
        <w:rPr>
          <w:rFonts w:ascii="Helvetica" w:eastAsiaTheme="minorEastAsia" w:hAnsi="Helvetica" w:cs="Helvetica"/>
        </w:rPr>
        <w:t xml:space="preserve"> temporal-binding rules before adding </w:t>
      </w:r>
      <w:r>
        <w:rPr>
          <w:rFonts w:ascii="Helvetica" w:eastAsiaTheme="minorEastAsia" w:hAnsi="Helvetica" w:cs="Helvetica"/>
        </w:rPr>
        <w:t>naturalistic</w:t>
      </w:r>
      <w:r w:rsidRPr="008A539A">
        <w:rPr>
          <w:rFonts w:ascii="Helvetica" w:eastAsiaTheme="minorEastAsia" w:hAnsi="Helvetica" w:cs="Helvetica"/>
        </w:rPr>
        <w:t xml:space="preserve"> complexity</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{"citationID":"oEMHtXK0","properties":{"formattedCitation":"(Shams et al., 2000)","plainCitation":"(Shams et al., 2000)","noteIndex":0},"citationItems":[{"id":948,"uris":["http://zotero.org/users/17556725/items/UYN4RYJT"],"itemData":{"id":948,"type":"article-journal","abstract":"Vision is believed to dominate our multisensory perception of the world. Here we overturn this established view by showing that auditory information can qualitatively alter the perception of an unambiguous visual stimulus to create a striking visual illusion. Our findings indicate that visual perception can be manipulated by other sensory modalities.","container-title":"Nature","DOI":"10.1038/35048669","ISSN":"1476-4687","issue":"6814","language":"en","license":"2000 Macmillan Magazines Ltd.","note":"publisher: Nature Publishing Group","page":"788-788","source":"www.nature.com","title":"What you see is what you hear","volume":"408","author":[{"family":"Shams","given":"Ladan"},{"family":"Kamitani","given":"Yukiyasu"},{"family":"Shimojo","given":"Shinsuke"}],"issued":{"date-parts":[["2000",12]]}}}],"schema":"https://github.com/citation-style-language/schema/raw/master/csl-citation.json"} </w:instrText>
      </w:r>
      <w:r>
        <w:rPr>
          <w:rFonts w:ascii="Helvetica" w:eastAsiaTheme="minorEastAsia" w:hAnsi="Helvetica" w:cs="Helvetica"/>
        </w:rPr>
        <w:fldChar w:fldCharType="separate"/>
      </w:r>
      <w:r w:rsidRPr="00E3217D">
        <w:rPr>
          <w:rFonts w:ascii="Helvetica" w:hAnsi="Helvetica" w:cs="Helvetica"/>
        </w:rPr>
        <w:t>(Shams et al., 2000)</w:t>
      </w:r>
      <w:r>
        <w:rPr>
          <w:rFonts w:ascii="Helvetica" w:eastAsiaTheme="minorEastAsia" w:hAnsi="Helvetica" w:cs="Helvetica"/>
        </w:rPr>
        <w:fldChar w:fldCharType="end"/>
      </w:r>
      <w:r w:rsidRPr="008A539A">
        <w:rPr>
          <w:rFonts w:ascii="Helvetica" w:eastAsiaTheme="minorEastAsia" w:hAnsi="Helvetica" w:cs="Helvetica"/>
        </w:rPr>
        <w:t xml:space="preserve">. </w:t>
      </w:r>
      <w:ins w:id="53" w:author="Vishnu Mohan" w:date="2026-04-02T15:14:00Z" w16du:dateUtc="2026-04-02T04:14:00Z">
        <w:r w:rsidR="009650A6" w:rsidRPr="00A8752B">
          <w:rPr>
            <w:rFonts w:ascii="Helvetica" w:eastAsiaTheme="minorEastAsia" w:hAnsi="Helvetica" w:cs="Helvetica"/>
          </w:rPr>
          <w:t xml:space="preserve">Accordingly, we interpret comparisons to human TBW/SBW data at the qualitative rather than fitting absolute values, because published estimates vary with task design, stimulus class and extra-collicular influences not represented in the present SC model. Our parameter sweeps are therefore intended to identify plausible mechanistic regimes instead of precise biological parameter values. </w:t>
        </w:r>
      </w:ins>
      <w:r w:rsidRPr="008A539A">
        <w:rPr>
          <w:rFonts w:ascii="Helvetica" w:eastAsiaTheme="minorEastAsia" w:hAnsi="Helvetica" w:cs="Helvetica"/>
        </w:rPr>
        <w:t>Once validated, competitive</w:t>
      </w:r>
      <w:r>
        <w:rPr>
          <w:rFonts w:ascii="Helvetica" w:eastAsiaTheme="minorEastAsia" w:hAnsi="Helvetica" w:cs="Helvetica"/>
        </w:rPr>
        <w:t xml:space="preserve"> </w:t>
      </w:r>
      <w:r w:rsidRPr="008A539A">
        <w:rPr>
          <w:rFonts w:ascii="Helvetica" w:eastAsiaTheme="minorEastAsia" w:hAnsi="Helvetica" w:cs="Helvetica"/>
        </w:rPr>
        <w:t>computations observed under dynamic scenes can be layered onto this base architecture. The isolation of individual perturbations follows factorial design principles in computational biology</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{"citationID":"1cLSsHpS","properties":{"formattedCitation":"(Murphy &amp; Miller, 2003)","plainCitation":"(Murphy &amp; Miller, 2003)","noteIndex":0},"citationItems":[{"id":953,"uris":["http://zotero.org/users/17556725/items/VWYGJ8GK"],"itemData":{"id":953,"type":"article-journal","abstract":"We model the effects of excitation and inhibition on the gain of cortical neurons. Previous theoretical work has concluded that excitation or inhibition alone will not cause a multiplicative gain change in the curve of firing rate versus input current. However, such gain changes in vivo are measured in the curve of firing rate versus stimulus parameter. We find that when this curve is considered, and when the nonlinear relationships between stimulus parameter and input current and between input current and firing rate in vivo are taken into account, then simple excitation or inhibition alone can induce a multiplicative gain change. In particular, the power-law relationship between voltage and firing rate that is induced by neuronal noise is critical to this result. This suggests an unexpectedly simple mechanism that may underlie the gain modulations commonly observed in cortex. More generally, it suggests that a smaller input will multiplicatively modulate the gain of a larger one when both converge on a common cortical target.","container-title":"Journal of Neuroscience","DOI":"10.1523/JNEUROSCI.23-31-10040.2003","ISSN":"0270-6474, 1529-2401","issue":"31","journalAbbreviation":"J. Neurosci.","language":"en","license":"Copyright © 2003 Society for Neuroscience 0270-6474/03/2310040-12.00/0","note":"publisher: Society for Neuroscience\nsection: Behavioral/Systems/Cognitive\nPMID: 14602818","page":"10040-10051","source":"www.jneurosci.org","title":"Multiplicative Gain Changes Are Induced by Excitation or Inhibition Alone","volume":"23","author":[{"family":"Murphy","given":"Brendan K."},{"family":"Miller","given":"Kenneth D."}],"issued":{"date-parts":[["2003",11,5]]}}}],"schema":"https://github.com/citation-style-language/schema/raw/master/csl-citation.json"} </w:instrText>
      </w:r>
      <w:r>
        <w:rPr>
          <w:rFonts w:ascii="Helvetica" w:eastAsiaTheme="minorEastAsia" w:hAnsi="Helvetica" w:cs="Helvetica"/>
        </w:rPr>
        <w:fldChar w:fldCharType="separate"/>
      </w:r>
      <w:r w:rsidRPr="00E44A5F">
        <w:rPr>
          <w:rFonts w:ascii="Helvetica" w:hAnsi="Helvetica" w:cs="Helvetica"/>
        </w:rPr>
        <w:t>(Murphy &amp; Miller, 2003)</w:t>
      </w:r>
      <w:r>
        <w:rPr>
          <w:rFonts w:ascii="Helvetica" w:eastAsiaTheme="minorEastAsia" w:hAnsi="Helvetica" w:cs="Helvetica"/>
        </w:rPr>
        <w:fldChar w:fldCharType="end"/>
      </w:r>
      <w:r w:rsidRPr="008A539A">
        <w:rPr>
          <w:rFonts w:ascii="Helvetica" w:eastAsiaTheme="minorEastAsia" w:hAnsi="Helvetica" w:cs="Helvetica"/>
        </w:rPr>
        <w:t>, establishing</w:t>
      </w:r>
      <w:r w:rsidR="00712153">
        <w:rPr>
          <w:rFonts w:ascii="Helvetica" w:eastAsiaTheme="minorEastAsia" w:hAnsi="Helvetica" w:cs="Helvetica"/>
        </w:rPr>
        <w:t xml:space="preserve"> the</w:t>
      </w:r>
      <w:r w:rsidRPr="008A539A">
        <w:rPr>
          <w:rFonts w:ascii="Helvetica" w:eastAsiaTheme="minorEastAsia" w:hAnsi="Helvetica" w:cs="Helvetica"/>
        </w:rPr>
        <w:t xml:space="preserve"> single factor baselines necessary to quantify synergies, particularly relevant given that adaptation and inhibition interact multiplicatively in </w:t>
      </w:r>
      <w:r>
        <w:rPr>
          <w:rFonts w:ascii="Helvetica" w:eastAsiaTheme="minorEastAsia" w:hAnsi="Helvetica" w:cs="Helvetica"/>
        </w:rPr>
        <w:t xml:space="preserve">the </w:t>
      </w:r>
      <w:r w:rsidRPr="008A539A">
        <w:rPr>
          <w:rFonts w:ascii="Helvetica" w:eastAsiaTheme="minorEastAsia" w:hAnsi="Helvetica" w:cs="Helvetica"/>
        </w:rPr>
        <w:t>cortex. This further suggests that our single</w:t>
      </w:r>
      <w:r>
        <w:rPr>
          <w:rFonts w:ascii="Helvetica" w:eastAsiaTheme="minorEastAsia" w:hAnsi="Helvetica" w:cs="Helvetica"/>
        </w:rPr>
        <w:t xml:space="preserve"> </w:t>
      </w:r>
      <w:r w:rsidRPr="008A539A">
        <w:rPr>
          <w:rFonts w:ascii="Helvetica" w:eastAsiaTheme="minorEastAsia" w:hAnsi="Helvetica" w:cs="Helvetica"/>
        </w:rPr>
        <w:t>factor results represent lower</w:t>
      </w:r>
      <w:r>
        <w:rPr>
          <w:rFonts w:ascii="Helvetica" w:eastAsiaTheme="minorEastAsia" w:hAnsi="Helvetica" w:cs="Helvetica"/>
        </w:rPr>
        <w:t xml:space="preserve"> </w:t>
      </w:r>
      <w:r w:rsidRPr="008A539A">
        <w:rPr>
          <w:rFonts w:ascii="Helvetica" w:eastAsiaTheme="minorEastAsia" w:hAnsi="Helvetica" w:cs="Helvetica"/>
        </w:rPr>
        <w:t xml:space="preserve">bound shifts that would amplify when combined, mirroring stronger </w:t>
      </w:r>
      <w:r w:rsidRPr="008A539A">
        <w:rPr>
          <w:rFonts w:ascii="Helvetica" w:eastAsiaTheme="minorEastAsia" w:hAnsi="Helvetica" w:cs="Helvetica"/>
        </w:rPr>
        <w:lastRenderedPageBreak/>
        <w:t>clinical phenotypes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{"citationID":"fElQuKU1","properties":{"formattedCitation":"(Girirajan et al., 2010)","plainCitation":"(Girirajan et al., 2010)","noteIndex":0},"citationItems":[{"id":956,"uris":["http://zotero.org/users/17556725/items/H6UZ3WIE"],"itemData":{"id":956,"type":"article-journal","abstract":"We report the identification of a recurrent, 520-kb 16p12.1 microdeletion associated with childhood developmental delay. The microdeletion was detected in 20 of 11,873 cases compared with 2 of 8,540 controls (P = 0.0009, OR = 7.2) and replicated in a second series of 22 of 9,254 cases compared with 6 of 6,299 controls (P = 0.028, OR = 2.5). Most deletions were inherited, with carrier parents likely to manifest neuropsychiatric phenotypes compared to non-carrier parents (P = 0.037, OR = 6). Probands were more likely to carry an additional large copy-number variant when compared to matched controls (10 of 42 cases, P = 5.7 x 10(-5), OR = 6.6). The clinical features of individuals with two mutations were distinct from and/or more severe than those of individuals carrying only the co-occurring mutation. Our data support a two-hit model in which the 16p12.1 microdeletion both predisposes to neuropsychiatric phenotypes as a single event and exacerbates neurodevelopmental phenotypes in association with other large deletions or duplications. Analysis of other microdeletions with variable expressivity indicates that this two-hit model might be more generally applicable to neuropsychiatric disease.","container-title":"Nature Genetics","DOI":"10.1038/ng.534","ISSN":"1546-1718","issue":"3","journalAbbreviation":"Nat Genet","language":"eng","note":"PMID: 20154674\nPMCID: PMC2847896","page":"203-209","source":"PubMed","title":"A recurrent 16p12.1 microdeletion supports a two-hit model for severe developmental delay","volume":"42","author":[{"family":"Girirajan","given":"Santhosh"},{"family":"Rosenfeld","given":"Jill A."},{"family":"Cooper","given":"Gregory M."},{"family":"Antonacci","given":"Francesca"},{"family":"Siswara","given":"Priscillia"},{"family":"Itsara","given":"Andy"},{"family":"Vives","given":"Laura"},{"family":"Walsh","given":"Tom"},{"family":"McCarthy","given":"Shane E."},{"family":"Baker","given":"Carl"},{"family":"Mefford","given":"Heather C."},{"family":"Kidd","given":"Jeffrey M."},{"family":"Browning","given":"Sharon R."},{"family":"Browning","given":"Brian L."},{"family":"Dickel","given":"Diane E."},{"family":"Levy","given":"Deborah L."},{"family":"Ballif","given":"Blake C."},{"family":"Platky","given":"Kathryn"},{"family":"Farber","given":"Darren M."},{"family":"Gowans","given":"Gordon C."},{"family":"Wetherbee","given":"Jessica J."},{"family":"Asamoah","given":"Alexander"},{"family":"Weaver","given":"David D."},{"family":"Mark","given":"Paul R."},{"family":"Dickerson","given":"Jennifer"},{"family":"Garg","given":"Bhuwan P."},{"family":"Ellingwood","given":"Sara A."},{"family":"Smith","given":"Rosemarie"},{"family":"Banks","given":"Valerie C."},{"family":"Smith","given":"Wendy"},{"family":"McDonald","given":"Marie T."},{"family":"Hoo","given":"Joe J."},{"family":"French","given":"Beatrice N."},{"family":"Hudson","given":"Cindy"},{"family":"Johnson","given":"John P."},{"family":"Ozmore","given":"Jillian R."},{"family":"Moeschler","given":"John B."},{"family":"Surti","given":"Urvashi"},{"family":"Escobar","given":"Luis F."},{"family":"El-Khechen","given":"Dima"},{"family":"Gorski","given":"Jerome L."},{"family":"Kussmann","given":"Jennifer"},{"family":"Salbert","given":"Bonnie"},{"family":"Lacassie","given":"Yves"},{"family":"Biser","given":"Alisha"},{"family":"McDonald-McGinn","given":"Donna M."},{"family":"Zackai","given":"Elaine H."},{"family":"Deardorff","given":"Matthew A."},{"family":"Shaikh","given":"Tamim H."},{"family":"Haan","given":"Eric"},{"family":"Friend","given":"Kathryn L."},{"family":"Fichera","given":"Marco"},{"family":"Romano","given":"Corrado"},{"family":"Gécz","given":"Jozef"},{"family":"DeLisi","given":"Lynn E."},{"family":"Sebat","given":"Jonathan"},{"family":"King","given":"Mary-Claire"},{"family":"Shaffer","given":"Lisa G."},{"family":"Eichler","given":"Evan E."}],"issued":{"date-parts":[["2010",3]]}}}],"schema":"https://github.com/citation-style-language/schema/raw/master/csl-citation.json"} </w:instrText>
      </w:r>
      <w:r>
        <w:rPr>
          <w:rFonts w:ascii="Helvetica" w:eastAsiaTheme="minorEastAsia" w:hAnsi="Helvetica" w:cs="Helvetica"/>
        </w:rPr>
        <w:fldChar w:fldCharType="separate"/>
      </w:r>
      <w:r w:rsidRPr="00B42FE1">
        <w:rPr>
          <w:rFonts w:ascii="Helvetica" w:hAnsi="Helvetica" w:cs="Helvetica"/>
        </w:rPr>
        <w:t>(Girirajan et al., 2010)</w:t>
      </w:r>
      <w:r>
        <w:rPr>
          <w:rFonts w:ascii="Helvetica" w:eastAsiaTheme="minorEastAsia" w:hAnsi="Helvetica" w:cs="Helvetica"/>
        </w:rPr>
        <w:fldChar w:fldCharType="end"/>
      </w:r>
      <w:r w:rsidRPr="008A539A">
        <w:rPr>
          <w:rFonts w:ascii="Helvetica" w:eastAsiaTheme="minorEastAsia" w:hAnsi="Helvetica" w:cs="Helvetica"/>
        </w:rPr>
        <w:t xml:space="preserve">. Similarly, excluding </w:t>
      </w:r>
      <w:proofErr w:type="spellStart"/>
      <w:r w:rsidRPr="008A539A">
        <w:rPr>
          <w:rFonts w:ascii="Helvetica" w:eastAsiaTheme="minorEastAsia" w:hAnsi="Helvetica" w:cs="Helvetica"/>
        </w:rPr>
        <w:t>neuromodulatory</w:t>
      </w:r>
      <w:proofErr w:type="spellEnd"/>
      <w:r w:rsidRPr="008A539A">
        <w:rPr>
          <w:rFonts w:ascii="Helvetica" w:eastAsiaTheme="minorEastAsia" w:hAnsi="Helvetica" w:cs="Helvetica"/>
        </w:rPr>
        <w:t xml:space="preserve"> inputs keeps the parameter space tractable while preserving the excitatory-inhibitory core; these</w:t>
      </w:r>
      <w:r w:rsidR="00940F10">
        <w:rPr>
          <w:rFonts w:ascii="Helvetica" w:eastAsiaTheme="minorEastAsia" w:hAnsi="Helvetica" w:cs="Helvetica"/>
        </w:rPr>
        <w:t xml:space="preserve"> </w:t>
      </w:r>
      <w:r w:rsidRPr="008A539A">
        <w:rPr>
          <w:rFonts w:ascii="Helvetica" w:eastAsiaTheme="minorEastAsia" w:hAnsi="Helvetica" w:cs="Helvetica"/>
        </w:rPr>
        <w:t xml:space="preserve">signals act largely as multiplicative gates that can be added as a state dimension to capture learning effects without re-tuning the entire synaptic </w:t>
      </w:r>
      <w:r>
        <w:rPr>
          <w:rFonts w:ascii="Helvetica" w:eastAsiaTheme="minorEastAsia" w:hAnsi="Helvetica" w:cs="Helvetica"/>
        </w:rPr>
        <w:t xml:space="preserve">layout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{"citationID":"j90TM258","properties":{"formattedCitation":"(Ferguson &amp; Cardin, 2020; Martinez-Trujillo &amp; Treue, 2004)","plainCitation":"(Ferguson &amp; Cardin, 2020; Martinez-Trujillo &amp; Treue, 2004)","noteIndex":0},"citationItems":[{"id":958,"uris":["http://zotero.org/users/17556725/items/APRS2TXD"],"itemData":{"id":958,"type":"article-journal","abstract":"Cortical gain regulation allows neurons to respond adaptively to changing inputs. Neural gain is modulated by internal and external influences, including attentional and arousal states, motor activity and neuromodulatory input. These influences converge to a common set of mechanisms for gain modulation, including GABAergic inhibition, synaptically driven fluctuations in membrane potential, changes in cellular conductance and changes in other biophysical neural properties. Recent work has identified GABAergic interneurons as targets of neuromodulatory input and mediators of state-dependent gain modulation. Here, we review the engagement and effects of gain modulation in the cortex. We highlight key recent findings that link phenomenological observations of gain modulation to underlying cellular and circuit-level mechanisms. Finally, we place these cellular and circuit interactions in the larger context of their impact on perception and cognition.","container-title":"Nature Reviews. Neuroscience","DOI":"10.1038/s41583-019-0253-y","ISSN":"1471-0048","issue":"2","journalAbbreviation":"Nat Rev Neurosci","language":"eng","note":"PMID: 31911627\nPMCID: PMC7408409","page":"80-92","source":"PubMed","title":"Mechanisms underlying gain modulation in the cortex","volume":"21","author":[{"family":"Ferguson","given":"Katie A."},{"family":"Cardin","given":"Jessica A."}],"issued":{"date-parts":[["2020",2]]}}},{"id":950,"uris":["http://zotero.org/users/17556725/items/VCSUX7HZ"],"itemData":{"id":950,"type":"article-journal","abstract":"Background: Attending to the spatial location or to nonspatial features of visual stimuli can modulate neuronal responses in primate visual cortex. The modulation by spatial attention changes the gain of sensory neurons and strengthens the representation of attended locations without changing neuronal selectivities such as directionality, i.e., the ratio of responses to preferred and anti-preferred directions of motion. Whether feature-based attention acts in a similar manner is unknown. Results: To clarify this issue, we recorded the responses of 135 direction-selective neurons in the middle temporal area (MT) of two macaques to an unattended moving random dot pattern (the distractor) positioned inside a neuron's receptive field while the animals attended to a second moving pattern positioned in the opposite hemifield. Responses to different directions of the distractor were modulated by the same factor (approximately 12%) as long as the attended direction remained unchanged. On the other hand, systematically changing the attended direction from a neuron's preferred to its anti-preferred direction caused a systematic change of the attentional modulation from an enhancement to a suppression, increasing directionality by about 20%. Conclusions: The results show that (1) feature-based attention exerts a multiplicative modulation upon neuronal responses and that the strength of this modulation depends on the similarity between the attended feature and the cell's preferred feature, in line with the feature-similarity gain model, and (2) at the level of the neuronal population, feature-based attention increases the selectivity for attended features by increasing the responses of neurons preferring this feature value while decreasing responses of neurons tuned to the opposite feature value.","container-title":"Current Biology","DOI":"10.1016/j.cub.2004.04.028","ISSN":"0960-9822","issue":"9","journalAbbreviation":"Current Biology","page":"744-751","source":"ScienceDirect","title":"Feature-Based Attention Increases the Selectivity of Population Responses in Primate Visual Cortex","volume":"14","author":[{"family":"Martinez-Trujillo","given":"Julio C"},{"family":"Treue","given":"Stefan"}],"issued":{"date-parts":[["2004",5,4]]}}}],"schema":"https://github.com/citation-style-language/schema/raw/master/csl-citation.json"} </w:instrText>
      </w:r>
      <w:r>
        <w:rPr>
          <w:rFonts w:ascii="Helvetica" w:eastAsiaTheme="minorEastAsia" w:hAnsi="Helvetica" w:cs="Helvetica"/>
        </w:rPr>
        <w:fldChar w:fldCharType="separate"/>
      </w:r>
      <w:r w:rsidRPr="00AF7BC4">
        <w:rPr>
          <w:rFonts w:ascii="Helvetica" w:hAnsi="Helvetica" w:cs="Helvetica"/>
        </w:rPr>
        <w:t>(Ferguson &amp; Cardin, 2020; Martinez-Trujillo &amp; Treue, 2004)</w:t>
      </w:r>
      <w:r>
        <w:rPr>
          <w:rFonts w:ascii="Helvetica" w:eastAsiaTheme="minorEastAsia" w:hAnsi="Helvetica" w:cs="Helvetica"/>
        </w:rPr>
        <w:fldChar w:fldCharType="end"/>
      </w:r>
      <w:r w:rsidRPr="008A539A">
        <w:rPr>
          <w:rFonts w:ascii="Helvetica" w:eastAsiaTheme="minorEastAsia" w:hAnsi="Helvetica" w:cs="Helvetica"/>
        </w:rPr>
        <w:t>. Collectively, these choices create an interpretable and falsifiable framework while mapping a clear trajectory for incorporating cortico-tectal loops, compound perturbations, naturalistic stimuli, and state-dependent modulation in future iterations</w:t>
      </w:r>
      <w:r>
        <w:rPr>
          <w:rFonts w:ascii="Helvetica" w:eastAsiaTheme="minorEastAsia" w:hAnsi="Helvetica" w:cs="Helvetica"/>
        </w:rPr>
        <w:t xml:space="preserve"> </w:t>
      </w:r>
      <w:r>
        <w:rPr>
          <w:rFonts w:ascii="Helvetica" w:eastAsiaTheme="minorEastAsia" w:hAnsi="Helvetica" w:cs="Helvetica"/>
        </w:rPr>
        <w:fldChar w:fldCharType="begin"/>
      </w:r>
      <w:r w:rsidR="00CA46B8">
        <w:rPr>
          <w:rFonts w:ascii="Helvetica" w:eastAsiaTheme="minorEastAsia" w:hAnsi="Helvetica" w:cs="Helvetica"/>
        </w:rPr>
        <w:instrText xml:space="preserve"> ADDIN ZOTERO_ITEM CSL_CITATION {"citationID":"gB0HZnda","properties":{"formattedCitation":"(Basso &amp; May, 2017)","plainCitation":"(Basso &amp; May, 2017)","noteIndex":0},"citationItems":[{"id":960,"uris":["http://zotero.org/users/17556725/items/K7EUDP5Z"],"itemData":{"id":960,"type":"article-journal","abstract":"The superior colliculus is one of the most well-studied structures in the brain, and with each new report, its proposed role in behavior seems to increase in complexity. Forty years of evidence show that the colliculus is critical for reorienting an organism toward objects of interest. In monkeys, this involves saccadic eye movements. Recent work in the monkey colliculus and in the homologous optic tectum of the bird extends our understanding of the role of the colliculus in higher mental functions, such as attention and decision making. In this review, we highlight some of these recent results, as well as those capitalizing on circuit-based methodologies using transgenic mice models, to understand the contribution of the colliculus to attention and decision making. The wealth of information we have about the colliculus, together with new tools, provides a unique opportunity to obtain a detailed accounting of the neurons, circuits, and computations that underlie complex behavior.","container-title":"Annual Review of Vision Science","DOI":"10.1146/annurev-vision-102016-061234","ISSN":"2374-4650","journalAbbreviation":"Annu Rev Vis Sci","language":"eng","note":"PMID: 28617660\nPMCID: PMC5752317","page":"197-226","source":"PubMed","title":"Circuits for Action and Cognition: A View from the Superior Colliculus","title-short":"Circuits for Action and Cognition","volume":"3","author":[{"family":"Basso","given":"Michele A."},{"family":"May","given":"Paul J."}],"issued":{"date-parts":[["2017",9,15]]}}}],"schema":"https://github.com/citation-style-language/schema/raw/master/csl-citation.json"} </w:instrText>
      </w:r>
      <w:r>
        <w:rPr>
          <w:rFonts w:ascii="Helvetica" w:eastAsiaTheme="minorEastAsia" w:hAnsi="Helvetica" w:cs="Helvetica"/>
        </w:rPr>
        <w:fldChar w:fldCharType="separate"/>
      </w:r>
      <w:r w:rsidRPr="0070043E">
        <w:rPr>
          <w:rFonts w:ascii="Helvetica" w:hAnsi="Helvetica" w:cs="Helvetica"/>
        </w:rPr>
        <w:t>(Basso &amp; May, 2017)</w:t>
      </w:r>
      <w:r>
        <w:rPr>
          <w:rFonts w:ascii="Helvetica" w:eastAsiaTheme="minorEastAsia" w:hAnsi="Helvetica" w:cs="Helvetica"/>
        </w:rPr>
        <w:fldChar w:fldCharType="end"/>
      </w:r>
      <w:r w:rsidRPr="008A539A">
        <w:rPr>
          <w:rFonts w:ascii="Helvetica" w:eastAsiaTheme="minorEastAsia" w:hAnsi="Helvetica" w:cs="Helvetica"/>
        </w:rPr>
        <w:t>.</w:t>
      </w:r>
    </w:p>
    <w:p w14:paraId="5DC060F2" w14:textId="256FA99F" w:rsidR="00E13E47" w:rsidRDefault="000F7B15" w:rsidP="00E13E47">
      <w:pPr>
        <w:spacing w:line="360" w:lineRule="auto"/>
        <w:jc w:val="both"/>
        <w:rPr>
          <w:rFonts w:ascii="Helvetica" w:eastAsiaTheme="minorEastAsia" w:hAnsi="Helvetica" w:cs="Helvetica"/>
        </w:rPr>
      </w:pPr>
      <w:r w:rsidRPr="00E13E47">
        <w:rPr>
          <w:rFonts w:ascii="Helvetica" w:eastAsiaTheme="minorEastAsia" w:hAnsi="Helvetica" w:cs="Helvetica"/>
          <w:b/>
          <w:bCs/>
          <w:i/>
          <w:iCs/>
        </w:rPr>
        <w:t>Conclusion</w:t>
      </w:r>
      <w:r w:rsidR="00E13E47" w:rsidRPr="00E13E47">
        <w:rPr>
          <w:rFonts w:ascii="Helvetica" w:eastAsiaTheme="minorEastAsia" w:hAnsi="Helvetica" w:cs="Helvetica"/>
          <w:b/>
          <w:bCs/>
          <w:i/>
          <w:iCs/>
        </w:rPr>
        <w:t>.</w:t>
      </w:r>
      <w:r w:rsidR="00E13E47">
        <w:rPr>
          <w:rFonts w:ascii="Helvetica" w:eastAsiaTheme="minorEastAsia" w:hAnsi="Helvetica" w:cs="Helvetica"/>
          <w:b/>
          <w:bCs/>
        </w:rPr>
        <w:t xml:space="preserve"> </w:t>
      </w:r>
      <w:r>
        <w:rPr>
          <w:rFonts w:ascii="Helvetica" w:eastAsiaTheme="minorEastAsia" w:hAnsi="Helvetica" w:cs="Helvetica"/>
        </w:rPr>
        <w:t>Here we modelle</w:t>
      </w:r>
      <w:r w:rsidR="00E13E47">
        <w:rPr>
          <w:rFonts w:ascii="Helvetica" w:eastAsiaTheme="minorEastAsia" w:hAnsi="Helvetica" w:cs="Helvetica"/>
        </w:rPr>
        <w:t>d a spiking neural instantiation of the SC to investigate how different synaptic and cellular changes produce the multisensory defects seen in ASD. A detailed computational investigation of the network revealed that reduced neuronal adaptation, diminished feedforward inhibition and altered NMDA conductances each leave distinct marks on spatiotemporal binding, yet can converge on similar behavioural outcomes like enlarged temporal windows. This diversity in mechanisms might explain why individuals across the autism spectrum share certain sensory difficulties while differing in other metrics. The model generates solid predictions that can be tested pharmacologically and ontogenetically, which offers a path from circuit level perturbations to targeted interventions.</w:t>
      </w:r>
    </w:p>
    <w:p w14:paraId="47CAFAA0" w14:textId="77777777" w:rsidR="00E13E47" w:rsidRDefault="00E13E47">
      <w:pPr>
        <w:rPr>
          <w:rFonts w:ascii="Helvetica" w:eastAsiaTheme="minorEastAsia" w:hAnsi="Helvetica" w:cs="Helvetica"/>
        </w:rPr>
      </w:pPr>
      <w:r>
        <w:rPr>
          <w:rFonts w:ascii="Helvetica" w:eastAsiaTheme="minorEastAsia" w:hAnsi="Helvetica" w:cs="Helvetica"/>
        </w:rPr>
        <w:br w:type="page"/>
      </w:r>
    </w:p>
    <w:p w14:paraId="59B23A33" w14:textId="460B7884" w:rsidR="000F7B15" w:rsidRPr="00224406" w:rsidRDefault="00E13E47" w:rsidP="00E13E47">
      <w:pPr>
        <w:spacing w:line="360" w:lineRule="auto"/>
        <w:jc w:val="both"/>
        <w:rPr>
          <w:rFonts w:ascii="Helvetica" w:eastAsiaTheme="minorEastAsia" w:hAnsi="Helvetica" w:cs="Helvetica"/>
          <w:b/>
          <w:bCs/>
          <w:sz w:val="28"/>
          <w:szCs w:val="28"/>
        </w:rPr>
      </w:pPr>
      <w:r w:rsidRPr="00224406">
        <w:rPr>
          <w:rFonts w:ascii="Helvetica" w:eastAsiaTheme="minorEastAsia" w:hAnsi="Helvetica" w:cs="Helvetica"/>
          <w:b/>
          <w:bCs/>
          <w:sz w:val="28"/>
          <w:szCs w:val="28"/>
        </w:rPr>
        <w:lastRenderedPageBreak/>
        <w:t>B</w:t>
      </w:r>
      <w:r w:rsidR="00224406" w:rsidRPr="00224406">
        <w:rPr>
          <w:rFonts w:ascii="Helvetica" w:eastAsiaTheme="minorEastAsia" w:hAnsi="Helvetica" w:cs="Helvetica"/>
          <w:b/>
          <w:bCs/>
          <w:sz w:val="28"/>
          <w:szCs w:val="28"/>
        </w:rPr>
        <w:t>IBLIOGRAPHY</w:t>
      </w:r>
    </w:p>
    <w:p w14:paraId="5060FB90" w14:textId="77777777" w:rsidR="00224406" w:rsidRPr="00224406" w:rsidRDefault="00E13E47" w:rsidP="00224406">
      <w:pPr>
        <w:pStyle w:val="Bibliography"/>
        <w:jc w:val="both"/>
        <w:rPr>
          <w:rFonts w:ascii="Helvetica" w:hAnsi="Helvetica" w:cs="Helvetica"/>
        </w:rPr>
      </w:pPr>
      <w:r w:rsidRPr="00224406">
        <w:rPr>
          <w:rFonts w:ascii="Helvetica" w:eastAsiaTheme="minorEastAsia" w:hAnsi="Helvetica" w:cs="Helvetica"/>
        </w:rPr>
        <w:fldChar w:fldCharType="begin"/>
      </w:r>
      <w:r w:rsidR="00224406" w:rsidRPr="00224406">
        <w:rPr>
          <w:rFonts w:ascii="Helvetica" w:eastAsiaTheme="minorEastAsia" w:hAnsi="Helvetica" w:cs="Helvetica"/>
        </w:rPr>
        <w:instrText xml:space="preserve"> ADDIN ZOTERO_BIBL {"uncited":[],"omitted":[],"custom":[]} CSL_BIBLIOGRAPHY </w:instrText>
      </w:r>
      <w:r w:rsidRPr="00224406">
        <w:rPr>
          <w:rFonts w:ascii="Helvetica" w:eastAsiaTheme="minorEastAsia" w:hAnsi="Helvetica" w:cs="Helvetica"/>
        </w:rPr>
        <w:fldChar w:fldCharType="separate"/>
      </w:r>
      <w:r w:rsidR="00224406" w:rsidRPr="00224406">
        <w:rPr>
          <w:rFonts w:ascii="Helvetica" w:hAnsi="Helvetica" w:cs="Helvetica"/>
        </w:rPr>
        <w:t xml:space="preserve">Agnes, E. J., &amp; Vogels, T. P. (2024). Co-dependent excitatory and inhibitory plasticity accounts for quick, stable and long-lasting memories in biological networks. </w:t>
      </w:r>
      <w:r w:rsidR="00224406" w:rsidRPr="00224406">
        <w:rPr>
          <w:rFonts w:ascii="Helvetica" w:hAnsi="Helvetica" w:cs="Helvetica"/>
          <w:i/>
          <w:iCs/>
        </w:rPr>
        <w:t>Nature Neuroscience</w:t>
      </w:r>
      <w:r w:rsidR="00224406" w:rsidRPr="00224406">
        <w:rPr>
          <w:rFonts w:ascii="Helvetica" w:hAnsi="Helvetica" w:cs="Helvetica"/>
        </w:rPr>
        <w:t xml:space="preserve">, </w:t>
      </w:r>
      <w:r w:rsidR="00224406" w:rsidRPr="00224406">
        <w:rPr>
          <w:rFonts w:ascii="Helvetica" w:hAnsi="Helvetica" w:cs="Helvetica"/>
          <w:i/>
          <w:iCs/>
        </w:rPr>
        <w:t>27</w:t>
      </w:r>
      <w:r w:rsidR="00224406" w:rsidRPr="00224406">
        <w:rPr>
          <w:rFonts w:ascii="Helvetica" w:hAnsi="Helvetica" w:cs="Helvetica"/>
        </w:rPr>
        <w:t>(5), 964–974. https://doi.org/10.1038/s41593-024-01597-4</w:t>
      </w:r>
    </w:p>
    <w:p w14:paraId="339F940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Alais, D., &amp; Burr, D. (2004). The Ventriloquist Effect Results from Near-Optimal Bimodal Integration. </w:t>
      </w:r>
      <w:r w:rsidRPr="00224406">
        <w:rPr>
          <w:rFonts w:ascii="Helvetica" w:hAnsi="Helvetica" w:cs="Helvetica"/>
          <w:i/>
          <w:iCs/>
        </w:rPr>
        <w:t>Current Biology</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(3), 257–262. https://doi.org/10.1016/j.cub.2004.01.029</w:t>
      </w:r>
    </w:p>
    <w:p w14:paraId="0BFE104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Alizadeh, A., &amp; Van Opstal, A. J. (2022). A spiking neural network model of the Superior Colliculus that is robust to changes in the spatial–temporal input.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12</w:t>
      </w:r>
      <w:r w:rsidRPr="00224406">
        <w:rPr>
          <w:rFonts w:ascii="Helvetica" w:hAnsi="Helvetica" w:cs="Helvetica"/>
        </w:rPr>
        <w:t>(1), 6916. https://doi.org/10.1038/s41598-022-10991-6</w:t>
      </w:r>
    </w:p>
    <w:p w14:paraId="2CC26D4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Antoine, M. W., Langberg, T., Schnepel, P., &amp; Feldman, D. E. (2019). Increased excitation-inhibition ratio stabilizes synapse and circuit excitability in four autism mouse models. </w:t>
      </w:r>
      <w:r w:rsidRPr="00224406">
        <w:rPr>
          <w:rFonts w:ascii="Helvetica" w:hAnsi="Helvetica" w:cs="Helvetica"/>
          <w:i/>
          <w:iCs/>
        </w:rPr>
        <w:t>Neuron</w:t>
      </w:r>
      <w:r w:rsidRPr="00224406">
        <w:rPr>
          <w:rFonts w:ascii="Helvetica" w:hAnsi="Helvetica" w:cs="Helvetica"/>
        </w:rPr>
        <w:t xml:space="preserve">, </w:t>
      </w:r>
      <w:r w:rsidRPr="00224406">
        <w:rPr>
          <w:rFonts w:ascii="Helvetica" w:hAnsi="Helvetica" w:cs="Helvetica"/>
          <w:i/>
          <w:iCs/>
        </w:rPr>
        <w:t>101</w:t>
      </w:r>
      <w:r w:rsidRPr="00224406">
        <w:rPr>
          <w:rFonts w:ascii="Helvetica" w:hAnsi="Helvetica" w:cs="Helvetica"/>
        </w:rPr>
        <w:t>(4), 648. https://doi.org/10.1016/j.neuron.2018.12.026</w:t>
      </w:r>
    </w:p>
    <w:p w14:paraId="39E7D4B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Bahry, J. A., Fedder-Semmes, K. N., Sceniak, M. P., &amp; Sabo, S. L. (2021). An Autism-Associated de novo Mutation in GluN2B Destabilizes Growing Dendrites by Promoting Retraction and Pruning. </w:t>
      </w:r>
      <w:r w:rsidRPr="00224406">
        <w:rPr>
          <w:rFonts w:ascii="Helvetica" w:hAnsi="Helvetica" w:cs="Helvetica"/>
          <w:i/>
          <w:iCs/>
        </w:rPr>
        <w:t>Frontiers in Cellular Neuroscience</w:t>
      </w:r>
      <w:r w:rsidRPr="00224406">
        <w:rPr>
          <w:rFonts w:ascii="Helvetica" w:hAnsi="Helvetica" w:cs="Helvetica"/>
        </w:rPr>
        <w:t xml:space="preserve">, </w:t>
      </w:r>
      <w:r w:rsidRPr="00224406">
        <w:rPr>
          <w:rFonts w:ascii="Helvetica" w:hAnsi="Helvetica" w:cs="Helvetica"/>
          <w:i/>
          <w:iCs/>
        </w:rPr>
        <w:t>15</w:t>
      </w:r>
      <w:r w:rsidRPr="00224406">
        <w:rPr>
          <w:rFonts w:ascii="Helvetica" w:hAnsi="Helvetica" w:cs="Helvetica"/>
        </w:rPr>
        <w:t>. https://doi.org/10.3389/fncel.2021.692232</w:t>
      </w:r>
    </w:p>
    <w:p w14:paraId="0DD8AE6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Balasco, L., Provenzano, G., &amp; Bozzi, Y. (2020). Sensory Abnormalities in Autism Spectrum Disorders: A Focus on the Tactile Domain, From Genetic Mouse Models to the Clinic. </w:t>
      </w:r>
      <w:r w:rsidRPr="00224406">
        <w:rPr>
          <w:rFonts w:ascii="Helvetica" w:hAnsi="Helvetica" w:cs="Helvetica"/>
          <w:i/>
          <w:iCs/>
        </w:rPr>
        <w:t>Frontiers in Psychiatry</w:t>
      </w:r>
      <w:r w:rsidRPr="00224406">
        <w:rPr>
          <w:rFonts w:ascii="Helvetica" w:hAnsi="Helvetica" w:cs="Helvetica"/>
        </w:rPr>
        <w:t xml:space="preserve">, </w:t>
      </w:r>
      <w:r w:rsidRPr="00224406">
        <w:rPr>
          <w:rFonts w:ascii="Helvetica" w:hAnsi="Helvetica" w:cs="Helvetica"/>
          <w:i/>
          <w:iCs/>
        </w:rPr>
        <w:t>10</w:t>
      </w:r>
      <w:r w:rsidRPr="00224406">
        <w:rPr>
          <w:rFonts w:ascii="Helvetica" w:hAnsi="Helvetica" w:cs="Helvetica"/>
        </w:rPr>
        <w:t>. https://doi.org/10.3389/fpsyt.2019.01016</w:t>
      </w:r>
    </w:p>
    <w:p w14:paraId="4CA850A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Banerjee, A., Rikhye, R. V., Breton-Provencher, V., Tang, X., Li, C., Li, K., Runyan, C. A., Fu, Z., Jaenisch, R., &amp; Sur, M. (2016). Jointly reduced inhibition and excitation underlies circuit-wide changes in cortical processing in Rett syndrome. </w:t>
      </w:r>
      <w:r w:rsidRPr="00224406">
        <w:rPr>
          <w:rFonts w:ascii="Helvetica" w:hAnsi="Helvetica" w:cs="Helvetica"/>
          <w:i/>
          <w:iCs/>
        </w:rPr>
        <w:t>Proceedings of the National Academy of Sciences of the United States of America</w:t>
      </w:r>
      <w:r w:rsidRPr="00224406">
        <w:rPr>
          <w:rFonts w:ascii="Helvetica" w:hAnsi="Helvetica" w:cs="Helvetica"/>
        </w:rPr>
        <w:t xml:space="preserve">, </w:t>
      </w:r>
      <w:r w:rsidRPr="00224406">
        <w:rPr>
          <w:rFonts w:ascii="Helvetica" w:hAnsi="Helvetica" w:cs="Helvetica"/>
          <w:i/>
          <w:iCs/>
        </w:rPr>
        <w:t>113</w:t>
      </w:r>
      <w:r w:rsidRPr="00224406">
        <w:rPr>
          <w:rFonts w:ascii="Helvetica" w:hAnsi="Helvetica" w:cs="Helvetica"/>
        </w:rPr>
        <w:t>(46), E7287–E7296. https://doi.org/10.1073/pnas.1615330113</w:t>
      </w:r>
    </w:p>
    <w:p w14:paraId="702C0F2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Barri, A., Wiechert, M. T., Jazayeri, M., &amp; DiGregorio, D. A. (2022). Synaptic basis of a sub-second representation of time in a neural circuit model. </w:t>
      </w:r>
      <w:r w:rsidRPr="00224406">
        <w:rPr>
          <w:rFonts w:ascii="Helvetica" w:hAnsi="Helvetica" w:cs="Helvetica"/>
          <w:i/>
          <w:iCs/>
        </w:rPr>
        <w:t>Nature Communications</w:t>
      </w:r>
      <w:r w:rsidRPr="00224406">
        <w:rPr>
          <w:rFonts w:ascii="Helvetica" w:hAnsi="Helvetica" w:cs="Helvetica"/>
        </w:rPr>
        <w:t xml:space="preserve">, </w:t>
      </w:r>
      <w:r w:rsidRPr="00224406">
        <w:rPr>
          <w:rFonts w:ascii="Helvetica" w:hAnsi="Helvetica" w:cs="Helvetica"/>
          <w:i/>
          <w:iCs/>
        </w:rPr>
        <w:t>13</w:t>
      </w:r>
      <w:r w:rsidRPr="00224406">
        <w:rPr>
          <w:rFonts w:ascii="Helvetica" w:hAnsi="Helvetica" w:cs="Helvetica"/>
        </w:rPr>
        <w:t>(1), 7902. https://doi.org/10.1038/s41467-022-35395-y</w:t>
      </w:r>
    </w:p>
    <w:p w14:paraId="654F4E1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Basso, M. A., &amp; May, P. J. (2017). Circuits for Action and Cognition: A View from the Superior Colliculus. </w:t>
      </w:r>
      <w:r w:rsidRPr="00224406">
        <w:rPr>
          <w:rFonts w:ascii="Helvetica" w:hAnsi="Helvetica" w:cs="Helvetica"/>
          <w:i/>
          <w:iCs/>
        </w:rPr>
        <w:t>Annual Review of Vision Science</w:t>
      </w:r>
      <w:r w:rsidRPr="00224406">
        <w:rPr>
          <w:rFonts w:ascii="Helvetica" w:hAnsi="Helvetica" w:cs="Helvetica"/>
        </w:rPr>
        <w:t xml:space="preserve">, </w:t>
      </w:r>
      <w:r w:rsidRPr="00224406">
        <w:rPr>
          <w:rFonts w:ascii="Helvetica" w:hAnsi="Helvetica" w:cs="Helvetica"/>
          <w:i/>
          <w:iCs/>
        </w:rPr>
        <w:t>3</w:t>
      </w:r>
      <w:r w:rsidRPr="00224406">
        <w:rPr>
          <w:rFonts w:ascii="Helvetica" w:hAnsi="Helvetica" w:cs="Helvetica"/>
        </w:rPr>
        <w:t>, 197–226. https://doi.org/10.1146/annurev-vision-102016-061234</w:t>
      </w:r>
    </w:p>
    <w:p w14:paraId="2E73EE9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Battaglia, P. W., Jacobs, R. A., &amp; Aslin, R. N. (2003). Bayesian integration of visual and auditory signals for spatial localization. </w:t>
      </w:r>
      <w:r w:rsidRPr="00224406">
        <w:rPr>
          <w:rFonts w:ascii="Helvetica" w:hAnsi="Helvetica" w:cs="Helvetica"/>
          <w:i/>
          <w:iCs/>
        </w:rPr>
        <w:t>Journal of the Optical Society of America. A, Optics, Image Science, and Vision</w:t>
      </w:r>
      <w:r w:rsidRPr="00224406">
        <w:rPr>
          <w:rFonts w:ascii="Helvetica" w:hAnsi="Helvetica" w:cs="Helvetica"/>
        </w:rPr>
        <w:t xml:space="preserve">, </w:t>
      </w:r>
      <w:r w:rsidRPr="00224406">
        <w:rPr>
          <w:rFonts w:ascii="Helvetica" w:hAnsi="Helvetica" w:cs="Helvetica"/>
          <w:i/>
          <w:iCs/>
        </w:rPr>
        <w:t>20</w:t>
      </w:r>
      <w:r w:rsidRPr="00224406">
        <w:rPr>
          <w:rFonts w:ascii="Helvetica" w:hAnsi="Helvetica" w:cs="Helvetica"/>
        </w:rPr>
        <w:t>(7), 1391–1397. https://doi.org/10.1364/josaa.20.001391</w:t>
      </w:r>
    </w:p>
    <w:p w14:paraId="309625E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Bellone, C., &amp; Nicoll, R. A. (2007). Rapid bidirectional switching of synaptic NMDA receptors. </w:t>
      </w:r>
      <w:r w:rsidRPr="00224406">
        <w:rPr>
          <w:rFonts w:ascii="Helvetica" w:hAnsi="Helvetica" w:cs="Helvetica"/>
          <w:i/>
          <w:iCs/>
        </w:rPr>
        <w:t>Neuron</w:t>
      </w:r>
      <w:r w:rsidRPr="00224406">
        <w:rPr>
          <w:rFonts w:ascii="Helvetica" w:hAnsi="Helvetica" w:cs="Helvetica"/>
        </w:rPr>
        <w:t xml:space="preserve">, </w:t>
      </w:r>
      <w:r w:rsidRPr="00224406">
        <w:rPr>
          <w:rFonts w:ascii="Helvetica" w:hAnsi="Helvetica" w:cs="Helvetica"/>
          <w:i/>
          <w:iCs/>
        </w:rPr>
        <w:t>55</w:t>
      </w:r>
      <w:r w:rsidRPr="00224406">
        <w:rPr>
          <w:rFonts w:ascii="Helvetica" w:hAnsi="Helvetica" w:cs="Helvetica"/>
        </w:rPr>
        <w:t>(5), 779–785. https://doi.org/10.1016/j.neuron.2007.07.035</w:t>
      </w:r>
    </w:p>
    <w:p w14:paraId="0B39B89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Benavidez, N. L., Bienkowski, M. S., Zhu, M., Garcia, L. H., Fayzullina, M., Gao, L., Bowman, I., Gou, L., Khanjani, N., Cotter, K. R., Korobkova, L., Becerra, M., Cao, C., Song, M. Y., Zhang, B., Yamashita, S., Tugangui, A. J., Zingg, B., Rose, K., … Dong, H.-W. (2021). Organization of the inputs and outputs of the mouse superior colliculus. </w:t>
      </w:r>
      <w:r w:rsidRPr="00224406">
        <w:rPr>
          <w:rFonts w:ascii="Helvetica" w:hAnsi="Helvetica" w:cs="Helvetica"/>
          <w:i/>
          <w:iCs/>
        </w:rPr>
        <w:t>Nature Communications</w:t>
      </w:r>
      <w:r w:rsidRPr="00224406">
        <w:rPr>
          <w:rFonts w:ascii="Helvetica" w:hAnsi="Helvetica" w:cs="Helvetica"/>
        </w:rPr>
        <w:t xml:space="preserve">, </w:t>
      </w:r>
      <w:r w:rsidRPr="00224406">
        <w:rPr>
          <w:rFonts w:ascii="Helvetica" w:hAnsi="Helvetica" w:cs="Helvetica"/>
          <w:i/>
          <w:iCs/>
        </w:rPr>
        <w:t>12</w:t>
      </w:r>
      <w:r w:rsidRPr="00224406">
        <w:rPr>
          <w:rFonts w:ascii="Helvetica" w:hAnsi="Helvetica" w:cs="Helvetica"/>
        </w:rPr>
        <w:t>(1), 4004. https://doi.org/10.1038/s41467-021-24241-2</w:t>
      </w:r>
    </w:p>
    <w:p w14:paraId="406C0566"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Bhatia, A., Moza, S., &amp; Bhalla, U. S. (2019). Precise excitation-inhibition balance controls gain and timing in the hippocampus. </w:t>
      </w:r>
      <w:r w:rsidRPr="00224406">
        <w:rPr>
          <w:rFonts w:ascii="Helvetica" w:hAnsi="Helvetica" w:cs="Helvetica"/>
          <w:i/>
          <w:iCs/>
        </w:rPr>
        <w:t>eLife</w:t>
      </w:r>
      <w:r w:rsidRPr="00224406">
        <w:rPr>
          <w:rFonts w:ascii="Helvetica" w:hAnsi="Helvetica" w:cs="Helvetica"/>
        </w:rPr>
        <w:t xml:space="preserve">, </w:t>
      </w:r>
      <w:r w:rsidRPr="00224406">
        <w:rPr>
          <w:rFonts w:ascii="Helvetica" w:hAnsi="Helvetica" w:cs="Helvetica"/>
          <w:i/>
          <w:iCs/>
        </w:rPr>
        <w:t>8</w:t>
      </w:r>
      <w:r w:rsidRPr="00224406">
        <w:rPr>
          <w:rFonts w:ascii="Helvetica" w:hAnsi="Helvetica" w:cs="Helvetica"/>
        </w:rPr>
        <w:t>, e43415. https://doi.org/10.7554/eLife.43415</w:t>
      </w:r>
    </w:p>
    <w:p w14:paraId="0B17F3E6"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Binda, P., Bruno, A., Burr, D. C., &amp; Morrone, M. C. (2007). Fusion of Visual and Auditory Stimuli during Saccades: A Bayesian Explanation for Perisaccadic Distortions. </w:t>
      </w:r>
      <w:r w:rsidRPr="00224406">
        <w:rPr>
          <w:rFonts w:ascii="Helvetica" w:hAnsi="Helvetica" w:cs="Helvetica"/>
          <w:i/>
          <w:iCs/>
        </w:rPr>
        <w:t>Journal of Neuroscience</w:t>
      </w:r>
      <w:r w:rsidRPr="00224406">
        <w:rPr>
          <w:rFonts w:ascii="Helvetica" w:hAnsi="Helvetica" w:cs="Helvetica"/>
        </w:rPr>
        <w:t xml:space="preserve">, </w:t>
      </w:r>
      <w:r w:rsidRPr="00224406">
        <w:rPr>
          <w:rFonts w:ascii="Helvetica" w:hAnsi="Helvetica" w:cs="Helvetica"/>
          <w:i/>
          <w:iCs/>
        </w:rPr>
        <w:t>27</w:t>
      </w:r>
      <w:r w:rsidRPr="00224406">
        <w:rPr>
          <w:rFonts w:ascii="Helvetica" w:hAnsi="Helvetica" w:cs="Helvetica"/>
        </w:rPr>
        <w:t>(32), 8525–8532. https://doi.org/10.1523/JNEUROSCI.0737-07.2007</w:t>
      </w:r>
    </w:p>
    <w:p w14:paraId="30F469D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Binns, K. E., &amp; Salt, T. E. (1994). Excitatory amino acid receptors participate in synaptic transmission of visual responses in the superficial layers of the cat superior colliculus. </w:t>
      </w:r>
      <w:r w:rsidRPr="00224406">
        <w:rPr>
          <w:rFonts w:ascii="Helvetica" w:hAnsi="Helvetica" w:cs="Helvetica"/>
          <w:i/>
          <w:iCs/>
        </w:rPr>
        <w:t>The European Journal of Neuroscience</w:t>
      </w:r>
      <w:r w:rsidRPr="00224406">
        <w:rPr>
          <w:rFonts w:ascii="Helvetica" w:hAnsi="Helvetica" w:cs="Helvetica"/>
        </w:rPr>
        <w:t xml:space="preserve">, </w:t>
      </w:r>
      <w:r w:rsidRPr="00224406">
        <w:rPr>
          <w:rFonts w:ascii="Helvetica" w:hAnsi="Helvetica" w:cs="Helvetica"/>
          <w:i/>
          <w:iCs/>
        </w:rPr>
        <w:t>6</w:t>
      </w:r>
      <w:r w:rsidRPr="00224406">
        <w:rPr>
          <w:rFonts w:ascii="Helvetica" w:hAnsi="Helvetica" w:cs="Helvetica"/>
        </w:rPr>
        <w:t>(1), 161–169. https://doi.org/10.1111/j.1460-9568.1994.tb00257.x</w:t>
      </w:r>
    </w:p>
    <w:p w14:paraId="2B8E1CA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Binns, K. E., &amp; Salt, T. E. (1996). Importance of NMDA receptors for multimodal integration in the deep layers of the cat superior colliculus. </w:t>
      </w:r>
      <w:r w:rsidRPr="00224406">
        <w:rPr>
          <w:rFonts w:ascii="Helvetica" w:hAnsi="Helvetica" w:cs="Helvetica"/>
          <w:i/>
          <w:iCs/>
        </w:rPr>
        <w:t>Journal of Neurophysiology</w:t>
      </w:r>
      <w:r w:rsidRPr="00224406">
        <w:rPr>
          <w:rFonts w:ascii="Helvetica" w:hAnsi="Helvetica" w:cs="Helvetica"/>
        </w:rPr>
        <w:t xml:space="preserve">, </w:t>
      </w:r>
      <w:r w:rsidRPr="00224406">
        <w:rPr>
          <w:rFonts w:ascii="Helvetica" w:hAnsi="Helvetica" w:cs="Helvetica"/>
          <w:i/>
          <w:iCs/>
        </w:rPr>
        <w:t>75</w:t>
      </w:r>
      <w:r w:rsidRPr="00224406">
        <w:rPr>
          <w:rFonts w:ascii="Helvetica" w:hAnsi="Helvetica" w:cs="Helvetica"/>
        </w:rPr>
        <w:t>(2), 920–930. https://doi.org/10.1152/jn.1996.75.2.920</w:t>
      </w:r>
    </w:p>
    <w:p w14:paraId="05EEE714"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Binns, K. E., &amp; Salt, T. E. (1997). Different roles for GABAA and GABAB receptors in visual processing in the rat superior colliculus. </w:t>
      </w:r>
      <w:r w:rsidRPr="00224406">
        <w:rPr>
          <w:rFonts w:ascii="Helvetica" w:hAnsi="Helvetica" w:cs="Helvetica"/>
          <w:i/>
          <w:iCs/>
        </w:rPr>
        <w:t>The Journal of Physiology</w:t>
      </w:r>
      <w:r w:rsidRPr="00224406">
        <w:rPr>
          <w:rFonts w:ascii="Helvetica" w:hAnsi="Helvetica" w:cs="Helvetica"/>
        </w:rPr>
        <w:t xml:space="preserve">, </w:t>
      </w:r>
      <w:r w:rsidRPr="00224406">
        <w:rPr>
          <w:rFonts w:ascii="Helvetica" w:hAnsi="Helvetica" w:cs="Helvetica"/>
          <w:i/>
          <w:iCs/>
        </w:rPr>
        <w:t>504</w:t>
      </w:r>
      <w:r w:rsidRPr="00224406">
        <w:rPr>
          <w:rFonts w:ascii="Helvetica" w:hAnsi="Helvetica" w:cs="Helvetica"/>
        </w:rPr>
        <w:t>(Pt 3), 629. https://doi.org/10.1111/j.1469-7793.1997.629bd.x</w:t>
      </w:r>
    </w:p>
    <w:p w14:paraId="39238FA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Bisley, J. W., &amp; Mirpour, K. (2019). The neural instantiation of a priority map. </w:t>
      </w:r>
      <w:r w:rsidRPr="00224406">
        <w:rPr>
          <w:rFonts w:ascii="Helvetica" w:hAnsi="Helvetica" w:cs="Helvetica"/>
          <w:i/>
          <w:iCs/>
        </w:rPr>
        <w:t>Current Opinion in Psychology</w:t>
      </w:r>
      <w:r w:rsidRPr="00224406">
        <w:rPr>
          <w:rFonts w:ascii="Helvetica" w:hAnsi="Helvetica" w:cs="Helvetica"/>
        </w:rPr>
        <w:t xml:space="preserve">, </w:t>
      </w:r>
      <w:r w:rsidRPr="00224406">
        <w:rPr>
          <w:rFonts w:ascii="Helvetica" w:hAnsi="Helvetica" w:cs="Helvetica"/>
          <w:i/>
          <w:iCs/>
        </w:rPr>
        <w:t>29</w:t>
      </w:r>
      <w:r w:rsidRPr="00224406">
        <w:rPr>
          <w:rFonts w:ascii="Helvetica" w:hAnsi="Helvetica" w:cs="Helvetica"/>
        </w:rPr>
        <w:t>, 108–112. https://doi.org/10.1016/j.copsyc.2019.01.002</w:t>
      </w:r>
    </w:p>
    <w:p w14:paraId="244AEC0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Bouton, S., Delgado-Saa, J., Olasagasti, I., &amp; Giraud, A.-L. (2020). Audio-visual combination of syllables involves time-sensitive dynamics following from fusion failure.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10</w:t>
      </w:r>
      <w:r w:rsidRPr="00224406">
        <w:rPr>
          <w:rFonts w:ascii="Helvetica" w:hAnsi="Helvetica" w:cs="Helvetica"/>
        </w:rPr>
        <w:t>(1), 18009. https://doi.org/10.1038/s41598-020-75201-7</w:t>
      </w:r>
    </w:p>
    <w:p w14:paraId="694CE99B"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Brigman, J. L., Wright, T., Talani, G., Prasad-Mulcare, S., Jinde, S., Seabold, G. K., Mathur, P., Davis, M. I., Bock, R., Gustin, R. M., Colbran, R. J., Alvarez, V. A., Nakazawa, K., Delpire, E., Lovinger, D. M., &amp; Holmes, A. (2010). Loss of GluN2B-Containing NMDA Receptors in CA1 Hippocampus and Cortex Impairs Long-Term Depression, Reduces Dendritic Spine Density, and Disrupts Learning. </w:t>
      </w:r>
      <w:r w:rsidRPr="00224406">
        <w:rPr>
          <w:rFonts w:ascii="Helvetica" w:hAnsi="Helvetica" w:cs="Helvetica"/>
          <w:i/>
          <w:iCs/>
        </w:rPr>
        <w:t>The Journal of Neuroscience</w:t>
      </w:r>
      <w:r w:rsidRPr="00224406">
        <w:rPr>
          <w:rFonts w:ascii="Helvetica" w:hAnsi="Helvetica" w:cs="Helvetica"/>
        </w:rPr>
        <w:t xml:space="preserve">, </w:t>
      </w:r>
      <w:r w:rsidRPr="00224406">
        <w:rPr>
          <w:rFonts w:ascii="Helvetica" w:hAnsi="Helvetica" w:cs="Helvetica"/>
          <w:i/>
          <w:iCs/>
        </w:rPr>
        <w:t>30</w:t>
      </w:r>
      <w:r w:rsidRPr="00224406">
        <w:rPr>
          <w:rFonts w:ascii="Helvetica" w:hAnsi="Helvetica" w:cs="Helvetica"/>
        </w:rPr>
        <w:t>(13), 4590. https://doi.org/10.1523/JNEUROSCI.0640-10.2010</w:t>
      </w:r>
    </w:p>
    <w:p w14:paraId="46AADA31"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Brunel, N., &amp; Wang, X.-J. (2003). What determines the frequency of fast network oscillations with irregular neural discharges? I. Synaptic dynamics and excitation-</w:t>
      </w:r>
      <w:r w:rsidRPr="00224406">
        <w:rPr>
          <w:rFonts w:ascii="Helvetica" w:hAnsi="Helvetica" w:cs="Helvetica"/>
        </w:rPr>
        <w:lastRenderedPageBreak/>
        <w:t xml:space="preserve">inhibition balance. </w:t>
      </w:r>
      <w:r w:rsidRPr="00224406">
        <w:rPr>
          <w:rFonts w:ascii="Helvetica" w:hAnsi="Helvetica" w:cs="Helvetica"/>
          <w:i/>
          <w:iCs/>
        </w:rPr>
        <w:t>Journal of Neurophysiology</w:t>
      </w:r>
      <w:r w:rsidRPr="00224406">
        <w:rPr>
          <w:rFonts w:ascii="Helvetica" w:hAnsi="Helvetica" w:cs="Helvetica"/>
        </w:rPr>
        <w:t xml:space="preserve">, </w:t>
      </w:r>
      <w:r w:rsidRPr="00224406">
        <w:rPr>
          <w:rFonts w:ascii="Helvetica" w:hAnsi="Helvetica" w:cs="Helvetica"/>
          <w:i/>
          <w:iCs/>
        </w:rPr>
        <w:t>90</w:t>
      </w:r>
      <w:r w:rsidRPr="00224406">
        <w:rPr>
          <w:rFonts w:ascii="Helvetica" w:hAnsi="Helvetica" w:cs="Helvetica"/>
        </w:rPr>
        <w:t>(1), 415–430. https://doi.org/10.1152/jn.01095.2002</w:t>
      </w:r>
    </w:p>
    <w:p w14:paraId="23815F7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Calvert, G. A., Hansen, P. C., Iversen, S. D., &amp; Brammer, M. J. (2001). Detection of audio-visual integration sites in humans by application of electrophysiological criteria to the BOLD effect. </w:t>
      </w:r>
      <w:r w:rsidRPr="00224406">
        <w:rPr>
          <w:rFonts w:ascii="Helvetica" w:hAnsi="Helvetica" w:cs="Helvetica"/>
          <w:i/>
          <w:iCs/>
        </w:rPr>
        <w:t>NeuroImage</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(2), 427–438. https://doi.org/10.1006/nimg.2001.0812</w:t>
      </w:r>
    </w:p>
    <w:p w14:paraId="3537637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Carlén, M., Meletis, K., Siegle, J. H., Cardin, J. A., Futai, K., Vierling-Claassen, D., Rühlmann, C., Jones, S. R., Deisseroth, K., Sheng, M., Moore, C. I., &amp; Tsai, L.-H. (2012). A critical role for NMDA receptors in parvalbumin interneurons for gamma rhythm induction and behavior. </w:t>
      </w:r>
      <w:r w:rsidRPr="00224406">
        <w:rPr>
          <w:rFonts w:ascii="Helvetica" w:hAnsi="Helvetica" w:cs="Helvetica"/>
          <w:i/>
          <w:iCs/>
        </w:rPr>
        <w:t>Molecular Psychiatry</w:t>
      </w:r>
      <w:r w:rsidRPr="00224406">
        <w:rPr>
          <w:rFonts w:ascii="Helvetica" w:hAnsi="Helvetica" w:cs="Helvetica"/>
        </w:rPr>
        <w:t xml:space="preserve">, </w:t>
      </w:r>
      <w:r w:rsidRPr="00224406">
        <w:rPr>
          <w:rFonts w:ascii="Helvetica" w:hAnsi="Helvetica" w:cs="Helvetica"/>
          <w:i/>
          <w:iCs/>
        </w:rPr>
        <w:t>17</w:t>
      </w:r>
      <w:r w:rsidRPr="00224406">
        <w:rPr>
          <w:rFonts w:ascii="Helvetica" w:hAnsi="Helvetica" w:cs="Helvetica"/>
        </w:rPr>
        <w:t>(5), 537–548. https://doi.org/10.1038/mp.2011.31</w:t>
      </w:r>
    </w:p>
    <w:p w14:paraId="28F0B2C4"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Cascio, C., McGlone, F., Folger, S., Tannan, V., Baranek, G., Pelphrey, K. A., &amp; Essick, G. (2008). Tactile perception in adults with autism: A multidimensional psychophysical study. </w:t>
      </w:r>
      <w:r w:rsidRPr="00224406">
        <w:rPr>
          <w:rFonts w:ascii="Helvetica" w:hAnsi="Helvetica" w:cs="Helvetica"/>
          <w:i/>
          <w:iCs/>
        </w:rPr>
        <w:t>Journal of Autism and Developmental Disorders</w:t>
      </w:r>
      <w:r w:rsidRPr="00224406">
        <w:rPr>
          <w:rFonts w:ascii="Helvetica" w:hAnsi="Helvetica" w:cs="Helvetica"/>
        </w:rPr>
        <w:t xml:space="preserve">, </w:t>
      </w:r>
      <w:r w:rsidRPr="00224406">
        <w:rPr>
          <w:rFonts w:ascii="Helvetica" w:hAnsi="Helvetica" w:cs="Helvetica"/>
          <w:i/>
          <w:iCs/>
        </w:rPr>
        <w:t>38</w:t>
      </w:r>
      <w:r w:rsidRPr="00224406">
        <w:rPr>
          <w:rFonts w:ascii="Helvetica" w:hAnsi="Helvetica" w:cs="Helvetica"/>
        </w:rPr>
        <w:t>(1), 127–137. https://doi.org/10.1007/s10803-007-0370-8</w:t>
      </w:r>
    </w:p>
    <w:p w14:paraId="3506C27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Cha, J. H., Kim, J. M., Yun, H.-J., Chin, H., Kim, H. J., Kim, W., Kim, S. Y., Lim, B. C., Kim, K. J., Lee, S., &amp; Chae, J.-H. (2025). Exploring gene-phenotype relationships in GRIN-related neurodevelopmental disorders. </w:t>
      </w:r>
      <w:r w:rsidRPr="00224406">
        <w:rPr>
          <w:rFonts w:ascii="Helvetica" w:hAnsi="Helvetica" w:cs="Helvetica"/>
          <w:i/>
          <w:iCs/>
        </w:rPr>
        <w:t>Npj Genomic Medicine</w:t>
      </w:r>
      <w:r w:rsidRPr="00224406">
        <w:rPr>
          <w:rFonts w:ascii="Helvetica" w:hAnsi="Helvetica" w:cs="Helvetica"/>
        </w:rPr>
        <w:t xml:space="preserve">, </w:t>
      </w:r>
      <w:r w:rsidRPr="00224406">
        <w:rPr>
          <w:rFonts w:ascii="Helvetica" w:hAnsi="Helvetica" w:cs="Helvetica"/>
          <w:i/>
          <w:iCs/>
        </w:rPr>
        <w:t>10</w:t>
      </w:r>
      <w:r w:rsidRPr="00224406">
        <w:rPr>
          <w:rFonts w:ascii="Helvetica" w:hAnsi="Helvetica" w:cs="Helvetica"/>
        </w:rPr>
        <w:t>(1), 40. https://doi.org/10.1038/s41525-025-00499-z</w:t>
      </w:r>
    </w:p>
    <w:p w14:paraId="5F5E86E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Chen, Q., Deister, C. A., Gao, X., Guo, B., Lynn-Jones, T., Chen, N., Wells, M. F., Liu, R., Goard, M. J., Dimidschstein, J., Feng, S., Shi, Y., Liao, W., Lu, Z., Fishell, G., Moore, C. I., &amp; Feng, G. (2020). Dysfunction of cortical GABAergic neurons leads to sensory hyper-reactivity in a Shank3 mouse model of ASD. </w:t>
      </w:r>
      <w:r w:rsidRPr="00224406">
        <w:rPr>
          <w:rFonts w:ascii="Helvetica" w:hAnsi="Helvetica" w:cs="Helvetica"/>
          <w:i/>
          <w:iCs/>
        </w:rPr>
        <w:t>Nature Neuroscience</w:t>
      </w:r>
      <w:r w:rsidRPr="00224406">
        <w:rPr>
          <w:rFonts w:ascii="Helvetica" w:hAnsi="Helvetica" w:cs="Helvetica"/>
        </w:rPr>
        <w:t xml:space="preserve">, </w:t>
      </w:r>
      <w:r w:rsidRPr="00224406">
        <w:rPr>
          <w:rFonts w:ascii="Helvetica" w:hAnsi="Helvetica" w:cs="Helvetica"/>
          <w:i/>
          <w:iCs/>
        </w:rPr>
        <w:t>23</w:t>
      </w:r>
      <w:r w:rsidRPr="00224406">
        <w:rPr>
          <w:rFonts w:ascii="Helvetica" w:hAnsi="Helvetica" w:cs="Helvetica"/>
        </w:rPr>
        <w:t>(4), 520–532. https://doi.org/10.1038/s41593-020-0598-6</w:t>
      </w:r>
    </w:p>
    <w:p w14:paraId="486B011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Choi, I., Lee, J.-Y., &amp; Lee, S.-H. (2018). Bottom-up and top-down modulation of multisensory integration. </w:t>
      </w:r>
      <w:r w:rsidRPr="00224406">
        <w:rPr>
          <w:rFonts w:ascii="Helvetica" w:hAnsi="Helvetica" w:cs="Helvetica"/>
          <w:i/>
          <w:iCs/>
        </w:rPr>
        <w:t>Current Opinion in Neurobiology</w:t>
      </w:r>
      <w:r w:rsidRPr="00224406">
        <w:rPr>
          <w:rFonts w:ascii="Helvetica" w:hAnsi="Helvetica" w:cs="Helvetica"/>
        </w:rPr>
        <w:t xml:space="preserve">, </w:t>
      </w:r>
      <w:r w:rsidRPr="00224406">
        <w:rPr>
          <w:rFonts w:ascii="Helvetica" w:hAnsi="Helvetica" w:cs="Helvetica"/>
          <w:i/>
          <w:iCs/>
        </w:rPr>
        <w:t>52</w:t>
      </w:r>
      <w:r w:rsidRPr="00224406">
        <w:rPr>
          <w:rFonts w:ascii="Helvetica" w:hAnsi="Helvetica" w:cs="Helvetica"/>
        </w:rPr>
        <w:t>, 115–122. https://doi.org/10.1016/j.conb.2018.05.002</w:t>
      </w:r>
    </w:p>
    <w:p w14:paraId="4C14FA9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Coley, A. A., &amp; Gao, W.-J. (2019). PSD-95 deficiency disrupts PFC-associated function and behavior during neurodevelopment.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9</w:t>
      </w:r>
      <w:r w:rsidRPr="00224406">
        <w:rPr>
          <w:rFonts w:ascii="Helvetica" w:hAnsi="Helvetica" w:cs="Helvetica"/>
        </w:rPr>
        <w:t>(1), 9486. https://doi.org/10.1038/s41598-019-45971-w</w:t>
      </w:r>
    </w:p>
    <w:p w14:paraId="5BDF222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Crasta, J. E., Gavin, W. J., &amp; Davies, P. L. (2021). Expanding our understanding of sensory gating in children with autism spectrum disorders. </w:t>
      </w:r>
      <w:r w:rsidRPr="00224406">
        <w:rPr>
          <w:rFonts w:ascii="Helvetica" w:hAnsi="Helvetica" w:cs="Helvetica"/>
          <w:i/>
          <w:iCs/>
        </w:rPr>
        <w:t>Clinical Neurophysiology</w:t>
      </w:r>
      <w:r w:rsidRPr="00224406">
        <w:rPr>
          <w:rFonts w:ascii="Helvetica" w:hAnsi="Helvetica" w:cs="Helvetica"/>
        </w:rPr>
        <w:t xml:space="preserve">, </w:t>
      </w:r>
      <w:r w:rsidRPr="00224406">
        <w:rPr>
          <w:rFonts w:ascii="Helvetica" w:hAnsi="Helvetica" w:cs="Helvetica"/>
          <w:i/>
          <w:iCs/>
        </w:rPr>
        <w:t>132</w:t>
      </w:r>
      <w:r w:rsidRPr="00224406">
        <w:rPr>
          <w:rFonts w:ascii="Helvetica" w:hAnsi="Helvetica" w:cs="Helvetica"/>
        </w:rPr>
        <w:t>(1), 180–190. https://doi.org/10.1016/j.clinph.2020.09.020</w:t>
      </w:r>
    </w:p>
    <w:p w14:paraId="1A2E89E4"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Crosse, M. J., Foxe, J. J., Tarrit, K., Freedman, E. G., &amp; Molholm, S. (2022). Resolution of impaired multisensory processing in autism and the cost of switching sensory modality. </w:t>
      </w:r>
      <w:r w:rsidRPr="00224406">
        <w:rPr>
          <w:rFonts w:ascii="Helvetica" w:hAnsi="Helvetica" w:cs="Helvetica"/>
          <w:i/>
          <w:iCs/>
        </w:rPr>
        <w:t>Communications Biology</w:t>
      </w:r>
      <w:r w:rsidRPr="00224406">
        <w:rPr>
          <w:rFonts w:ascii="Helvetica" w:hAnsi="Helvetica" w:cs="Helvetica"/>
        </w:rPr>
        <w:t xml:space="preserve">, </w:t>
      </w:r>
      <w:r w:rsidRPr="00224406">
        <w:rPr>
          <w:rFonts w:ascii="Helvetica" w:hAnsi="Helvetica" w:cs="Helvetica"/>
          <w:i/>
          <w:iCs/>
        </w:rPr>
        <w:t>5</w:t>
      </w:r>
      <w:r w:rsidRPr="00224406">
        <w:rPr>
          <w:rFonts w:ascii="Helvetica" w:hAnsi="Helvetica" w:cs="Helvetica"/>
        </w:rPr>
        <w:t>(1), 601. https://doi.org/10.1038/s42003-022-03519-1</w:t>
      </w:r>
    </w:p>
    <w:p w14:paraId="066CA12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Cuppini, C., Stein, B. E., Rowland, B. A., Magosso, E., &amp; Ursino, M. (2011). A computational study of multisensory maturation in the superior colliculus (SC). </w:t>
      </w:r>
      <w:r w:rsidRPr="00224406">
        <w:rPr>
          <w:rFonts w:ascii="Helvetica" w:hAnsi="Helvetica" w:cs="Helvetica"/>
          <w:i/>
          <w:iCs/>
        </w:rPr>
        <w:t>Experimental Brain Research</w:t>
      </w:r>
      <w:r w:rsidRPr="00224406">
        <w:rPr>
          <w:rFonts w:ascii="Helvetica" w:hAnsi="Helvetica" w:cs="Helvetica"/>
        </w:rPr>
        <w:t xml:space="preserve">, </w:t>
      </w:r>
      <w:r w:rsidRPr="00224406">
        <w:rPr>
          <w:rFonts w:ascii="Helvetica" w:hAnsi="Helvetica" w:cs="Helvetica"/>
          <w:i/>
          <w:iCs/>
        </w:rPr>
        <w:t>213</w:t>
      </w:r>
      <w:r w:rsidRPr="00224406">
        <w:rPr>
          <w:rFonts w:ascii="Helvetica" w:hAnsi="Helvetica" w:cs="Helvetica"/>
        </w:rPr>
        <w:t>(2–3), 341–349. https://doi.org/10.1007/s00221-011-2714-z</w:t>
      </w:r>
    </w:p>
    <w:p w14:paraId="106E5CC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Cuppini, C., Ursino, M., Magosso, E., Rowland, B. A., &amp; Stein, B. E. (2010). An Emergent Model of Multisensory Integration in Superior Colliculus Neurons. </w:t>
      </w:r>
      <w:r w:rsidRPr="00224406">
        <w:rPr>
          <w:rFonts w:ascii="Helvetica" w:hAnsi="Helvetica" w:cs="Helvetica"/>
          <w:i/>
          <w:iCs/>
        </w:rPr>
        <w:t>Frontiers in Integrative Neuroscience</w:t>
      </w:r>
      <w:r w:rsidRPr="00224406">
        <w:rPr>
          <w:rFonts w:ascii="Helvetica" w:hAnsi="Helvetica" w:cs="Helvetica"/>
        </w:rPr>
        <w:t xml:space="preserve">, </w:t>
      </w:r>
      <w:r w:rsidRPr="00224406">
        <w:rPr>
          <w:rFonts w:ascii="Helvetica" w:hAnsi="Helvetica" w:cs="Helvetica"/>
          <w:i/>
          <w:iCs/>
        </w:rPr>
        <w:t>4</w:t>
      </w:r>
      <w:r w:rsidRPr="00224406">
        <w:rPr>
          <w:rFonts w:ascii="Helvetica" w:hAnsi="Helvetica" w:cs="Helvetica"/>
        </w:rPr>
        <w:t>, 6. https://doi.org/10.3389/fnint.2010.00006</w:t>
      </w:r>
    </w:p>
    <w:p w14:paraId="74E95C4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Daoudal, G., &amp; Debanne, D. (2003). Long-term plasticity of intrinsic excitability: Learning rules and mechanisms. </w:t>
      </w:r>
      <w:r w:rsidRPr="00224406">
        <w:rPr>
          <w:rFonts w:ascii="Helvetica" w:hAnsi="Helvetica" w:cs="Helvetica"/>
          <w:i/>
          <w:iCs/>
        </w:rPr>
        <w:t>Learning &amp; Memory (Cold Spring Harbor, N.Y.)</w:t>
      </w:r>
      <w:r w:rsidRPr="00224406">
        <w:rPr>
          <w:rFonts w:ascii="Helvetica" w:hAnsi="Helvetica" w:cs="Helvetica"/>
        </w:rPr>
        <w:t xml:space="preserve">, </w:t>
      </w:r>
      <w:r w:rsidRPr="00224406">
        <w:rPr>
          <w:rFonts w:ascii="Helvetica" w:hAnsi="Helvetica" w:cs="Helvetica"/>
          <w:i/>
          <w:iCs/>
        </w:rPr>
        <w:t>10</w:t>
      </w:r>
      <w:r w:rsidRPr="00224406">
        <w:rPr>
          <w:rFonts w:ascii="Helvetica" w:hAnsi="Helvetica" w:cs="Helvetica"/>
        </w:rPr>
        <w:t>(6), 456–465. https://doi.org/10.1101/lm.64103</w:t>
      </w:r>
    </w:p>
    <w:p w14:paraId="3786463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Dash, S., Peel, T. R., Lomber, S. G., &amp; Corneil, B. D. (2018). Frontal Eye Field Inactivation Reduces Saccade Preparation in the Superior Colliculus but Does Not Alter How Preparatory Activity Relates to Saccades of a Given Latency. </w:t>
      </w:r>
      <w:r w:rsidRPr="00224406">
        <w:rPr>
          <w:rFonts w:ascii="Helvetica" w:hAnsi="Helvetica" w:cs="Helvetica"/>
          <w:i/>
          <w:iCs/>
        </w:rPr>
        <w:t>eNeuro</w:t>
      </w:r>
      <w:r w:rsidRPr="00224406">
        <w:rPr>
          <w:rFonts w:ascii="Helvetica" w:hAnsi="Helvetica" w:cs="Helvetica"/>
        </w:rPr>
        <w:t xml:space="preserve">, </w:t>
      </w:r>
      <w:r w:rsidRPr="00224406">
        <w:rPr>
          <w:rFonts w:ascii="Helvetica" w:hAnsi="Helvetica" w:cs="Helvetica"/>
          <w:i/>
          <w:iCs/>
        </w:rPr>
        <w:t>5</w:t>
      </w:r>
      <w:r w:rsidRPr="00224406">
        <w:rPr>
          <w:rFonts w:ascii="Helvetica" w:hAnsi="Helvetica" w:cs="Helvetica"/>
        </w:rPr>
        <w:t>(2). https://doi.org/10.1523/ENEURO.0024-18.2018</w:t>
      </w:r>
    </w:p>
    <w:p w14:paraId="35419DC1"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de Boer-Schellekens, L., Eussen, M., &amp; Vroomen, J. (2013). Diminished sensitivity of audiovisual temporal order in autism spectrum disorder. </w:t>
      </w:r>
      <w:r w:rsidRPr="00224406">
        <w:rPr>
          <w:rFonts w:ascii="Helvetica" w:hAnsi="Helvetica" w:cs="Helvetica"/>
          <w:i/>
          <w:iCs/>
        </w:rPr>
        <w:t>Frontiers in Integrative Neuroscience</w:t>
      </w:r>
      <w:r w:rsidRPr="00224406">
        <w:rPr>
          <w:rFonts w:ascii="Helvetica" w:hAnsi="Helvetica" w:cs="Helvetica"/>
        </w:rPr>
        <w:t xml:space="preserve">, </w:t>
      </w:r>
      <w:r w:rsidRPr="00224406">
        <w:rPr>
          <w:rFonts w:ascii="Helvetica" w:hAnsi="Helvetica" w:cs="Helvetica"/>
          <w:i/>
          <w:iCs/>
        </w:rPr>
        <w:t>7</w:t>
      </w:r>
      <w:r w:rsidRPr="00224406">
        <w:rPr>
          <w:rFonts w:ascii="Helvetica" w:hAnsi="Helvetica" w:cs="Helvetica"/>
        </w:rPr>
        <w:t>, 8. https://doi.org/10.3389/fnint.2013.00008</w:t>
      </w:r>
    </w:p>
    <w:p w14:paraId="314DB7C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de Boer-Schellekens, L., Keetels, M., Eussen, M., &amp; Vroomen, J. (2013). No evidence for impaired multisensory integration of low-level audiovisual stimuli in adolescents and young adults with autism spectrum disorders. </w:t>
      </w:r>
      <w:r w:rsidRPr="00224406">
        <w:rPr>
          <w:rFonts w:ascii="Helvetica" w:hAnsi="Helvetica" w:cs="Helvetica"/>
          <w:i/>
          <w:iCs/>
        </w:rPr>
        <w:t>Neuropsychologia</w:t>
      </w:r>
      <w:r w:rsidRPr="00224406">
        <w:rPr>
          <w:rFonts w:ascii="Helvetica" w:hAnsi="Helvetica" w:cs="Helvetica"/>
        </w:rPr>
        <w:t xml:space="preserve">, </w:t>
      </w:r>
      <w:r w:rsidRPr="00224406">
        <w:rPr>
          <w:rFonts w:ascii="Helvetica" w:hAnsi="Helvetica" w:cs="Helvetica"/>
          <w:i/>
          <w:iCs/>
        </w:rPr>
        <w:t>51</w:t>
      </w:r>
      <w:r w:rsidRPr="00224406">
        <w:rPr>
          <w:rFonts w:ascii="Helvetica" w:hAnsi="Helvetica" w:cs="Helvetica"/>
        </w:rPr>
        <w:t>(14), 3004–3013. https://doi.org/10.1016/j.neuropsychologia.2013.10.005</w:t>
      </w:r>
    </w:p>
    <w:p w14:paraId="0D910047"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De Gelder, B., &amp; Bertelson, P. (2003). Multisensory integration, perception and ecological validity. </w:t>
      </w:r>
      <w:r w:rsidRPr="00224406">
        <w:rPr>
          <w:rFonts w:ascii="Helvetica" w:hAnsi="Helvetica" w:cs="Helvetica"/>
          <w:i/>
          <w:iCs/>
        </w:rPr>
        <w:t>Trends in Cognitive Sciences</w:t>
      </w:r>
      <w:r w:rsidRPr="00224406">
        <w:rPr>
          <w:rFonts w:ascii="Helvetica" w:hAnsi="Helvetica" w:cs="Helvetica"/>
        </w:rPr>
        <w:t xml:space="preserve">, </w:t>
      </w:r>
      <w:r w:rsidRPr="00224406">
        <w:rPr>
          <w:rFonts w:ascii="Helvetica" w:hAnsi="Helvetica" w:cs="Helvetica"/>
          <w:i/>
          <w:iCs/>
        </w:rPr>
        <w:t>7</w:t>
      </w:r>
      <w:r w:rsidRPr="00224406">
        <w:rPr>
          <w:rFonts w:ascii="Helvetica" w:hAnsi="Helvetica" w:cs="Helvetica"/>
        </w:rPr>
        <w:t>(10), 460–467. https://doi.org/10.1016/j.tics.2003.08.014</w:t>
      </w:r>
    </w:p>
    <w:p w14:paraId="0EC45E3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De Rubeis, S., He, X., Goldberg, A. P., Poultney, C. S., Samocha, K., Ercument Cicek, A., Kou, Y., Liu, L., Fromer, M., Walker, S., Singh, T., Klei, L., Kosmicki, J., Fu, S.-C., Aleksic, B., Biscaldi, M., Bolton, P. F., Brownfeld, J. M., Cai, J., … Buxbaum, J. D. (2014). Synaptic, transcriptional and chromatin genes disrupted in autism. </w:t>
      </w:r>
      <w:r w:rsidRPr="00224406">
        <w:rPr>
          <w:rFonts w:ascii="Helvetica" w:hAnsi="Helvetica" w:cs="Helvetica"/>
          <w:i/>
          <w:iCs/>
        </w:rPr>
        <w:t>Nature</w:t>
      </w:r>
      <w:r w:rsidRPr="00224406">
        <w:rPr>
          <w:rFonts w:ascii="Helvetica" w:hAnsi="Helvetica" w:cs="Helvetica"/>
        </w:rPr>
        <w:t xml:space="preserve">, </w:t>
      </w:r>
      <w:r w:rsidRPr="00224406">
        <w:rPr>
          <w:rFonts w:ascii="Helvetica" w:hAnsi="Helvetica" w:cs="Helvetica"/>
          <w:i/>
          <w:iCs/>
        </w:rPr>
        <w:t>515</w:t>
      </w:r>
      <w:r w:rsidRPr="00224406">
        <w:rPr>
          <w:rFonts w:ascii="Helvetica" w:hAnsi="Helvetica" w:cs="Helvetica"/>
        </w:rPr>
        <w:t>(7526), 209–215. https://doi.org/10.1038/nature13772</w:t>
      </w:r>
    </w:p>
    <w:p w14:paraId="1E6017B7"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Dinstein, I., Heeger, D. J., Lorenzi, L., Minshew, N. J., Malach, R., &amp; Behrmann, M. (2012). Unreliable evoked responses in autism. </w:t>
      </w:r>
      <w:r w:rsidRPr="00224406">
        <w:rPr>
          <w:rFonts w:ascii="Helvetica" w:hAnsi="Helvetica" w:cs="Helvetica"/>
          <w:i/>
          <w:iCs/>
        </w:rPr>
        <w:t>Neuron</w:t>
      </w:r>
      <w:r w:rsidRPr="00224406">
        <w:rPr>
          <w:rFonts w:ascii="Helvetica" w:hAnsi="Helvetica" w:cs="Helvetica"/>
        </w:rPr>
        <w:t xml:space="preserve">, </w:t>
      </w:r>
      <w:r w:rsidRPr="00224406">
        <w:rPr>
          <w:rFonts w:ascii="Helvetica" w:hAnsi="Helvetica" w:cs="Helvetica"/>
          <w:i/>
          <w:iCs/>
        </w:rPr>
        <w:t>75</w:t>
      </w:r>
      <w:r w:rsidRPr="00224406">
        <w:rPr>
          <w:rFonts w:ascii="Helvetica" w:hAnsi="Helvetica" w:cs="Helvetica"/>
        </w:rPr>
        <w:t>(6), 981. https://doi.org/10.1016/j.neuron.2012.07.026</w:t>
      </w:r>
    </w:p>
    <w:p w14:paraId="677A7AE1"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Drotos, A. C., Zarb, R. L., Booth, V., &amp; Roberts, M. T. (2024). GluN2C/D-containing NMDA receptors enhance temporal summation and increase sound-evoked and spontaneous firing in the inferior colliculus. </w:t>
      </w:r>
      <w:r w:rsidRPr="00224406">
        <w:rPr>
          <w:rFonts w:ascii="Helvetica" w:hAnsi="Helvetica" w:cs="Helvetica"/>
          <w:i/>
          <w:iCs/>
        </w:rPr>
        <w:t>bioRxiv</w:t>
      </w:r>
      <w:r w:rsidRPr="00224406">
        <w:rPr>
          <w:rFonts w:ascii="Helvetica" w:hAnsi="Helvetica" w:cs="Helvetica"/>
        </w:rPr>
        <w:t>, 2023.04.27.538607. https://doi.org/10.1101/2023.04.27.538607</w:t>
      </w:r>
    </w:p>
    <w:p w14:paraId="60C8FAC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D’Souza, D. C., Carson, R. E., Driesen, N., Johannesen, J., Ranganathan, M., &amp; Krystal, J. H. (2018). Dose-related target occupancy and effects on circuitry, behavior, and neuroplasticity of the glycine transporter-1 inhibitor, PF-03463275, in healthy and schizophrenia subjects. </w:t>
      </w:r>
      <w:r w:rsidRPr="00224406">
        <w:rPr>
          <w:rFonts w:ascii="Helvetica" w:hAnsi="Helvetica" w:cs="Helvetica"/>
          <w:i/>
          <w:iCs/>
        </w:rPr>
        <w:t>Biological Psychiatry</w:t>
      </w:r>
      <w:r w:rsidRPr="00224406">
        <w:rPr>
          <w:rFonts w:ascii="Helvetica" w:hAnsi="Helvetica" w:cs="Helvetica"/>
        </w:rPr>
        <w:t xml:space="preserve">, </w:t>
      </w:r>
      <w:r w:rsidRPr="00224406">
        <w:rPr>
          <w:rFonts w:ascii="Helvetica" w:hAnsi="Helvetica" w:cs="Helvetica"/>
          <w:i/>
          <w:iCs/>
        </w:rPr>
        <w:t>84</w:t>
      </w:r>
      <w:r w:rsidRPr="00224406">
        <w:rPr>
          <w:rFonts w:ascii="Helvetica" w:hAnsi="Helvetica" w:cs="Helvetica"/>
        </w:rPr>
        <w:t>(6), 413. https://doi.org/10.1016/j.biopsych.2017.12.019</w:t>
      </w:r>
    </w:p>
    <w:p w14:paraId="194A8E5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Duffney, L. J., Wei, J., Cheng, J., Liu, W., Smith, K. R., Kittler, J. T., &amp; Yan, Z. (2013). Shank3 Deficiency Induces NMDA Receptor Hypofunction via an Actin-Dependent Mechanism. </w:t>
      </w:r>
      <w:r w:rsidRPr="00224406">
        <w:rPr>
          <w:rFonts w:ascii="Helvetica" w:hAnsi="Helvetica" w:cs="Helvetica"/>
          <w:i/>
          <w:iCs/>
        </w:rPr>
        <w:t>The Journal of Neuroscience</w:t>
      </w:r>
      <w:r w:rsidRPr="00224406">
        <w:rPr>
          <w:rFonts w:ascii="Helvetica" w:hAnsi="Helvetica" w:cs="Helvetica"/>
        </w:rPr>
        <w:t xml:space="preserve">, </w:t>
      </w:r>
      <w:r w:rsidRPr="00224406">
        <w:rPr>
          <w:rFonts w:ascii="Helvetica" w:hAnsi="Helvetica" w:cs="Helvetica"/>
          <w:i/>
          <w:iCs/>
        </w:rPr>
        <w:t>33</w:t>
      </w:r>
      <w:r w:rsidRPr="00224406">
        <w:rPr>
          <w:rFonts w:ascii="Helvetica" w:hAnsi="Helvetica" w:cs="Helvetica"/>
        </w:rPr>
        <w:t>(40), 15767. https://doi.org/10.1523/JNEUROSCI.1175-13.2013</w:t>
      </w:r>
    </w:p>
    <w:p w14:paraId="5C43BA2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Dwyer, P., Sillas, A., Prieto, M., Camp, E., Nordahl, C. W., &amp; Rivera, S. M. (2024). Hyper-focus, sticky attention, and springy attention in young autistic children: Associations with sensory behaviors and cognitive ability. </w:t>
      </w:r>
      <w:r w:rsidRPr="00224406">
        <w:rPr>
          <w:rFonts w:ascii="Helvetica" w:hAnsi="Helvetica" w:cs="Helvetica"/>
          <w:i/>
          <w:iCs/>
        </w:rPr>
        <w:t>Autism Research: Official Journal of the International Society for Autism Research</w:t>
      </w:r>
      <w:r w:rsidRPr="00224406">
        <w:rPr>
          <w:rFonts w:ascii="Helvetica" w:hAnsi="Helvetica" w:cs="Helvetica"/>
        </w:rPr>
        <w:t xml:space="preserve">, </w:t>
      </w:r>
      <w:r w:rsidRPr="00224406">
        <w:rPr>
          <w:rFonts w:ascii="Helvetica" w:hAnsi="Helvetica" w:cs="Helvetica"/>
          <w:i/>
          <w:iCs/>
        </w:rPr>
        <w:t>17</w:t>
      </w:r>
      <w:r w:rsidRPr="00224406">
        <w:rPr>
          <w:rFonts w:ascii="Helvetica" w:hAnsi="Helvetica" w:cs="Helvetica"/>
        </w:rPr>
        <w:t>(8), 1677–1695. https://doi.org/10.1002/aur.3174</w:t>
      </w:r>
    </w:p>
    <w:p w14:paraId="2D4A6C5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Dwyer, P., Williams, Z. J., Vukusic, S., Saron, C. D., &amp; Rivera, S. M. (2023). Habituation of Auditory Responses in Young Autistic and Neurotypical Children. </w:t>
      </w:r>
      <w:r w:rsidRPr="00224406">
        <w:rPr>
          <w:rFonts w:ascii="Helvetica" w:hAnsi="Helvetica" w:cs="Helvetica"/>
          <w:i/>
          <w:iCs/>
        </w:rPr>
        <w:t>Autism Research : Official Journal of the International Society for Autism Research</w:t>
      </w:r>
      <w:r w:rsidRPr="00224406">
        <w:rPr>
          <w:rFonts w:ascii="Helvetica" w:hAnsi="Helvetica" w:cs="Helvetica"/>
        </w:rPr>
        <w:t xml:space="preserve">, </w:t>
      </w:r>
      <w:r w:rsidRPr="00224406">
        <w:rPr>
          <w:rFonts w:ascii="Helvetica" w:hAnsi="Helvetica" w:cs="Helvetica"/>
          <w:i/>
          <w:iCs/>
        </w:rPr>
        <w:t>16</w:t>
      </w:r>
      <w:r w:rsidRPr="00224406">
        <w:rPr>
          <w:rFonts w:ascii="Helvetica" w:hAnsi="Helvetica" w:cs="Helvetica"/>
        </w:rPr>
        <w:t>(10), 1903–1923. https://doi.org/10.1002/aur.3022</w:t>
      </w:r>
    </w:p>
    <w:p w14:paraId="1B2B72EB"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Ernst, M. O., &amp; Banks, M. S. (2002). Humans integrate visual and haptic information in a statistically optimal fashion. </w:t>
      </w:r>
      <w:r w:rsidRPr="00224406">
        <w:rPr>
          <w:rFonts w:ascii="Helvetica" w:hAnsi="Helvetica" w:cs="Helvetica"/>
          <w:i/>
          <w:iCs/>
        </w:rPr>
        <w:t>Nature</w:t>
      </w:r>
      <w:r w:rsidRPr="00224406">
        <w:rPr>
          <w:rFonts w:ascii="Helvetica" w:hAnsi="Helvetica" w:cs="Helvetica"/>
        </w:rPr>
        <w:t xml:space="preserve">, </w:t>
      </w:r>
      <w:r w:rsidRPr="00224406">
        <w:rPr>
          <w:rFonts w:ascii="Helvetica" w:hAnsi="Helvetica" w:cs="Helvetica"/>
          <w:i/>
          <w:iCs/>
        </w:rPr>
        <w:t>415</w:t>
      </w:r>
      <w:r w:rsidRPr="00224406">
        <w:rPr>
          <w:rFonts w:ascii="Helvetica" w:hAnsi="Helvetica" w:cs="Helvetica"/>
        </w:rPr>
        <w:t>(6870), 429–433. https://doi.org/10.1038/415429a</w:t>
      </w:r>
    </w:p>
    <w:p w14:paraId="6CE45A04"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Essig, J., Hunt, J. B., &amp; Felsen, G. (2021). Inhibitory neurons in the superior colliculus mediate selection of spatially-directed movements. </w:t>
      </w:r>
      <w:r w:rsidRPr="00224406">
        <w:rPr>
          <w:rFonts w:ascii="Helvetica" w:hAnsi="Helvetica" w:cs="Helvetica"/>
          <w:i/>
          <w:iCs/>
        </w:rPr>
        <w:t>Communications Biology</w:t>
      </w:r>
      <w:r w:rsidRPr="00224406">
        <w:rPr>
          <w:rFonts w:ascii="Helvetica" w:hAnsi="Helvetica" w:cs="Helvetica"/>
        </w:rPr>
        <w:t xml:space="preserve">, </w:t>
      </w:r>
      <w:r w:rsidRPr="00224406">
        <w:rPr>
          <w:rFonts w:ascii="Helvetica" w:hAnsi="Helvetica" w:cs="Helvetica"/>
          <w:i/>
          <w:iCs/>
        </w:rPr>
        <w:t>4</w:t>
      </w:r>
      <w:r w:rsidRPr="00224406">
        <w:rPr>
          <w:rFonts w:ascii="Helvetica" w:hAnsi="Helvetica" w:cs="Helvetica"/>
        </w:rPr>
        <w:t>(1), 719. https://doi.org/10.1038/s42003-021-02248-1</w:t>
      </w:r>
    </w:p>
    <w:p w14:paraId="0F5E3195"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Ewald, R. C., Keuren-Jensen, K. R. V., Aizenman, C. D., &amp; Cline, H. T. (2008). Roles of NR2A and NR2B in the Development of Dendritic Arbor Morphology In Vivo. </w:t>
      </w:r>
      <w:r w:rsidRPr="00224406">
        <w:rPr>
          <w:rFonts w:ascii="Helvetica" w:hAnsi="Helvetica" w:cs="Helvetica"/>
          <w:i/>
          <w:iCs/>
        </w:rPr>
        <w:t>The Journal of Neuroscience</w:t>
      </w:r>
      <w:r w:rsidRPr="00224406">
        <w:rPr>
          <w:rFonts w:ascii="Helvetica" w:hAnsi="Helvetica" w:cs="Helvetica"/>
        </w:rPr>
        <w:t xml:space="preserve">, </w:t>
      </w:r>
      <w:r w:rsidRPr="00224406">
        <w:rPr>
          <w:rFonts w:ascii="Helvetica" w:hAnsi="Helvetica" w:cs="Helvetica"/>
          <w:i/>
          <w:iCs/>
        </w:rPr>
        <w:t>28</w:t>
      </w:r>
      <w:r w:rsidRPr="00224406">
        <w:rPr>
          <w:rFonts w:ascii="Helvetica" w:hAnsi="Helvetica" w:cs="Helvetica"/>
        </w:rPr>
        <w:t>(4), 850. https://doi.org/10.1523/JNEUROSCI.5078-07.2008</w:t>
      </w:r>
    </w:p>
    <w:p w14:paraId="2BA0EAC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Faisal, A. A., Selen, L. P. J., &amp; Wolpert, D. M. (2008). Noise in the nervous system. </w:t>
      </w:r>
      <w:r w:rsidRPr="00224406">
        <w:rPr>
          <w:rFonts w:ascii="Helvetica" w:hAnsi="Helvetica" w:cs="Helvetica"/>
          <w:i/>
          <w:iCs/>
        </w:rPr>
        <w:t>Nature Reviews Neuroscience</w:t>
      </w:r>
      <w:r w:rsidRPr="00224406">
        <w:rPr>
          <w:rFonts w:ascii="Helvetica" w:hAnsi="Helvetica" w:cs="Helvetica"/>
        </w:rPr>
        <w:t xml:space="preserve">, </w:t>
      </w:r>
      <w:r w:rsidRPr="00224406">
        <w:rPr>
          <w:rFonts w:ascii="Helvetica" w:hAnsi="Helvetica" w:cs="Helvetica"/>
          <w:i/>
          <w:iCs/>
        </w:rPr>
        <w:t>9</w:t>
      </w:r>
      <w:r w:rsidRPr="00224406">
        <w:rPr>
          <w:rFonts w:ascii="Helvetica" w:hAnsi="Helvetica" w:cs="Helvetica"/>
        </w:rPr>
        <w:t>(4), 292–303. https://doi.org/10.1038/nrn2258</w:t>
      </w:r>
    </w:p>
    <w:p w14:paraId="575BE9B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Farkas, K., Pesthy, O., Guttengéber, A., Weigl, A. S., Veres, A., Szekely, A., Komoróczy, E., Szuromi, B., Janacsek, K., Réthelyi, J. M., &amp; Németh, D. (2023). Altered interpersonal distance regulation in autism spectrum disorder. </w:t>
      </w:r>
      <w:r w:rsidRPr="00224406">
        <w:rPr>
          <w:rFonts w:ascii="Helvetica" w:hAnsi="Helvetica" w:cs="Helvetica"/>
          <w:i/>
          <w:iCs/>
        </w:rPr>
        <w:t>PLOS ONE</w:t>
      </w:r>
      <w:r w:rsidRPr="00224406">
        <w:rPr>
          <w:rFonts w:ascii="Helvetica" w:hAnsi="Helvetica" w:cs="Helvetica"/>
        </w:rPr>
        <w:t xml:space="preserve">, </w:t>
      </w:r>
      <w:r w:rsidRPr="00224406">
        <w:rPr>
          <w:rFonts w:ascii="Helvetica" w:hAnsi="Helvetica" w:cs="Helvetica"/>
          <w:i/>
          <w:iCs/>
        </w:rPr>
        <w:t>18</w:t>
      </w:r>
      <w:r w:rsidRPr="00224406">
        <w:rPr>
          <w:rFonts w:ascii="Helvetica" w:hAnsi="Helvetica" w:cs="Helvetica"/>
        </w:rPr>
        <w:t>(3), e0283761. https://doi.org/10.1371/journal.pone.0283761</w:t>
      </w:r>
    </w:p>
    <w:p w14:paraId="7C215935"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Fedele, L., Newcombe, J., Topf, M., Gibb, A., Harvey, R. J., &amp; Smart, T. G. (2018). Disease-associated missense mutations in GluN2B subunit alter NMDA receptor </w:t>
      </w:r>
      <w:r w:rsidRPr="00224406">
        <w:rPr>
          <w:rFonts w:ascii="Helvetica" w:hAnsi="Helvetica" w:cs="Helvetica"/>
        </w:rPr>
        <w:lastRenderedPageBreak/>
        <w:t xml:space="preserve">ligand binding and ion channel properties. </w:t>
      </w:r>
      <w:r w:rsidRPr="00224406">
        <w:rPr>
          <w:rFonts w:ascii="Helvetica" w:hAnsi="Helvetica" w:cs="Helvetica"/>
          <w:i/>
          <w:iCs/>
        </w:rPr>
        <w:t>Nature Communications</w:t>
      </w:r>
      <w:r w:rsidRPr="00224406">
        <w:rPr>
          <w:rFonts w:ascii="Helvetica" w:hAnsi="Helvetica" w:cs="Helvetica"/>
        </w:rPr>
        <w:t xml:space="preserve">, </w:t>
      </w:r>
      <w:r w:rsidRPr="00224406">
        <w:rPr>
          <w:rFonts w:ascii="Helvetica" w:hAnsi="Helvetica" w:cs="Helvetica"/>
          <w:i/>
          <w:iCs/>
        </w:rPr>
        <w:t>9</w:t>
      </w:r>
      <w:r w:rsidRPr="00224406">
        <w:rPr>
          <w:rFonts w:ascii="Helvetica" w:hAnsi="Helvetica" w:cs="Helvetica"/>
        </w:rPr>
        <w:t>(1), 957. https://doi.org/10.1038/s41467-018-02927-4</w:t>
      </w:r>
    </w:p>
    <w:p w14:paraId="266836A6"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Felch, D. L., Khakhalin, A. S., &amp; Aizenman, C. D. (2016). Multisensory integration in the developing tectum is constrained by the balance of excitation and inhibition. </w:t>
      </w:r>
      <w:r w:rsidRPr="00224406">
        <w:rPr>
          <w:rFonts w:ascii="Helvetica" w:hAnsi="Helvetica" w:cs="Helvetica"/>
          <w:i/>
          <w:iCs/>
        </w:rPr>
        <w:t>eLife</w:t>
      </w:r>
      <w:r w:rsidRPr="00224406">
        <w:rPr>
          <w:rFonts w:ascii="Helvetica" w:hAnsi="Helvetica" w:cs="Helvetica"/>
        </w:rPr>
        <w:t xml:space="preserve">, </w:t>
      </w:r>
      <w:r w:rsidRPr="00224406">
        <w:rPr>
          <w:rFonts w:ascii="Helvetica" w:hAnsi="Helvetica" w:cs="Helvetica"/>
          <w:i/>
          <w:iCs/>
        </w:rPr>
        <w:t>5</w:t>
      </w:r>
      <w:r w:rsidRPr="00224406">
        <w:rPr>
          <w:rFonts w:ascii="Helvetica" w:hAnsi="Helvetica" w:cs="Helvetica"/>
        </w:rPr>
        <w:t>, e15600. https://doi.org/10.7554/eLife.15600</w:t>
      </w:r>
    </w:p>
    <w:p w14:paraId="0705437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Feldman, J. I., Dunham, K., Cassidy, M., Wallace, M. T., Liu, Y., &amp; Woynaroski, T. G. (2018). Audiovisual multisensory integration in individuals with autism spectrum disorder: A systematic review and meta-analysis. </w:t>
      </w:r>
      <w:r w:rsidRPr="00224406">
        <w:rPr>
          <w:rFonts w:ascii="Helvetica" w:hAnsi="Helvetica" w:cs="Helvetica"/>
          <w:i/>
          <w:iCs/>
        </w:rPr>
        <w:t>Neuroscience &amp; Biobehavioral Reviews</w:t>
      </w:r>
      <w:r w:rsidRPr="00224406">
        <w:rPr>
          <w:rFonts w:ascii="Helvetica" w:hAnsi="Helvetica" w:cs="Helvetica"/>
        </w:rPr>
        <w:t xml:space="preserve">, </w:t>
      </w:r>
      <w:r w:rsidRPr="00224406">
        <w:rPr>
          <w:rFonts w:ascii="Helvetica" w:hAnsi="Helvetica" w:cs="Helvetica"/>
          <w:i/>
          <w:iCs/>
        </w:rPr>
        <w:t>95</w:t>
      </w:r>
      <w:r w:rsidRPr="00224406">
        <w:rPr>
          <w:rFonts w:ascii="Helvetica" w:hAnsi="Helvetica" w:cs="Helvetica"/>
        </w:rPr>
        <w:t>, 220–234. https://doi.org/10.1016/j.neubiorev.2018.09.020</w:t>
      </w:r>
    </w:p>
    <w:p w14:paraId="6FF9F8C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Feldmeyer, D. (2012). Excitatory neuronal connectivity in the barrel cortex. </w:t>
      </w:r>
      <w:r w:rsidRPr="00224406">
        <w:rPr>
          <w:rFonts w:ascii="Helvetica" w:hAnsi="Helvetica" w:cs="Helvetica"/>
          <w:i/>
          <w:iCs/>
        </w:rPr>
        <w:t>Frontiers in Neuroanatomy</w:t>
      </w:r>
      <w:r w:rsidRPr="00224406">
        <w:rPr>
          <w:rFonts w:ascii="Helvetica" w:hAnsi="Helvetica" w:cs="Helvetica"/>
        </w:rPr>
        <w:t xml:space="preserve">, </w:t>
      </w:r>
      <w:r w:rsidRPr="00224406">
        <w:rPr>
          <w:rFonts w:ascii="Helvetica" w:hAnsi="Helvetica" w:cs="Helvetica"/>
          <w:i/>
          <w:iCs/>
        </w:rPr>
        <w:t>6</w:t>
      </w:r>
      <w:r w:rsidRPr="00224406">
        <w:rPr>
          <w:rFonts w:ascii="Helvetica" w:hAnsi="Helvetica" w:cs="Helvetica"/>
        </w:rPr>
        <w:t>, 24. https://doi.org/10.3389/fnana.2012.00024</w:t>
      </w:r>
    </w:p>
    <w:p w14:paraId="63CAE91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Ferguson, K. A., &amp; Cardin, J. A. (2020). Mechanisms underlying gain modulation in the cortex. </w:t>
      </w:r>
      <w:r w:rsidRPr="00224406">
        <w:rPr>
          <w:rFonts w:ascii="Helvetica" w:hAnsi="Helvetica" w:cs="Helvetica"/>
          <w:i/>
          <w:iCs/>
        </w:rPr>
        <w:t>Nature Reviews. Neuroscience</w:t>
      </w:r>
      <w:r w:rsidRPr="00224406">
        <w:rPr>
          <w:rFonts w:ascii="Helvetica" w:hAnsi="Helvetica" w:cs="Helvetica"/>
        </w:rPr>
        <w:t xml:space="preserve">, </w:t>
      </w:r>
      <w:r w:rsidRPr="00224406">
        <w:rPr>
          <w:rFonts w:ascii="Helvetica" w:hAnsi="Helvetica" w:cs="Helvetica"/>
          <w:i/>
          <w:iCs/>
        </w:rPr>
        <w:t>21</w:t>
      </w:r>
      <w:r w:rsidRPr="00224406">
        <w:rPr>
          <w:rFonts w:ascii="Helvetica" w:hAnsi="Helvetica" w:cs="Helvetica"/>
        </w:rPr>
        <w:t>(2), 80–92. https://doi.org/10.1038/s41583-019-0253-y</w:t>
      </w:r>
    </w:p>
    <w:p w14:paraId="7A5D646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Foss-Feig, J. H., Kwakye, L. D., Cascio, C. J., Burnette, C. P., Kadivar, H., Stone, W. L., &amp; Wallace, M. T. (2010). An extended multisensory temporal binding window in autism spectrum disorders. </w:t>
      </w:r>
      <w:r w:rsidRPr="00224406">
        <w:rPr>
          <w:rFonts w:ascii="Helvetica" w:hAnsi="Helvetica" w:cs="Helvetica"/>
          <w:i/>
          <w:iCs/>
        </w:rPr>
        <w:t>Experimental Brain Research</w:t>
      </w:r>
      <w:r w:rsidRPr="00224406">
        <w:rPr>
          <w:rFonts w:ascii="Helvetica" w:hAnsi="Helvetica" w:cs="Helvetica"/>
        </w:rPr>
        <w:t xml:space="preserve">, </w:t>
      </w:r>
      <w:r w:rsidRPr="00224406">
        <w:rPr>
          <w:rFonts w:ascii="Helvetica" w:hAnsi="Helvetica" w:cs="Helvetica"/>
          <w:i/>
          <w:iCs/>
        </w:rPr>
        <w:t>203</w:t>
      </w:r>
      <w:r w:rsidRPr="00224406">
        <w:rPr>
          <w:rFonts w:ascii="Helvetica" w:hAnsi="Helvetica" w:cs="Helvetica"/>
        </w:rPr>
        <w:t>(2), 381–389. https://doi.org/10.1007/s00221-010-2240-4</w:t>
      </w:r>
    </w:p>
    <w:p w14:paraId="6BE2D5E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Fujihira, H., Itoi, C., Furukawa, S., Kato, N., &amp; Kashino, M. (2022). Sensitivity to interaural level and time differences in individuals with autism spectrum disorder.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12</w:t>
      </w:r>
      <w:r w:rsidRPr="00224406">
        <w:rPr>
          <w:rFonts w:ascii="Helvetica" w:hAnsi="Helvetica" w:cs="Helvetica"/>
        </w:rPr>
        <w:t>(1), 19142. https://doi.org/10.1038/s41598-022-23346-y</w:t>
      </w:r>
    </w:p>
    <w:p w14:paraId="783602F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Gabernet, L., Jadhav, S. P., Feldman, D. E., Carandini, M., &amp; Scanziani, M. (2005). Somatosensory integration controlled by dynamic thalamocortical feed-forward inhibition. </w:t>
      </w:r>
      <w:r w:rsidRPr="00224406">
        <w:rPr>
          <w:rFonts w:ascii="Helvetica" w:hAnsi="Helvetica" w:cs="Helvetica"/>
          <w:i/>
          <w:iCs/>
        </w:rPr>
        <w:t>Neuron</w:t>
      </w:r>
      <w:r w:rsidRPr="00224406">
        <w:rPr>
          <w:rFonts w:ascii="Helvetica" w:hAnsi="Helvetica" w:cs="Helvetica"/>
        </w:rPr>
        <w:t xml:space="preserve">, </w:t>
      </w:r>
      <w:r w:rsidRPr="00224406">
        <w:rPr>
          <w:rFonts w:ascii="Helvetica" w:hAnsi="Helvetica" w:cs="Helvetica"/>
          <w:i/>
          <w:iCs/>
        </w:rPr>
        <w:t>48</w:t>
      </w:r>
      <w:r w:rsidRPr="00224406">
        <w:rPr>
          <w:rFonts w:ascii="Helvetica" w:hAnsi="Helvetica" w:cs="Helvetica"/>
        </w:rPr>
        <w:t>(2), 315–327. https://doi.org/10.1016/j.neuron.2005.09.022</w:t>
      </w:r>
    </w:p>
    <w:p w14:paraId="4B1CD98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Gandal, M. J., Anderson, R. L., Billingslea, E. N., Carlson, G. C., Roberts, T. P. L., &amp; Siegel, S. J. (2012). Mice with reduced NMDA receptor expression: More consistent with autism than schizophrenia? </w:t>
      </w:r>
      <w:r w:rsidRPr="00224406">
        <w:rPr>
          <w:rFonts w:ascii="Helvetica" w:hAnsi="Helvetica" w:cs="Helvetica"/>
          <w:i/>
          <w:iCs/>
        </w:rPr>
        <w:t>Genes, Brain, and Behavior</w:t>
      </w:r>
      <w:r w:rsidRPr="00224406">
        <w:rPr>
          <w:rFonts w:ascii="Helvetica" w:hAnsi="Helvetica" w:cs="Helvetica"/>
        </w:rPr>
        <w:t xml:space="preserve">, </w:t>
      </w:r>
      <w:r w:rsidRPr="00224406">
        <w:rPr>
          <w:rFonts w:ascii="Helvetica" w:hAnsi="Helvetica" w:cs="Helvetica"/>
          <w:i/>
          <w:iCs/>
        </w:rPr>
        <w:t>11</w:t>
      </w:r>
      <w:r w:rsidRPr="00224406">
        <w:rPr>
          <w:rFonts w:ascii="Helvetica" w:hAnsi="Helvetica" w:cs="Helvetica"/>
        </w:rPr>
        <w:t>(6), 740–750. https://doi.org/10.1111/j.1601-183X.2012.00816.x</w:t>
      </w:r>
    </w:p>
    <w:p w14:paraId="2CD11BFB"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Gehr, C., Sibille, J., &amp; Kremkow, J. (2023). Retinal input integration in excitatory and inhibitory neurons in the mouse superior colliculus in vivo. </w:t>
      </w:r>
      <w:r w:rsidRPr="00224406">
        <w:rPr>
          <w:rFonts w:ascii="Helvetica" w:hAnsi="Helvetica" w:cs="Helvetica"/>
          <w:i/>
          <w:iCs/>
        </w:rPr>
        <w:t>eLife</w:t>
      </w:r>
      <w:r w:rsidRPr="00224406">
        <w:rPr>
          <w:rFonts w:ascii="Helvetica" w:hAnsi="Helvetica" w:cs="Helvetica"/>
        </w:rPr>
        <w:t xml:space="preserve">, </w:t>
      </w:r>
      <w:r w:rsidRPr="00224406">
        <w:rPr>
          <w:rFonts w:ascii="Helvetica" w:hAnsi="Helvetica" w:cs="Helvetica"/>
          <w:i/>
          <w:iCs/>
        </w:rPr>
        <w:t>12</w:t>
      </w:r>
      <w:r w:rsidRPr="00224406">
        <w:rPr>
          <w:rFonts w:ascii="Helvetica" w:hAnsi="Helvetica" w:cs="Helvetica"/>
        </w:rPr>
        <w:t>, RP88289. https://doi.org/10.7554/eLife.88289</w:t>
      </w:r>
    </w:p>
    <w:p w14:paraId="6D2B382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Georgieva, S. S., Todd, J. T., Peeters, R., &amp; Orban, G. A. (2008). The extraction of 3D shape from texture and shading in the human brain. </w:t>
      </w:r>
      <w:r w:rsidRPr="00224406">
        <w:rPr>
          <w:rFonts w:ascii="Helvetica" w:hAnsi="Helvetica" w:cs="Helvetica"/>
          <w:i/>
          <w:iCs/>
        </w:rPr>
        <w:t>Cerebral Cortex (New York, N.Y.: 1991)</w:t>
      </w:r>
      <w:r w:rsidRPr="00224406">
        <w:rPr>
          <w:rFonts w:ascii="Helvetica" w:hAnsi="Helvetica" w:cs="Helvetica"/>
        </w:rPr>
        <w:t xml:space="preserve">, </w:t>
      </w:r>
      <w:r w:rsidRPr="00224406">
        <w:rPr>
          <w:rFonts w:ascii="Helvetica" w:hAnsi="Helvetica" w:cs="Helvetica"/>
          <w:i/>
          <w:iCs/>
        </w:rPr>
        <w:t>18</w:t>
      </w:r>
      <w:r w:rsidRPr="00224406">
        <w:rPr>
          <w:rFonts w:ascii="Helvetica" w:hAnsi="Helvetica" w:cs="Helvetica"/>
        </w:rPr>
        <w:t>(10), 2416–2438. https://doi.org/10.1093/cercor/bhn002</w:t>
      </w:r>
    </w:p>
    <w:p w14:paraId="2E165DC7"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Gingras, G., Rowland, B. A., &amp; Stein, B. E. (2009). The Differing Impact of Multisensory and Unisensory Integration on Behavior. </w:t>
      </w:r>
      <w:r w:rsidRPr="00224406">
        <w:rPr>
          <w:rFonts w:ascii="Helvetica" w:hAnsi="Helvetica" w:cs="Helvetica"/>
          <w:i/>
          <w:iCs/>
        </w:rPr>
        <w:t>The Journal of Neuroscience</w:t>
      </w:r>
      <w:r w:rsidRPr="00224406">
        <w:rPr>
          <w:rFonts w:ascii="Helvetica" w:hAnsi="Helvetica" w:cs="Helvetica"/>
        </w:rPr>
        <w:t xml:space="preserve">, </w:t>
      </w:r>
      <w:r w:rsidRPr="00224406">
        <w:rPr>
          <w:rFonts w:ascii="Helvetica" w:hAnsi="Helvetica" w:cs="Helvetica"/>
          <w:i/>
          <w:iCs/>
        </w:rPr>
        <w:t>29</w:t>
      </w:r>
      <w:r w:rsidRPr="00224406">
        <w:rPr>
          <w:rFonts w:ascii="Helvetica" w:hAnsi="Helvetica" w:cs="Helvetica"/>
        </w:rPr>
        <w:t>(15), 4897. https://doi.org/10.1523/JNEUROSCI.4120-08.2009</w:t>
      </w:r>
    </w:p>
    <w:p w14:paraId="2B186FE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Girirajan, S., Rosenfeld, J. A., Cooper, G. M., Antonacci, F., Siswara, P., Itsara, A., Vives, L., Walsh, T., McCarthy, S. E., Baker, C., Mefford, H. C., Kidd, J. M., Browning, S. R., Browning, B. L., Dickel, D. E., Levy, D. L., Ballif, B. C., Platky, K., Farber, D. M., … Eichler, E. E. (2010). A recurrent 16p12.1 microdeletion supports a two-hit model for severe developmental delay. </w:t>
      </w:r>
      <w:r w:rsidRPr="00224406">
        <w:rPr>
          <w:rFonts w:ascii="Helvetica" w:hAnsi="Helvetica" w:cs="Helvetica"/>
          <w:i/>
          <w:iCs/>
        </w:rPr>
        <w:t>Nature Genetics</w:t>
      </w:r>
      <w:r w:rsidRPr="00224406">
        <w:rPr>
          <w:rFonts w:ascii="Helvetica" w:hAnsi="Helvetica" w:cs="Helvetica"/>
        </w:rPr>
        <w:t xml:space="preserve">, </w:t>
      </w:r>
      <w:r w:rsidRPr="00224406">
        <w:rPr>
          <w:rFonts w:ascii="Helvetica" w:hAnsi="Helvetica" w:cs="Helvetica"/>
          <w:i/>
          <w:iCs/>
        </w:rPr>
        <w:t>42</w:t>
      </w:r>
      <w:r w:rsidRPr="00224406">
        <w:rPr>
          <w:rFonts w:ascii="Helvetica" w:hAnsi="Helvetica" w:cs="Helvetica"/>
        </w:rPr>
        <w:t>(3), 203–209. https://doi.org/10.1038/ng.534</w:t>
      </w:r>
    </w:p>
    <w:p w14:paraId="6389341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Givon-Benjio, N., Marx, T., Hartston, M., Aderka, I. M., Hadad, B.-S., &amp; Okon-Singer, H. (2024). The relationship between interpersonal distance preference and estimation accuracy in autism. </w:t>
      </w:r>
      <w:r w:rsidRPr="00224406">
        <w:rPr>
          <w:rFonts w:ascii="Helvetica" w:hAnsi="Helvetica" w:cs="Helvetica"/>
          <w:i/>
          <w:iCs/>
        </w:rPr>
        <w:t>PLOS ONE</w:t>
      </w:r>
      <w:r w:rsidRPr="00224406">
        <w:rPr>
          <w:rFonts w:ascii="Helvetica" w:hAnsi="Helvetica" w:cs="Helvetica"/>
        </w:rPr>
        <w:t xml:space="preserve">, </w:t>
      </w:r>
      <w:r w:rsidRPr="00224406">
        <w:rPr>
          <w:rFonts w:ascii="Helvetica" w:hAnsi="Helvetica" w:cs="Helvetica"/>
          <w:i/>
          <w:iCs/>
        </w:rPr>
        <w:t>19</w:t>
      </w:r>
      <w:r w:rsidRPr="00224406">
        <w:rPr>
          <w:rFonts w:ascii="Helvetica" w:hAnsi="Helvetica" w:cs="Helvetica"/>
        </w:rPr>
        <w:t>(9), e0306536. https://doi.org/10.1371/journal.pone.0306536</w:t>
      </w:r>
    </w:p>
    <w:p w14:paraId="219FAA3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Gjorgjieva, J., Drion, G., &amp; Marder, E. (2016). Computational implications of biophysical diversity and multiple timescales in neurons and synapses for circuit performance. </w:t>
      </w:r>
      <w:r w:rsidRPr="00224406">
        <w:rPr>
          <w:rFonts w:ascii="Helvetica" w:hAnsi="Helvetica" w:cs="Helvetica"/>
          <w:i/>
          <w:iCs/>
        </w:rPr>
        <w:t>Current Opinion in Neurobiology</w:t>
      </w:r>
      <w:r w:rsidRPr="00224406">
        <w:rPr>
          <w:rFonts w:ascii="Helvetica" w:hAnsi="Helvetica" w:cs="Helvetica"/>
        </w:rPr>
        <w:t xml:space="preserve">, </w:t>
      </w:r>
      <w:r w:rsidRPr="00224406">
        <w:rPr>
          <w:rFonts w:ascii="Helvetica" w:hAnsi="Helvetica" w:cs="Helvetica"/>
          <w:i/>
          <w:iCs/>
        </w:rPr>
        <w:t>37</w:t>
      </w:r>
      <w:r w:rsidRPr="00224406">
        <w:rPr>
          <w:rFonts w:ascii="Helvetica" w:hAnsi="Helvetica" w:cs="Helvetica"/>
        </w:rPr>
        <w:t>, 44–52. https://doi.org/10.1016/j.conb.2015.12.008</w:t>
      </w:r>
    </w:p>
    <w:p w14:paraId="0552271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Gonçalves, A. M., &amp; Monteiro, P. (2023). Autism Spectrum Disorder and auditory sensory alterations: A systematic review on the integrity of cognitive and neuronal functions related to auditory processing. </w:t>
      </w:r>
      <w:r w:rsidRPr="00224406">
        <w:rPr>
          <w:rFonts w:ascii="Helvetica" w:hAnsi="Helvetica" w:cs="Helvetica"/>
          <w:i/>
          <w:iCs/>
        </w:rPr>
        <w:t>Journal of Neural Transmission</w:t>
      </w:r>
      <w:r w:rsidRPr="00224406">
        <w:rPr>
          <w:rFonts w:ascii="Helvetica" w:hAnsi="Helvetica" w:cs="Helvetica"/>
        </w:rPr>
        <w:t xml:space="preserve">, </w:t>
      </w:r>
      <w:r w:rsidRPr="00224406">
        <w:rPr>
          <w:rFonts w:ascii="Helvetica" w:hAnsi="Helvetica" w:cs="Helvetica"/>
          <w:i/>
          <w:iCs/>
        </w:rPr>
        <w:t>130</w:t>
      </w:r>
      <w:r w:rsidRPr="00224406">
        <w:rPr>
          <w:rFonts w:ascii="Helvetica" w:hAnsi="Helvetica" w:cs="Helvetica"/>
        </w:rPr>
        <w:t>(3), 325. https://doi.org/10.1007/s00702-023-02595-9</w:t>
      </w:r>
    </w:p>
    <w:p w14:paraId="3BB1B9A0"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Hagmann, C. E., &amp; Russo, N. (2016). Multisensory integration of redundant trisensory stimulation. </w:t>
      </w:r>
      <w:r w:rsidRPr="00224406">
        <w:rPr>
          <w:rFonts w:ascii="Helvetica" w:hAnsi="Helvetica" w:cs="Helvetica"/>
          <w:i/>
          <w:iCs/>
        </w:rPr>
        <w:t>Attention, Perception &amp; Psychophysics</w:t>
      </w:r>
      <w:r w:rsidRPr="00224406">
        <w:rPr>
          <w:rFonts w:ascii="Helvetica" w:hAnsi="Helvetica" w:cs="Helvetica"/>
        </w:rPr>
        <w:t xml:space="preserve">, </w:t>
      </w:r>
      <w:r w:rsidRPr="00224406">
        <w:rPr>
          <w:rFonts w:ascii="Helvetica" w:hAnsi="Helvetica" w:cs="Helvetica"/>
          <w:i/>
          <w:iCs/>
        </w:rPr>
        <w:t>78</w:t>
      </w:r>
      <w:r w:rsidRPr="00224406">
        <w:rPr>
          <w:rFonts w:ascii="Helvetica" w:hAnsi="Helvetica" w:cs="Helvetica"/>
        </w:rPr>
        <w:t>(8), 2558–2568. https://doi.org/10.3758/s13414-016-1192-6</w:t>
      </w:r>
    </w:p>
    <w:p w14:paraId="2C2B120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Hahamy, A., Behrmann, M., &amp; Malach, R. (2015). The idiosyncratic brain: Distortion of spontaneous connectivity patterns in autism spectrum disorder. </w:t>
      </w:r>
      <w:r w:rsidRPr="00224406">
        <w:rPr>
          <w:rFonts w:ascii="Helvetica" w:hAnsi="Helvetica" w:cs="Helvetica"/>
          <w:i/>
          <w:iCs/>
        </w:rPr>
        <w:t>Nature Neuroscience</w:t>
      </w:r>
      <w:r w:rsidRPr="00224406">
        <w:rPr>
          <w:rFonts w:ascii="Helvetica" w:hAnsi="Helvetica" w:cs="Helvetica"/>
        </w:rPr>
        <w:t xml:space="preserve">, </w:t>
      </w:r>
      <w:r w:rsidRPr="00224406">
        <w:rPr>
          <w:rFonts w:ascii="Helvetica" w:hAnsi="Helvetica" w:cs="Helvetica"/>
          <w:i/>
          <w:iCs/>
        </w:rPr>
        <w:t>18</w:t>
      </w:r>
      <w:r w:rsidRPr="00224406">
        <w:rPr>
          <w:rFonts w:ascii="Helvetica" w:hAnsi="Helvetica" w:cs="Helvetica"/>
        </w:rPr>
        <w:t>(2), 302–309. https://doi.org/10.1038/nn.3919</w:t>
      </w:r>
    </w:p>
    <w:p w14:paraId="0B5F8DC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Hasinoff, S. W. (2014). Photon, Poisson Noise. In </w:t>
      </w:r>
      <w:r w:rsidRPr="00224406">
        <w:rPr>
          <w:rFonts w:ascii="Helvetica" w:hAnsi="Helvetica" w:cs="Helvetica"/>
          <w:i/>
          <w:iCs/>
        </w:rPr>
        <w:t>Computer Vision</w:t>
      </w:r>
      <w:r w:rsidRPr="00224406">
        <w:rPr>
          <w:rFonts w:ascii="Helvetica" w:hAnsi="Helvetica" w:cs="Helvetica"/>
        </w:rPr>
        <w:t xml:space="preserve"> (pp. 608–610). Springer, Boston, MA. https://doi.org/10.1007/978-0-387-31439-6_482</w:t>
      </w:r>
    </w:p>
    <w:p w14:paraId="6BCDFE9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He, C. X., Cantu, D. A., Mantri, S. S., Zeiger, W. A., Goel, A., &amp; Portera-Cailliau, C. (2017). Tactile Defensiveness and Impaired Adaptation of Neuronal Activity in the Fmr1 Knock-Out Mouse Model of Autism. </w:t>
      </w:r>
      <w:r w:rsidRPr="00224406">
        <w:rPr>
          <w:rFonts w:ascii="Helvetica" w:hAnsi="Helvetica" w:cs="Helvetica"/>
          <w:i/>
          <w:iCs/>
        </w:rPr>
        <w:t>The Journal of Neuroscience: The Official Journal of the Society for Neuroscience</w:t>
      </w:r>
      <w:r w:rsidRPr="00224406">
        <w:rPr>
          <w:rFonts w:ascii="Helvetica" w:hAnsi="Helvetica" w:cs="Helvetica"/>
        </w:rPr>
        <w:t xml:space="preserve">, </w:t>
      </w:r>
      <w:r w:rsidRPr="00224406">
        <w:rPr>
          <w:rFonts w:ascii="Helvetica" w:hAnsi="Helvetica" w:cs="Helvetica"/>
          <w:i/>
          <w:iCs/>
        </w:rPr>
        <w:t>37</w:t>
      </w:r>
      <w:r w:rsidRPr="00224406">
        <w:rPr>
          <w:rFonts w:ascii="Helvetica" w:hAnsi="Helvetica" w:cs="Helvetica"/>
        </w:rPr>
        <w:t>(27), 6475–6487. https://doi.org/10.1523/JNEUROSCI.0651-17.2017</w:t>
      </w:r>
    </w:p>
    <w:p w14:paraId="58AC48F5"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Ito, S., &amp; Feldheim, D. A. (2018). The Mouse Superior Colliculus: An Emerging Model for Studying Circuit Formation and Function. </w:t>
      </w:r>
      <w:r w:rsidRPr="00224406">
        <w:rPr>
          <w:rFonts w:ascii="Helvetica" w:hAnsi="Helvetica" w:cs="Helvetica"/>
          <w:i/>
          <w:iCs/>
        </w:rPr>
        <w:t>Frontiers in Neural Circuits</w:t>
      </w:r>
      <w:r w:rsidRPr="00224406">
        <w:rPr>
          <w:rFonts w:ascii="Helvetica" w:hAnsi="Helvetica" w:cs="Helvetica"/>
        </w:rPr>
        <w:t xml:space="preserve">, </w:t>
      </w:r>
      <w:r w:rsidRPr="00224406">
        <w:rPr>
          <w:rFonts w:ascii="Helvetica" w:hAnsi="Helvetica" w:cs="Helvetica"/>
          <w:i/>
          <w:iCs/>
        </w:rPr>
        <w:t>12</w:t>
      </w:r>
      <w:r w:rsidRPr="00224406">
        <w:rPr>
          <w:rFonts w:ascii="Helvetica" w:hAnsi="Helvetica" w:cs="Helvetica"/>
        </w:rPr>
        <w:t>. https://doi.org/10.3389/fncir.2018.00010</w:t>
      </w:r>
    </w:p>
    <w:p w14:paraId="6477CD1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Izhikevich, E. M. (2003). Simple model of spiking neurons. </w:t>
      </w:r>
      <w:r w:rsidRPr="00224406">
        <w:rPr>
          <w:rFonts w:ascii="Helvetica" w:hAnsi="Helvetica" w:cs="Helvetica"/>
          <w:i/>
          <w:iCs/>
        </w:rPr>
        <w:t>IEEE Transactions on Neural Networks</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(6), 1569–1572. IEEE Transactions on Neural Networks. https://doi.org/10.1109/TNN.2003.820440</w:t>
      </w:r>
    </w:p>
    <w:p w14:paraId="6303253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Jiang, C.-C., Lin, L.-S., Long, S., Ke, X.-Y., Fukunaga, K., Lu, Y.-M., &amp; Han, F. (2022). Signalling pathways in autism spectrum disorder: Mechanisms and therapeutic implications. </w:t>
      </w:r>
      <w:r w:rsidRPr="00224406">
        <w:rPr>
          <w:rFonts w:ascii="Helvetica" w:hAnsi="Helvetica" w:cs="Helvetica"/>
          <w:i/>
          <w:iCs/>
        </w:rPr>
        <w:t>Signal Transduction and Targeted Therapy</w:t>
      </w:r>
      <w:r w:rsidRPr="00224406">
        <w:rPr>
          <w:rFonts w:ascii="Helvetica" w:hAnsi="Helvetica" w:cs="Helvetica"/>
        </w:rPr>
        <w:t xml:space="preserve">, </w:t>
      </w:r>
      <w:r w:rsidRPr="00224406">
        <w:rPr>
          <w:rFonts w:ascii="Helvetica" w:hAnsi="Helvetica" w:cs="Helvetica"/>
          <w:i/>
          <w:iCs/>
        </w:rPr>
        <w:t>7</w:t>
      </w:r>
      <w:r w:rsidRPr="00224406">
        <w:rPr>
          <w:rFonts w:ascii="Helvetica" w:hAnsi="Helvetica" w:cs="Helvetica"/>
        </w:rPr>
        <w:t>(1), 229. https://doi.org/10.1038/s41392-022-01081-0</w:t>
      </w:r>
    </w:p>
    <w:p w14:paraId="0AB7D4F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Jun, E. J., Bautista, A. R., Nunez, M. D., Allen, D. C., Tak, J. H., Alvarez, E., &amp; Basso, M. A. (2021). Causal role for the primate superior colliculus in the computation of evidence for perceptual decisions. </w:t>
      </w:r>
      <w:r w:rsidRPr="00224406">
        <w:rPr>
          <w:rFonts w:ascii="Helvetica" w:hAnsi="Helvetica" w:cs="Helvetica"/>
          <w:i/>
          <w:iCs/>
        </w:rPr>
        <w:t>Nature Neuroscience</w:t>
      </w:r>
      <w:r w:rsidRPr="00224406">
        <w:rPr>
          <w:rFonts w:ascii="Helvetica" w:hAnsi="Helvetica" w:cs="Helvetica"/>
        </w:rPr>
        <w:t xml:space="preserve">, </w:t>
      </w:r>
      <w:r w:rsidRPr="00224406">
        <w:rPr>
          <w:rFonts w:ascii="Helvetica" w:hAnsi="Helvetica" w:cs="Helvetica"/>
          <w:i/>
          <w:iCs/>
        </w:rPr>
        <w:t>24</w:t>
      </w:r>
      <w:r w:rsidRPr="00224406">
        <w:rPr>
          <w:rFonts w:ascii="Helvetica" w:hAnsi="Helvetica" w:cs="Helvetica"/>
        </w:rPr>
        <w:t>(8), 1121–1131. https://doi.org/10.1038/s41593-021-00878-6</w:t>
      </w:r>
    </w:p>
    <w:p w14:paraId="49712E91"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Jure, R. (2019). Autism Pathogenesis: The Superior Colliculus. </w:t>
      </w:r>
      <w:r w:rsidRPr="00224406">
        <w:rPr>
          <w:rFonts w:ascii="Helvetica" w:hAnsi="Helvetica" w:cs="Helvetica"/>
          <w:i/>
          <w:iCs/>
        </w:rPr>
        <w:t>Frontiers in Neuroscience</w:t>
      </w:r>
      <w:r w:rsidRPr="00224406">
        <w:rPr>
          <w:rFonts w:ascii="Helvetica" w:hAnsi="Helvetica" w:cs="Helvetica"/>
        </w:rPr>
        <w:t xml:space="preserve">, </w:t>
      </w:r>
      <w:r w:rsidRPr="00224406">
        <w:rPr>
          <w:rFonts w:ascii="Helvetica" w:hAnsi="Helvetica" w:cs="Helvetica"/>
          <w:i/>
          <w:iCs/>
        </w:rPr>
        <w:t>12</w:t>
      </w:r>
      <w:r w:rsidRPr="00224406">
        <w:rPr>
          <w:rFonts w:ascii="Helvetica" w:hAnsi="Helvetica" w:cs="Helvetica"/>
        </w:rPr>
        <w:t>, 1029. https://doi.org/10.3389/fnins.2018.01029</w:t>
      </w:r>
    </w:p>
    <w:p w14:paraId="161444A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Just, M. A., Keller, T. A., Malave, V. L., Kana, R. K., &amp; Varma, S. (2012). Autism as a neural systems disorder: A theory of frontal-posterior underconnectivity. </w:t>
      </w:r>
      <w:r w:rsidRPr="00224406">
        <w:rPr>
          <w:rFonts w:ascii="Helvetica" w:hAnsi="Helvetica" w:cs="Helvetica"/>
          <w:i/>
          <w:iCs/>
        </w:rPr>
        <w:t>Neuroscience &amp; Biobehavioral Reviews</w:t>
      </w:r>
      <w:r w:rsidRPr="00224406">
        <w:rPr>
          <w:rFonts w:ascii="Helvetica" w:hAnsi="Helvetica" w:cs="Helvetica"/>
        </w:rPr>
        <w:t xml:space="preserve">, </w:t>
      </w:r>
      <w:r w:rsidRPr="00224406">
        <w:rPr>
          <w:rFonts w:ascii="Helvetica" w:hAnsi="Helvetica" w:cs="Helvetica"/>
          <w:i/>
          <w:iCs/>
        </w:rPr>
        <w:t>36</w:t>
      </w:r>
      <w:r w:rsidRPr="00224406">
        <w:rPr>
          <w:rFonts w:ascii="Helvetica" w:hAnsi="Helvetica" w:cs="Helvetica"/>
        </w:rPr>
        <w:t>(4), 1292–1313. https://doi.org/10.1016/j.neubiorev.2012.02.007</w:t>
      </w:r>
    </w:p>
    <w:p w14:paraId="229B45B7"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Kardamakis, A. A., Pérez-Fernández, J., &amp; Grillner, S. (2016). Spatiotemporal interplay between multisensory excitation and recruited inhibition in the lamprey optic tectum. </w:t>
      </w:r>
      <w:r w:rsidRPr="00224406">
        <w:rPr>
          <w:rFonts w:ascii="Helvetica" w:hAnsi="Helvetica" w:cs="Helvetica"/>
          <w:i/>
          <w:iCs/>
        </w:rPr>
        <w:t>eLife</w:t>
      </w:r>
      <w:r w:rsidRPr="00224406">
        <w:rPr>
          <w:rFonts w:ascii="Helvetica" w:hAnsi="Helvetica" w:cs="Helvetica"/>
        </w:rPr>
        <w:t xml:space="preserve">, </w:t>
      </w:r>
      <w:r w:rsidRPr="00224406">
        <w:rPr>
          <w:rFonts w:ascii="Helvetica" w:hAnsi="Helvetica" w:cs="Helvetica"/>
          <w:i/>
          <w:iCs/>
        </w:rPr>
        <w:t>5</w:t>
      </w:r>
      <w:r w:rsidRPr="00224406">
        <w:rPr>
          <w:rFonts w:ascii="Helvetica" w:hAnsi="Helvetica" w:cs="Helvetica"/>
        </w:rPr>
        <w:t>, e16472. https://doi.org/10.7554/eLife.16472</w:t>
      </w:r>
    </w:p>
    <w:p w14:paraId="39CE3F0B"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Kawakami, S., &amp; Otsuka, S. (2021). Multisensory Processing in Autism Spectrum Disorders. In A. M. Grabrucker (Ed.), </w:t>
      </w:r>
      <w:r w:rsidRPr="00224406">
        <w:rPr>
          <w:rFonts w:ascii="Helvetica" w:hAnsi="Helvetica" w:cs="Helvetica"/>
          <w:i/>
          <w:iCs/>
        </w:rPr>
        <w:t>Autism Spectrum Disorders</w:t>
      </w:r>
      <w:r w:rsidRPr="00224406">
        <w:rPr>
          <w:rFonts w:ascii="Helvetica" w:hAnsi="Helvetica" w:cs="Helvetica"/>
        </w:rPr>
        <w:t>. Exon Publications. http://www.ncbi.nlm.nih.gov/books/NBK573614/</w:t>
      </w:r>
    </w:p>
    <w:p w14:paraId="3855605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Keetels, M., &amp; Vroomen, J. (2012). Perception of Synchrony between the Senses. In M. M. Murray &amp; M. T. Wallace (Eds.), </w:t>
      </w:r>
      <w:r w:rsidRPr="00224406">
        <w:rPr>
          <w:rFonts w:ascii="Helvetica" w:hAnsi="Helvetica" w:cs="Helvetica"/>
          <w:i/>
          <w:iCs/>
        </w:rPr>
        <w:t>The Neural Bases of Multisensory Processes</w:t>
      </w:r>
      <w:r w:rsidRPr="00224406">
        <w:rPr>
          <w:rFonts w:ascii="Helvetica" w:hAnsi="Helvetica" w:cs="Helvetica"/>
        </w:rPr>
        <w:t>. CRC Press/Taylor &amp; Francis. http://www.ncbi.nlm.nih.gov/books/NBK92837/</w:t>
      </w:r>
    </w:p>
    <w:p w14:paraId="3E5EA1A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King, A. J. (2004). The superior colliculus. </w:t>
      </w:r>
      <w:r w:rsidRPr="00224406">
        <w:rPr>
          <w:rFonts w:ascii="Helvetica" w:hAnsi="Helvetica" w:cs="Helvetica"/>
          <w:i/>
          <w:iCs/>
        </w:rPr>
        <w:t>Current Biology: CB</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(9), R335-338. https://doi.org/10.1016/j.cub.2004.04.018</w:t>
      </w:r>
    </w:p>
    <w:p w14:paraId="4F6D7E81"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King, A. J., Hutchings, M. E., Moore, D. R., &amp; Blakemore, C. (1988). Developmental plasticity in the visual and auditory representations in the mammalian superior colliculus. </w:t>
      </w:r>
      <w:r w:rsidRPr="00224406">
        <w:rPr>
          <w:rFonts w:ascii="Helvetica" w:hAnsi="Helvetica" w:cs="Helvetica"/>
          <w:i/>
          <w:iCs/>
        </w:rPr>
        <w:t>Nature</w:t>
      </w:r>
      <w:r w:rsidRPr="00224406">
        <w:rPr>
          <w:rFonts w:ascii="Helvetica" w:hAnsi="Helvetica" w:cs="Helvetica"/>
        </w:rPr>
        <w:t xml:space="preserve">, </w:t>
      </w:r>
      <w:r w:rsidRPr="00224406">
        <w:rPr>
          <w:rFonts w:ascii="Helvetica" w:hAnsi="Helvetica" w:cs="Helvetica"/>
          <w:i/>
          <w:iCs/>
        </w:rPr>
        <w:t>332</w:t>
      </w:r>
      <w:r w:rsidRPr="00224406">
        <w:rPr>
          <w:rFonts w:ascii="Helvetica" w:hAnsi="Helvetica" w:cs="Helvetica"/>
        </w:rPr>
        <w:t>(6159), 73–76. https://doi.org/10.1038/332073a0</w:t>
      </w:r>
    </w:p>
    <w:p w14:paraId="369B0317"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Kourdougli, N., Suresh, A., Liu, B., Juarez, P., Lin, A., Chung, D. T., Graven Sams, A., Gandal, M. J., Martínez-Cerdeño, V., Buonomano, D. V., Hall, B. J., Mombereau, C., &amp; Portera-Cailliau, C. (2023). Improvement of sensory deficits in fragile X mice by increasing cortical interneuron activity after the critical period. </w:t>
      </w:r>
      <w:r w:rsidRPr="00224406">
        <w:rPr>
          <w:rFonts w:ascii="Helvetica" w:hAnsi="Helvetica" w:cs="Helvetica"/>
          <w:i/>
          <w:iCs/>
        </w:rPr>
        <w:t>Neuron</w:t>
      </w:r>
      <w:r w:rsidRPr="00224406">
        <w:rPr>
          <w:rFonts w:ascii="Helvetica" w:hAnsi="Helvetica" w:cs="Helvetica"/>
        </w:rPr>
        <w:t xml:space="preserve">, </w:t>
      </w:r>
      <w:r w:rsidRPr="00224406">
        <w:rPr>
          <w:rFonts w:ascii="Helvetica" w:hAnsi="Helvetica" w:cs="Helvetica"/>
          <w:i/>
          <w:iCs/>
        </w:rPr>
        <w:t>111</w:t>
      </w:r>
      <w:r w:rsidRPr="00224406">
        <w:rPr>
          <w:rFonts w:ascii="Helvetica" w:hAnsi="Helvetica" w:cs="Helvetica"/>
        </w:rPr>
        <w:t>(18), 2863-2880.e6. https://doi.org/10.1016/j.neuron.2023.06.009</w:t>
      </w:r>
    </w:p>
    <w:p w14:paraId="73D2563B"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Kwakye, L. D., Foss-Feig, J. H., Cascio, C. J., Stone, W. L., &amp; Wallace, M. T. (2011). Altered auditory and multisensory temporal processing in autism spectrum disorders. </w:t>
      </w:r>
      <w:r w:rsidRPr="00224406">
        <w:rPr>
          <w:rFonts w:ascii="Helvetica" w:hAnsi="Helvetica" w:cs="Helvetica"/>
          <w:i/>
          <w:iCs/>
        </w:rPr>
        <w:t>Frontiers in Integrative Neuroscience</w:t>
      </w:r>
      <w:r w:rsidRPr="00224406">
        <w:rPr>
          <w:rFonts w:ascii="Helvetica" w:hAnsi="Helvetica" w:cs="Helvetica"/>
        </w:rPr>
        <w:t xml:space="preserve">, </w:t>
      </w:r>
      <w:r w:rsidRPr="00224406">
        <w:rPr>
          <w:rFonts w:ascii="Helvetica" w:hAnsi="Helvetica" w:cs="Helvetica"/>
          <w:i/>
          <w:iCs/>
        </w:rPr>
        <w:t>4</w:t>
      </w:r>
      <w:r w:rsidRPr="00224406">
        <w:rPr>
          <w:rFonts w:ascii="Helvetica" w:hAnsi="Helvetica" w:cs="Helvetica"/>
        </w:rPr>
        <w:t>, 129. https://doi.org/10.3389/fnint.2010.00129</w:t>
      </w:r>
    </w:p>
    <w:p w14:paraId="6742FD35"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Lawson, R. P., Aylward, J., White, S., &amp; Rees, G. (2015). A striking reduction of simple loudness adaptation in autism.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5</w:t>
      </w:r>
      <w:r w:rsidRPr="00224406">
        <w:rPr>
          <w:rFonts w:ascii="Helvetica" w:hAnsi="Helvetica" w:cs="Helvetica"/>
        </w:rPr>
        <w:t>(1), 16157. https://doi.org/10.1038/srep16157</w:t>
      </w:r>
    </w:p>
    <w:p w14:paraId="0FF8CA20"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Lawson, R. P., Rees, G., &amp; Friston, K. J. (2014). An aberrant precision account of autism. </w:t>
      </w:r>
      <w:r w:rsidRPr="00224406">
        <w:rPr>
          <w:rFonts w:ascii="Helvetica" w:hAnsi="Helvetica" w:cs="Helvetica"/>
          <w:i/>
          <w:iCs/>
        </w:rPr>
        <w:t>Frontiers in Human Neuroscience</w:t>
      </w:r>
      <w:r w:rsidRPr="00224406">
        <w:rPr>
          <w:rFonts w:ascii="Helvetica" w:hAnsi="Helvetica" w:cs="Helvetica"/>
        </w:rPr>
        <w:t xml:space="preserve">, </w:t>
      </w:r>
      <w:r w:rsidRPr="00224406">
        <w:rPr>
          <w:rFonts w:ascii="Helvetica" w:hAnsi="Helvetica" w:cs="Helvetica"/>
          <w:i/>
          <w:iCs/>
        </w:rPr>
        <w:t>8</w:t>
      </w:r>
      <w:r w:rsidRPr="00224406">
        <w:rPr>
          <w:rFonts w:ascii="Helvetica" w:hAnsi="Helvetica" w:cs="Helvetica"/>
        </w:rPr>
        <w:t>. https://doi.org/10.3389/fnhum.2014.00302</w:t>
      </w:r>
    </w:p>
    <w:p w14:paraId="566EE85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Lebedeva, J., Zakharov, A., Burkhanova, G., Chernova, K., &amp; Khazipov, R. (2019). The Effects of NMDA Receptor Blockade on Sensory-Evoked Responses in Superficial Layers of the Rat Barrel Cortex. </w:t>
      </w:r>
      <w:r w:rsidRPr="00224406">
        <w:rPr>
          <w:rFonts w:ascii="Helvetica" w:hAnsi="Helvetica" w:cs="Helvetica"/>
          <w:i/>
          <w:iCs/>
        </w:rPr>
        <w:t>Frontiers in Cellular Neuroscience</w:t>
      </w:r>
      <w:r w:rsidRPr="00224406">
        <w:rPr>
          <w:rFonts w:ascii="Helvetica" w:hAnsi="Helvetica" w:cs="Helvetica"/>
        </w:rPr>
        <w:t xml:space="preserve">, </w:t>
      </w:r>
      <w:r w:rsidRPr="00224406">
        <w:rPr>
          <w:rFonts w:ascii="Helvetica" w:hAnsi="Helvetica" w:cs="Helvetica"/>
          <w:i/>
          <w:iCs/>
        </w:rPr>
        <w:t>13</w:t>
      </w:r>
      <w:r w:rsidRPr="00224406">
        <w:rPr>
          <w:rFonts w:ascii="Helvetica" w:hAnsi="Helvetica" w:cs="Helvetica"/>
        </w:rPr>
        <w:t>, 259. https://doi.org/10.3389/fncel.2019.00259</w:t>
      </w:r>
    </w:p>
    <w:p w14:paraId="77D5479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Lee, J., Choi, J. H., &amp; Rah, J.-C. (2020). Frequency-dependent gating of feedforward inhibition in thalamofrontal synapses. </w:t>
      </w:r>
      <w:r w:rsidRPr="00224406">
        <w:rPr>
          <w:rFonts w:ascii="Helvetica" w:hAnsi="Helvetica" w:cs="Helvetica"/>
          <w:i/>
          <w:iCs/>
        </w:rPr>
        <w:t>Molecular Brain</w:t>
      </w:r>
      <w:r w:rsidRPr="00224406">
        <w:rPr>
          <w:rFonts w:ascii="Helvetica" w:hAnsi="Helvetica" w:cs="Helvetica"/>
        </w:rPr>
        <w:t xml:space="preserve">, </w:t>
      </w:r>
      <w:r w:rsidRPr="00224406">
        <w:rPr>
          <w:rFonts w:ascii="Helvetica" w:hAnsi="Helvetica" w:cs="Helvetica"/>
          <w:i/>
          <w:iCs/>
        </w:rPr>
        <w:t>13</w:t>
      </w:r>
      <w:r w:rsidRPr="00224406">
        <w:rPr>
          <w:rFonts w:ascii="Helvetica" w:hAnsi="Helvetica" w:cs="Helvetica"/>
        </w:rPr>
        <w:t>(1), 68. https://doi.org/10.1186/s13041-020-00608-2</w:t>
      </w:r>
    </w:p>
    <w:p w14:paraId="4C279BA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Lee, K. H., Tran, A., Turan, Z., &amp; Meister, M. (2020). The sifting of visual information in the superior colliculus. </w:t>
      </w:r>
      <w:r w:rsidRPr="00224406">
        <w:rPr>
          <w:rFonts w:ascii="Helvetica" w:hAnsi="Helvetica" w:cs="Helvetica"/>
          <w:i/>
          <w:iCs/>
        </w:rPr>
        <w:t>eLife</w:t>
      </w:r>
      <w:r w:rsidRPr="00224406">
        <w:rPr>
          <w:rFonts w:ascii="Helvetica" w:hAnsi="Helvetica" w:cs="Helvetica"/>
        </w:rPr>
        <w:t xml:space="preserve">, </w:t>
      </w:r>
      <w:r w:rsidRPr="00224406">
        <w:rPr>
          <w:rFonts w:ascii="Helvetica" w:hAnsi="Helvetica" w:cs="Helvetica"/>
          <w:i/>
          <w:iCs/>
        </w:rPr>
        <w:t>9</w:t>
      </w:r>
      <w:r w:rsidRPr="00224406">
        <w:rPr>
          <w:rFonts w:ascii="Helvetica" w:hAnsi="Helvetica" w:cs="Helvetica"/>
        </w:rPr>
        <w:t>, e50678. https://doi.org/10.7554/eLife.50678</w:t>
      </w:r>
    </w:p>
    <w:p w14:paraId="268C54E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Lee, S., Jung, W. B., Moon, H., Im, G. H., Noh, Y. W., Shin, W., Kim, Y. G., Yi, J. H., Hong, S. J., Jung, Y., Ahn, S., Kim, S.-G., &amp; Kim, E. (2024). Anterior cingulate cortex-related functional hyperconnectivity underlies sensory hypersensitivity in Grin2b-mutant mice. </w:t>
      </w:r>
      <w:r w:rsidRPr="00224406">
        <w:rPr>
          <w:rFonts w:ascii="Helvetica" w:hAnsi="Helvetica" w:cs="Helvetica"/>
          <w:i/>
          <w:iCs/>
        </w:rPr>
        <w:t>Molecular Psychiatry</w:t>
      </w:r>
      <w:r w:rsidRPr="00224406">
        <w:rPr>
          <w:rFonts w:ascii="Helvetica" w:hAnsi="Helvetica" w:cs="Helvetica"/>
        </w:rPr>
        <w:t xml:space="preserve">, </w:t>
      </w:r>
      <w:r w:rsidRPr="00224406">
        <w:rPr>
          <w:rFonts w:ascii="Helvetica" w:hAnsi="Helvetica" w:cs="Helvetica"/>
          <w:i/>
          <w:iCs/>
        </w:rPr>
        <w:t>29</w:t>
      </w:r>
      <w:r w:rsidRPr="00224406">
        <w:rPr>
          <w:rFonts w:ascii="Helvetica" w:hAnsi="Helvetica" w:cs="Helvetica"/>
        </w:rPr>
        <w:t>(10), 3195–3207. https://doi.org/10.1038/s41380-024-02572-y</w:t>
      </w:r>
    </w:p>
    <w:p w14:paraId="70A2E575"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Li, C., &amp; Gulledge, A. T. (2021). NMDA Receptors Enhance the Fidelity of Synaptic Integration. </w:t>
      </w:r>
      <w:r w:rsidRPr="00224406">
        <w:rPr>
          <w:rFonts w:ascii="Helvetica" w:hAnsi="Helvetica" w:cs="Helvetica"/>
          <w:i/>
          <w:iCs/>
        </w:rPr>
        <w:t>eNeuro</w:t>
      </w:r>
      <w:r w:rsidRPr="00224406">
        <w:rPr>
          <w:rFonts w:ascii="Helvetica" w:hAnsi="Helvetica" w:cs="Helvetica"/>
        </w:rPr>
        <w:t xml:space="preserve">, </w:t>
      </w:r>
      <w:r w:rsidRPr="00224406">
        <w:rPr>
          <w:rFonts w:ascii="Helvetica" w:hAnsi="Helvetica" w:cs="Helvetica"/>
          <w:i/>
          <w:iCs/>
        </w:rPr>
        <w:t>8</w:t>
      </w:r>
      <w:r w:rsidRPr="00224406">
        <w:rPr>
          <w:rFonts w:ascii="Helvetica" w:hAnsi="Helvetica" w:cs="Helvetica"/>
        </w:rPr>
        <w:t>(2), ENEURO.0396-20.2020. https://doi.org/10.1523/ENEURO.0396-20.2020</w:t>
      </w:r>
    </w:p>
    <w:p w14:paraId="34499FC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Lombardo, M. V., Lai, M.-C., &amp; Baron-Cohen, S. (2019). Big data approaches to decomposing heterogeneity across the autism spectrum. </w:t>
      </w:r>
      <w:r w:rsidRPr="00224406">
        <w:rPr>
          <w:rFonts w:ascii="Helvetica" w:hAnsi="Helvetica" w:cs="Helvetica"/>
          <w:i/>
          <w:iCs/>
        </w:rPr>
        <w:t>Molecular Psychiatry</w:t>
      </w:r>
      <w:r w:rsidRPr="00224406">
        <w:rPr>
          <w:rFonts w:ascii="Helvetica" w:hAnsi="Helvetica" w:cs="Helvetica"/>
        </w:rPr>
        <w:t xml:space="preserve">, </w:t>
      </w:r>
      <w:r w:rsidRPr="00224406">
        <w:rPr>
          <w:rFonts w:ascii="Helvetica" w:hAnsi="Helvetica" w:cs="Helvetica"/>
          <w:i/>
          <w:iCs/>
        </w:rPr>
        <w:t>24</w:t>
      </w:r>
      <w:r w:rsidRPr="00224406">
        <w:rPr>
          <w:rFonts w:ascii="Helvetica" w:hAnsi="Helvetica" w:cs="Helvetica"/>
        </w:rPr>
        <w:t>(10), 1435–1450. https://doi.org/10.1038/s41380-018-0321-0</w:t>
      </w:r>
    </w:p>
    <w:p w14:paraId="07839340"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Loosen, A. M., Kato, A., &amp; Gu, X. (2025). Revisiting the role of computational neuroimaging in the era of integrative neuroscience. </w:t>
      </w:r>
      <w:r w:rsidRPr="00224406">
        <w:rPr>
          <w:rFonts w:ascii="Helvetica" w:hAnsi="Helvetica" w:cs="Helvetica"/>
          <w:i/>
          <w:iCs/>
        </w:rPr>
        <w:t>Neuropsychopharmacology</w:t>
      </w:r>
      <w:r w:rsidRPr="00224406">
        <w:rPr>
          <w:rFonts w:ascii="Helvetica" w:hAnsi="Helvetica" w:cs="Helvetica"/>
        </w:rPr>
        <w:t xml:space="preserve">, </w:t>
      </w:r>
      <w:r w:rsidRPr="00224406">
        <w:rPr>
          <w:rFonts w:ascii="Helvetica" w:hAnsi="Helvetica" w:cs="Helvetica"/>
          <w:i/>
          <w:iCs/>
        </w:rPr>
        <w:t>50</w:t>
      </w:r>
      <w:r w:rsidRPr="00224406">
        <w:rPr>
          <w:rFonts w:ascii="Helvetica" w:hAnsi="Helvetica" w:cs="Helvetica"/>
        </w:rPr>
        <w:t>(1), 103–113. https://doi.org/10.1038/s41386-024-01946-8</w:t>
      </w:r>
    </w:p>
    <w:p w14:paraId="5DB4BEB0"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Luque, M. A., Morcuende, S., Torres, B., &amp; Herrero, L. (2024). Kv7/M channel dysfunction produces hyperexcitability in hippocampal CA1 pyramidal cells of Fmr1 knockout mice. </w:t>
      </w:r>
      <w:r w:rsidRPr="00224406">
        <w:rPr>
          <w:rFonts w:ascii="Helvetica" w:hAnsi="Helvetica" w:cs="Helvetica"/>
          <w:i/>
          <w:iCs/>
        </w:rPr>
        <w:t>The Journal of Physiology</w:t>
      </w:r>
      <w:r w:rsidRPr="00224406">
        <w:rPr>
          <w:rFonts w:ascii="Helvetica" w:hAnsi="Helvetica" w:cs="Helvetica"/>
        </w:rPr>
        <w:t xml:space="preserve">, </w:t>
      </w:r>
      <w:r w:rsidRPr="00224406">
        <w:rPr>
          <w:rFonts w:ascii="Helvetica" w:hAnsi="Helvetica" w:cs="Helvetica"/>
          <w:i/>
          <w:iCs/>
        </w:rPr>
        <w:t>602</w:t>
      </w:r>
      <w:r w:rsidRPr="00224406">
        <w:rPr>
          <w:rFonts w:ascii="Helvetica" w:hAnsi="Helvetica" w:cs="Helvetica"/>
        </w:rPr>
        <w:t>(15), 3769–3791. https://doi.org/10.1113/JP285244</w:t>
      </w:r>
    </w:p>
    <w:p w14:paraId="7A0447D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Maass, W., Natschläger, T., &amp; Markram, H. (2002). A Model for Real-Time Computation in Generic Neural Microcircuits. </w:t>
      </w:r>
      <w:r w:rsidRPr="00224406">
        <w:rPr>
          <w:rFonts w:ascii="Helvetica" w:hAnsi="Helvetica" w:cs="Helvetica"/>
          <w:i/>
          <w:iCs/>
        </w:rPr>
        <w:t>Advances in Neural Information Processing Systems</w:t>
      </w:r>
      <w:r w:rsidRPr="00224406">
        <w:rPr>
          <w:rFonts w:ascii="Helvetica" w:hAnsi="Helvetica" w:cs="Helvetica"/>
        </w:rPr>
        <w:t xml:space="preserve">, </w:t>
      </w:r>
      <w:r w:rsidRPr="00224406">
        <w:rPr>
          <w:rFonts w:ascii="Helvetica" w:hAnsi="Helvetica" w:cs="Helvetica"/>
          <w:i/>
          <w:iCs/>
        </w:rPr>
        <w:t>15</w:t>
      </w:r>
      <w:r w:rsidRPr="00224406">
        <w:rPr>
          <w:rFonts w:ascii="Helvetica" w:hAnsi="Helvetica" w:cs="Helvetica"/>
        </w:rPr>
        <w:t>. https://papers.nips.cc/paper_files/paper/2002/hash/6211080fa89981f66b1a0c9d55c61d0f-Abstract.html</w:t>
      </w:r>
    </w:p>
    <w:p w14:paraId="1145F900"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Mahajan, N. R., &amp; Mysore, S. P. (2022). Donut-like organization of inhibition underlies categorical neural responses in the midbrain. </w:t>
      </w:r>
      <w:r w:rsidRPr="00224406">
        <w:rPr>
          <w:rFonts w:ascii="Helvetica" w:hAnsi="Helvetica" w:cs="Helvetica"/>
          <w:i/>
          <w:iCs/>
        </w:rPr>
        <w:t>Nature Communications</w:t>
      </w:r>
      <w:r w:rsidRPr="00224406">
        <w:rPr>
          <w:rFonts w:ascii="Helvetica" w:hAnsi="Helvetica" w:cs="Helvetica"/>
        </w:rPr>
        <w:t xml:space="preserve">, </w:t>
      </w:r>
      <w:r w:rsidRPr="00224406">
        <w:rPr>
          <w:rFonts w:ascii="Helvetica" w:hAnsi="Helvetica" w:cs="Helvetica"/>
          <w:i/>
          <w:iCs/>
        </w:rPr>
        <w:t>13</w:t>
      </w:r>
      <w:r w:rsidRPr="00224406">
        <w:rPr>
          <w:rFonts w:ascii="Helvetica" w:hAnsi="Helvetica" w:cs="Helvetica"/>
        </w:rPr>
        <w:t>(1), 1680. https://doi.org/10.1038/s41467-022-29318-0</w:t>
      </w:r>
    </w:p>
    <w:p w14:paraId="446E3776"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Manyukhina, V. O., Prokofyev, A. O., Galuta, I. A., Goiaeva, D. E., Obukhova, T. S., Schneiderman, J. F., Altukhov, D. I., Stroganova, T. A., &amp; Orekhova, E. V. (2022). Globally elevated excitation–inhibition ratio in children with autism spectrum disorder and below-average intelligence. </w:t>
      </w:r>
      <w:r w:rsidRPr="00224406">
        <w:rPr>
          <w:rFonts w:ascii="Helvetica" w:hAnsi="Helvetica" w:cs="Helvetica"/>
          <w:i/>
          <w:iCs/>
        </w:rPr>
        <w:t>Molecular Autism</w:t>
      </w:r>
      <w:r w:rsidRPr="00224406">
        <w:rPr>
          <w:rFonts w:ascii="Helvetica" w:hAnsi="Helvetica" w:cs="Helvetica"/>
        </w:rPr>
        <w:t xml:space="preserve">, </w:t>
      </w:r>
      <w:r w:rsidRPr="00224406">
        <w:rPr>
          <w:rFonts w:ascii="Helvetica" w:hAnsi="Helvetica" w:cs="Helvetica"/>
          <w:i/>
          <w:iCs/>
        </w:rPr>
        <w:t>13</w:t>
      </w:r>
      <w:r w:rsidRPr="00224406">
        <w:rPr>
          <w:rFonts w:ascii="Helvetica" w:hAnsi="Helvetica" w:cs="Helvetica"/>
        </w:rPr>
        <w:t>(1), 20. https://doi.org/10.1186/s13229-022-00498-2</w:t>
      </w:r>
    </w:p>
    <w:p w14:paraId="53528820"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Marotta, R., Risoleo, M. C., Messina, G., Parisi, L., Carotenuto, M., Vetri, L., &amp; Roccella, M. (2020). The Neurochemistry of Autism. </w:t>
      </w:r>
      <w:r w:rsidRPr="00224406">
        <w:rPr>
          <w:rFonts w:ascii="Helvetica" w:hAnsi="Helvetica" w:cs="Helvetica"/>
          <w:i/>
          <w:iCs/>
        </w:rPr>
        <w:t>Brain Sciences</w:t>
      </w:r>
      <w:r w:rsidRPr="00224406">
        <w:rPr>
          <w:rFonts w:ascii="Helvetica" w:hAnsi="Helvetica" w:cs="Helvetica"/>
        </w:rPr>
        <w:t xml:space="preserve">, </w:t>
      </w:r>
      <w:r w:rsidRPr="00224406">
        <w:rPr>
          <w:rFonts w:ascii="Helvetica" w:hAnsi="Helvetica" w:cs="Helvetica"/>
          <w:i/>
          <w:iCs/>
        </w:rPr>
        <w:t>10</w:t>
      </w:r>
      <w:r w:rsidRPr="00224406">
        <w:rPr>
          <w:rFonts w:ascii="Helvetica" w:hAnsi="Helvetica" w:cs="Helvetica"/>
        </w:rPr>
        <w:t>(3), 163. https://doi.org/10.3390/brainsci10030163</w:t>
      </w:r>
    </w:p>
    <w:p w14:paraId="203D20C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Marsicano, G., Cerpelloni, F., Melcher, D., &amp; Ronconi, L. (2022). Lower multisensory temporal acuity in individuals with high schizotypal traits: A web-based study.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12</w:t>
      </w:r>
      <w:r w:rsidRPr="00224406">
        <w:rPr>
          <w:rFonts w:ascii="Helvetica" w:hAnsi="Helvetica" w:cs="Helvetica"/>
        </w:rPr>
        <w:t>(1), 2782. https://doi.org/10.1038/s41598-022-06503-1</w:t>
      </w:r>
    </w:p>
    <w:p w14:paraId="641FFE8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Martínez-Lázaro, R., Minguez-Viñas, T., Reyes-Carrión, A., Gómez, R., Rosa, D. A. de la, Bartolomé-Martín, D., &amp; Giraldez, T. (2025). GRIN2B disease-associated mutations disrupt the function of BK channels and NMDA receptor signaling nanodomains. </w:t>
      </w:r>
      <w:r w:rsidRPr="00224406">
        <w:rPr>
          <w:rFonts w:ascii="Helvetica" w:hAnsi="Helvetica" w:cs="Helvetica"/>
          <w:i/>
          <w:iCs/>
        </w:rPr>
        <w:t>The Journal of General Physiology</w:t>
      </w:r>
      <w:r w:rsidRPr="00224406">
        <w:rPr>
          <w:rFonts w:ascii="Helvetica" w:hAnsi="Helvetica" w:cs="Helvetica"/>
        </w:rPr>
        <w:t xml:space="preserve">, </w:t>
      </w:r>
      <w:r w:rsidRPr="00224406">
        <w:rPr>
          <w:rFonts w:ascii="Helvetica" w:hAnsi="Helvetica" w:cs="Helvetica"/>
          <w:i/>
          <w:iCs/>
        </w:rPr>
        <w:t>157</w:t>
      </w:r>
      <w:r w:rsidRPr="00224406">
        <w:rPr>
          <w:rFonts w:ascii="Helvetica" w:hAnsi="Helvetica" w:cs="Helvetica"/>
        </w:rPr>
        <w:t>(5), e202513799. https://doi.org/10.1085/jgp.202513799</w:t>
      </w:r>
    </w:p>
    <w:p w14:paraId="3A74B21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Martinez-Trujillo, J. C., &amp; Treue, S. (2004). Feature-Based Attention Increases the Selectivity of Population Responses in Primate Visual Cortex. </w:t>
      </w:r>
      <w:r w:rsidRPr="00224406">
        <w:rPr>
          <w:rFonts w:ascii="Helvetica" w:hAnsi="Helvetica" w:cs="Helvetica"/>
          <w:i/>
          <w:iCs/>
        </w:rPr>
        <w:t>Current Biology</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(9), 744–751. https://doi.org/10.1016/j.cub.2004.04.028</w:t>
      </w:r>
    </w:p>
    <w:p w14:paraId="29E14B3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May, P. J. (2006). The mammalian superior colliculus: Laminar structure and connections. </w:t>
      </w:r>
      <w:r w:rsidRPr="00224406">
        <w:rPr>
          <w:rFonts w:ascii="Helvetica" w:hAnsi="Helvetica" w:cs="Helvetica"/>
          <w:i/>
          <w:iCs/>
        </w:rPr>
        <w:t>Progress in Brain Research</w:t>
      </w:r>
      <w:r w:rsidRPr="00224406">
        <w:rPr>
          <w:rFonts w:ascii="Helvetica" w:hAnsi="Helvetica" w:cs="Helvetica"/>
        </w:rPr>
        <w:t xml:space="preserve">, </w:t>
      </w:r>
      <w:r w:rsidRPr="00224406">
        <w:rPr>
          <w:rFonts w:ascii="Helvetica" w:hAnsi="Helvetica" w:cs="Helvetica"/>
          <w:i/>
          <w:iCs/>
        </w:rPr>
        <w:t>151</w:t>
      </w:r>
      <w:r w:rsidRPr="00224406">
        <w:rPr>
          <w:rFonts w:ascii="Helvetica" w:hAnsi="Helvetica" w:cs="Helvetica"/>
        </w:rPr>
        <w:t>, 321–378. https://doi.org/10.1016/S0079-6123(05)51011-2</w:t>
      </w:r>
    </w:p>
    <w:p w14:paraId="43103B0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Mayer, M. L., Westbrook, G. L., &amp; Guthrie, P. B. (1984). Voltage-dependent block by Mg2+ of NMDA responses in spinal cord neurones. </w:t>
      </w:r>
      <w:r w:rsidRPr="00224406">
        <w:rPr>
          <w:rFonts w:ascii="Helvetica" w:hAnsi="Helvetica" w:cs="Helvetica"/>
          <w:i/>
          <w:iCs/>
        </w:rPr>
        <w:t>Nature</w:t>
      </w:r>
      <w:r w:rsidRPr="00224406">
        <w:rPr>
          <w:rFonts w:ascii="Helvetica" w:hAnsi="Helvetica" w:cs="Helvetica"/>
        </w:rPr>
        <w:t xml:space="preserve">, </w:t>
      </w:r>
      <w:r w:rsidRPr="00224406">
        <w:rPr>
          <w:rFonts w:ascii="Helvetica" w:hAnsi="Helvetica" w:cs="Helvetica"/>
          <w:i/>
          <w:iCs/>
        </w:rPr>
        <w:t>309</w:t>
      </w:r>
      <w:r w:rsidRPr="00224406">
        <w:rPr>
          <w:rFonts w:ascii="Helvetica" w:hAnsi="Helvetica" w:cs="Helvetica"/>
        </w:rPr>
        <w:t>(5965), 261–263. https://doi.org/10.1038/309261a0</w:t>
      </w:r>
    </w:p>
    <w:p w14:paraId="60B63E0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Meredith, M. A., Nemitz, J. W., &amp; Stein, B. E. (1987). Determinants of multisensory integration in superior colliculus neurons. I. Temporal factors. </w:t>
      </w:r>
      <w:r w:rsidRPr="00224406">
        <w:rPr>
          <w:rFonts w:ascii="Helvetica" w:hAnsi="Helvetica" w:cs="Helvetica"/>
          <w:i/>
          <w:iCs/>
        </w:rPr>
        <w:t>The Journal of Neuroscience: The Official Journal of the Society for Neuroscience</w:t>
      </w:r>
      <w:r w:rsidRPr="00224406">
        <w:rPr>
          <w:rFonts w:ascii="Helvetica" w:hAnsi="Helvetica" w:cs="Helvetica"/>
        </w:rPr>
        <w:t xml:space="preserve">, </w:t>
      </w:r>
      <w:r w:rsidRPr="00224406">
        <w:rPr>
          <w:rFonts w:ascii="Helvetica" w:hAnsi="Helvetica" w:cs="Helvetica"/>
          <w:i/>
          <w:iCs/>
        </w:rPr>
        <w:t>7</w:t>
      </w:r>
      <w:r w:rsidRPr="00224406">
        <w:rPr>
          <w:rFonts w:ascii="Helvetica" w:hAnsi="Helvetica" w:cs="Helvetica"/>
        </w:rPr>
        <w:t>(10), 3215–3229. https://doi.org/10.1523/JNEUROSCI.07-10-03215.1987</w:t>
      </w:r>
    </w:p>
    <w:p w14:paraId="4A76B0B7"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Meredith, M. A., &amp; Stein, B. E. (1983). Interactions among converging sensory inputs in the superior colliculus. </w:t>
      </w:r>
      <w:r w:rsidRPr="00224406">
        <w:rPr>
          <w:rFonts w:ascii="Helvetica" w:hAnsi="Helvetica" w:cs="Helvetica"/>
          <w:i/>
          <w:iCs/>
        </w:rPr>
        <w:t>Science (New York, N.Y.)</w:t>
      </w:r>
      <w:r w:rsidRPr="00224406">
        <w:rPr>
          <w:rFonts w:ascii="Helvetica" w:hAnsi="Helvetica" w:cs="Helvetica"/>
        </w:rPr>
        <w:t xml:space="preserve">, </w:t>
      </w:r>
      <w:r w:rsidRPr="00224406">
        <w:rPr>
          <w:rFonts w:ascii="Helvetica" w:hAnsi="Helvetica" w:cs="Helvetica"/>
          <w:i/>
          <w:iCs/>
        </w:rPr>
        <w:t>221</w:t>
      </w:r>
      <w:r w:rsidRPr="00224406">
        <w:rPr>
          <w:rFonts w:ascii="Helvetica" w:hAnsi="Helvetica" w:cs="Helvetica"/>
        </w:rPr>
        <w:t>(4608), 389–391. https://doi.org/10.1126/science.6867718</w:t>
      </w:r>
    </w:p>
    <w:p w14:paraId="46664754"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Meredith, M. A., &amp; Stein, B. E. (1986). Visual, auditory, and somatosensory convergence on cells in superior colliculus results in multisensory integration. </w:t>
      </w:r>
      <w:r w:rsidRPr="00224406">
        <w:rPr>
          <w:rFonts w:ascii="Helvetica" w:hAnsi="Helvetica" w:cs="Helvetica"/>
          <w:i/>
          <w:iCs/>
        </w:rPr>
        <w:t>Journal of Neurophysiology</w:t>
      </w:r>
      <w:r w:rsidRPr="00224406">
        <w:rPr>
          <w:rFonts w:ascii="Helvetica" w:hAnsi="Helvetica" w:cs="Helvetica"/>
        </w:rPr>
        <w:t xml:space="preserve">, </w:t>
      </w:r>
      <w:r w:rsidRPr="00224406">
        <w:rPr>
          <w:rFonts w:ascii="Helvetica" w:hAnsi="Helvetica" w:cs="Helvetica"/>
          <w:i/>
          <w:iCs/>
        </w:rPr>
        <w:t>56</w:t>
      </w:r>
      <w:r w:rsidRPr="00224406">
        <w:rPr>
          <w:rFonts w:ascii="Helvetica" w:hAnsi="Helvetica" w:cs="Helvetica"/>
        </w:rPr>
        <w:t>(3), 640–662. https://doi.org/10.1152/jn.1986.56.3.640</w:t>
      </w:r>
    </w:p>
    <w:p w14:paraId="5CCB3C1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Millin, R., Kolodny, T., Flevaris, A. V., Kale, A. M., Schallmo, M.-P., Gerdts, J., Bernier, R. A., &amp; Murray, S. (2018). Reduced auditory cortical adaptation in autism spectrum disorder. </w:t>
      </w:r>
      <w:r w:rsidRPr="00224406">
        <w:rPr>
          <w:rFonts w:ascii="Helvetica" w:hAnsi="Helvetica" w:cs="Helvetica"/>
          <w:i/>
          <w:iCs/>
        </w:rPr>
        <w:t>eLife</w:t>
      </w:r>
      <w:r w:rsidRPr="00224406">
        <w:rPr>
          <w:rFonts w:ascii="Helvetica" w:hAnsi="Helvetica" w:cs="Helvetica"/>
        </w:rPr>
        <w:t xml:space="preserve">, </w:t>
      </w:r>
      <w:r w:rsidRPr="00224406">
        <w:rPr>
          <w:rFonts w:ascii="Helvetica" w:hAnsi="Helvetica" w:cs="Helvetica"/>
          <w:i/>
          <w:iCs/>
        </w:rPr>
        <w:t>7</w:t>
      </w:r>
      <w:r w:rsidRPr="00224406">
        <w:rPr>
          <w:rFonts w:ascii="Helvetica" w:hAnsi="Helvetica" w:cs="Helvetica"/>
        </w:rPr>
        <w:t>, e36493. https://doi.org/10.7554/eLife.36493</w:t>
      </w:r>
    </w:p>
    <w:p w14:paraId="7BCDA26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Monday, H. R., Wang, H. C., &amp; Feldman, D. E. (2023). Circuit-level theories for sensory dysfunction in autism: Convergence across mouse models. </w:t>
      </w:r>
      <w:r w:rsidRPr="00224406">
        <w:rPr>
          <w:rFonts w:ascii="Helvetica" w:hAnsi="Helvetica" w:cs="Helvetica"/>
          <w:i/>
          <w:iCs/>
        </w:rPr>
        <w:t>Frontiers in Neurology</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 1254297. https://doi.org/10.3389/fneur.2023.1254297</w:t>
      </w:r>
    </w:p>
    <w:p w14:paraId="1ADD793B"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Monyer, H., Burnashev, N., Laurie, D. J., Sakmann, B., &amp; Seeburg, P. H. (1994). Developmental and regional expression in the rat brain and functional properties of four NMDA receptors. </w:t>
      </w:r>
      <w:r w:rsidRPr="00224406">
        <w:rPr>
          <w:rFonts w:ascii="Helvetica" w:hAnsi="Helvetica" w:cs="Helvetica"/>
          <w:i/>
          <w:iCs/>
        </w:rPr>
        <w:t>Neuron</w:t>
      </w:r>
      <w:r w:rsidRPr="00224406">
        <w:rPr>
          <w:rFonts w:ascii="Helvetica" w:hAnsi="Helvetica" w:cs="Helvetica"/>
        </w:rPr>
        <w:t xml:space="preserve">, </w:t>
      </w:r>
      <w:r w:rsidRPr="00224406">
        <w:rPr>
          <w:rFonts w:ascii="Helvetica" w:hAnsi="Helvetica" w:cs="Helvetica"/>
          <w:i/>
          <w:iCs/>
        </w:rPr>
        <w:t>12</w:t>
      </w:r>
      <w:r w:rsidRPr="00224406">
        <w:rPr>
          <w:rFonts w:ascii="Helvetica" w:hAnsi="Helvetica" w:cs="Helvetica"/>
        </w:rPr>
        <w:t>(3), 529–540. https://doi.org/10.1016/0896-6273(94)90210-0</w:t>
      </w:r>
    </w:p>
    <w:p w14:paraId="3D809E7B"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Murphy, B. K., &amp; Miller, K. D. (2003). Multiplicative Gain Changes Are Induced by Excitation or Inhibition Alone. </w:t>
      </w:r>
      <w:r w:rsidRPr="00224406">
        <w:rPr>
          <w:rFonts w:ascii="Helvetica" w:hAnsi="Helvetica" w:cs="Helvetica"/>
          <w:i/>
          <w:iCs/>
        </w:rPr>
        <w:t>Journal of Neuroscience</w:t>
      </w:r>
      <w:r w:rsidRPr="00224406">
        <w:rPr>
          <w:rFonts w:ascii="Helvetica" w:hAnsi="Helvetica" w:cs="Helvetica"/>
        </w:rPr>
        <w:t xml:space="preserve">, </w:t>
      </w:r>
      <w:r w:rsidRPr="00224406">
        <w:rPr>
          <w:rFonts w:ascii="Helvetica" w:hAnsi="Helvetica" w:cs="Helvetica"/>
          <w:i/>
          <w:iCs/>
        </w:rPr>
        <w:t>23</w:t>
      </w:r>
      <w:r w:rsidRPr="00224406">
        <w:rPr>
          <w:rFonts w:ascii="Helvetica" w:hAnsi="Helvetica" w:cs="Helvetica"/>
        </w:rPr>
        <w:t>(31), 10040–10051. https://doi.org/10.1523/JNEUROSCI.23-31-10040.2003</w:t>
      </w:r>
    </w:p>
    <w:p w14:paraId="0A4CAA8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Murthy, A., &amp; Humphrey, A. L. (1999). Inhibitory Contributions to Spatiotemporal Receptive-Field Structure and Direction Selectivity in Simple Cells of Cat Area 17. </w:t>
      </w:r>
      <w:r w:rsidRPr="00224406">
        <w:rPr>
          <w:rFonts w:ascii="Helvetica" w:hAnsi="Helvetica" w:cs="Helvetica"/>
          <w:i/>
          <w:iCs/>
        </w:rPr>
        <w:t>Journal of Neurophysiology</w:t>
      </w:r>
      <w:r w:rsidRPr="00224406">
        <w:rPr>
          <w:rFonts w:ascii="Helvetica" w:hAnsi="Helvetica" w:cs="Helvetica"/>
        </w:rPr>
        <w:t xml:space="preserve">, </w:t>
      </w:r>
      <w:r w:rsidRPr="00224406">
        <w:rPr>
          <w:rFonts w:ascii="Helvetica" w:hAnsi="Helvetica" w:cs="Helvetica"/>
          <w:i/>
          <w:iCs/>
        </w:rPr>
        <w:t>81</w:t>
      </w:r>
      <w:r w:rsidRPr="00224406">
        <w:rPr>
          <w:rFonts w:ascii="Helvetica" w:hAnsi="Helvetica" w:cs="Helvetica"/>
        </w:rPr>
        <w:t>(3), 1212–1224. https://doi.org/10.1152/jn.1999.81.3.1212</w:t>
      </w:r>
    </w:p>
    <w:p w14:paraId="3A37C335"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Natan, R. G., Rao, W., &amp; Geffen, M. N. (2017). Cortical Interneurons Differentially Shape Frequency Tuning following Adaptation. </w:t>
      </w:r>
      <w:r w:rsidRPr="00224406">
        <w:rPr>
          <w:rFonts w:ascii="Helvetica" w:hAnsi="Helvetica" w:cs="Helvetica"/>
          <w:i/>
          <w:iCs/>
        </w:rPr>
        <w:t>Cell Reports</w:t>
      </w:r>
      <w:r w:rsidRPr="00224406">
        <w:rPr>
          <w:rFonts w:ascii="Helvetica" w:hAnsi="Helvetica" w:cs="Helvetica"/>
        </w:rPr>
        <w:t xml:space="preserve">, </w:t>
      </w:r>
      <w:r w:rsidRPr="00224406">
        <w:rPr>
          <w:rFonts w:ascii="Helvetica" w:hAnsi="Helvetica" w:cs="Helvetica"/>
          <w:i/>
          <w:iCs/>
        </w:rPr>
        <w:t>21</w:t>
      </w:r>
      <w:r w:rsidRPr="00224406">
        <w:rPr>
          <w:rFonts w:ascii="Helvetica" w:hAnsi="Helvetica" w:cs="Helvetica"/>
        </w:rPr>
        <w:t>(4), 878–890. https://doi.org/10.1016/j.celrep.2017.10.012</w:t>
      </w:r>
    </w:p>
    <w:p w14:paraId="084895E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Nelson, S. B., &amp; Valakh, V. (2015). Excitatory/Inhibitory Balance and Circuit Homeostasis in Autism Spectrum Disorders. </w:t>
      </w:r>
      <w:r w:rsidRPr="00224406">
        <w:rPr>
          <w:rFonts w:ascii="Helvetica" w:hAnsi="Helvetica" w:cs="Helvetica"/>
          <w:i/>
          <w:iCs/>
        </w:rPr>
        <w:t>Neuron</w:t>
      </w:r>
      <w:r w:rsidRPr="00224406">
        <w:rPr>
          <w:rFonts w:ascii="Helvetica" w:hAnsi="Helvetica" w:cs="Helvetica"/>
        </w:rPr>
        <w:t xml:space="preserve">, </w:t>
      </w:r>
      <w:r w:rsidRPr="00224406">
        <w:rPr>
          <w:rFonts w:ascii="Helvetica" w:hAnsi="Helvetica" w:cs="Helvetica"/>
          <w:i/>
          <w:iCs/>
        </w:rPr>
        <w:t>87</w:t>
      </w:r>
      <w:r w:rsidRPr="00224406">
        <w:rPr>
          <w:rFonts w:ascii="Helvetica" w:hAnsi="Helvetica" w:cs="Helvetica"/>
        </w:rPr>
        <w:t>(4), 684–698. https://doi.org/10.1016/j.neuron.2015.07.033</w:t>
      </w:r>
    </w:p>
    <w:p w14:paraId="63AAB97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Noel, J.-P., Shivkumar, S., Dokka, K., Haefner, R. M., &amp; Angelaki, D. E. (2022). Aberrant causal inference and presence of a compensatory mechanism in autism spectrum disorder. </w:t>
      </w:r>
      <w:r w:rsidRPr="00224406">
        <w:rPr>
          <w:rFonts w:ascii="Helvetica" w:hAnsi="Helvetica" w:cs="Helvetica"/>
          <w:i/>
          <w:iCs/>
        </w:rPr>
        <w:t>eLife</w:t>
      </w:r>
      <w:r w:rsidRPr="00224406">
        <w:rPr>
          <w:rFonts w:ascii="Helvetica" w:hAnsi="Helvetica" w:cs="Helvetica"/>
        </w:rPr>
        <w:t xml:space="preserve">, </w:t>
      </w:r>
      <w:r w:rsidRPr="00224406">
        <w:rPr>
          <w:rFonts w:ascii="Helvetica" w:hAnsi="Helvetica" w:cs="Helvetica"/>
          <w:i/>
          <w:iCs/>
        </w:rPr>
        <w:t>11</w:t>
      </w:r>
      <w:r w:rsidRPr="00224406">
        <w:rPr>
          <w:rFonts w:ascii="Helvetica" w:hAnsi="Helvetica" w:cs="Helvetica"/>
        </w:rPr>
        <w:t>, e71866. https://doi.org/10.7554/eLife.71866</w:t>
      </w:r>
    </w:p>
    <w:p w14:paraId="279A1D8B"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Norman, H. F., Norman, J. F., Clayton, A. M., Lianekhammy, J., &amp; Zielke, G. (2003). The visual and haptic perception of natural object shape. </w:t>
      </w:r>
      <w:r w:rsidRPr="00224406">
        <w:rPr>
          <w:rFonts w:ascii="Helvetica" w:hAnsi="Helvetica" w:cs="Helvetica"/>
          <w:i/>
          <w:iCs/>
        </w:rPr>
        <w:t>Journal of Vision</w:t>
      </w:r>
      <w:r w:rsidRPr="00224406">
        <w:rPr>
          <w:rFonts w:ascii="Helvetica" w:hAnsi="Helvetica" w:cs="Helvetica"/>
        </w:rPr>
        <w:t xml:space="preserve">, </w:t>
      </w:r>
      <w:r w:rsidRPr="00224406">
        <w:rPr>
          <w:rFonts w:ascii="Helvetica" w:hAnsi="Helvetica" w:cs="Helvetica"/>
          <w:i/>
          <w:iCs/>
        </w:rPr>
        <w:t>3</w:t>
      </w:r>
      <w:r w:rsidRPr="00224406">
        <w:rPr>
          <w:rFonts w:ascii="Helvetica" w:hAnsi="Helvetica" w:cs="Helvetica"/>
        </w:rPr>
        <w:t>(9), 778. https://doi.org/10.1167/3.9.778</w:t>
      </w:r>
    </w:p>
    <w:p w14:paraId="5E6C1504"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Ohshiro, T., Angelaki, D. E., &amp; DeAngelis, G. C. (2011). A normalization model of multisensory integration. </w:t>
      </w:r>
      <w:r w:rsidRPr="00224406">
        <w:rPr>
          <w:rFonts w:ascii="Helvetica" w:hAnsi="Helvetica" w:cs="Helvetica"/>
          <w:i/>
          <w:iCs/>
        </w:rPr>
        <w:t>Nature Neuroscience</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(6), 775–782. https://doi.org/10.1038/nn.2815</w:t>
      </w:r>
    </w:p>
    <w:p w14:paraId="736F2B24"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O’Roak, B. J., Deriziotis, P., Lee, C., Vives, L., Schwartz, J. J., Girirajan, S., Karakoc, E., Mackenzie, A. P., Ng, S. B., Baker, C., Rieder, M. J., Nickerson, D. A., Bernier, R., Fisher, S. E., Shendure, J., &amp; Eichler, E. E. (2011). Exome sequencing in sporadic autism spectrum disorders identifies severe de novo mutations. </w:t>
      </w:r>
      <w:r w:rsidRPr="00224406">
        <w:rPr>
          <w:rFonts w:ascii="Helvetica" w:hAnsi="Helvetica" w:cs="Helvetica"/>
          <w:i/>
          <w:iCs/>
        </w:rPr>
        <w:t>Nature Genetics</w:t>
      </w:r>
      <w:r w:rsidRPr="00224406">
        <w:rPr>
          <w:rFonts w:ascii="Helvetica" w:hAnsi="Helvetica" w:cs="Helvetica"/>
        </w:rPr>
        <w:t xml:space="preserve">, </w:t>
      </w:r>
      <w:r w:rsidRPr="00224406">
        <w:rPr>
          <w:rFonts w:ascii="Helvetica" w:hAnsi="Helvetica" w:cs="Helvetica"/>
          <w:i/>
          <w:iCs/>
        </w:rPr>
        <w:t>43</w:t>
      </w:r>
      <w:r w:rsidRPr="00224406">
        <w:rPr>
          <w:rFonts w:ascii="Helvetica" w:hAnsi="Helvetica" w:cs="Helvetica"/>
        </w:rPr>
        <w:t>(6), 585–589. https://doi.org/10.1038/ng.835</w:t>
      </w:r>
    </w:p>
    <w:p w14:paraId="0AD70B7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Ostrolenk, A., Bao, V. A., Mottron, L., Collignon, O., &amp; Bertone, A. (2019). Reduced multisensory facilitation in adolescents and adults on the Autism Spectrum.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9</w:t>
      </w:r>
      <w:r w:rsidRPr="00224406">
        <w:rPr>
          <w:rFonts w:ascii="Helvetica" w:hAnsi="Helvetica" w:cs="Helvetica"/>
        </w:rPr>
        <w:t>(1), 11965. https://doi.org/10.1038/s41598-019-48413-9</w:t>
      </w:r>
    </w:p>
    <w:p w14:paraId="76E0037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Ottes, F. P., Van Gisbergen, J. A., &amp; Eggermont, J. J. (1986). Visuomotor fields of the superior colliculus: A quantitative model. </w:t>
      </w:r>
      <w:r w:rsidRPr="00224406">
        <w:rPr>
          <w:rFonts w:ascii="Helvetica" w:hAnsi="Helvetica" w:cs="Helvetica"/>
          <w:i/>
          <w:iCs/>
        </w:rPr>
        <w:t>Vision Research</w:t>
      </w:r>
      <w:r w:rsidRPr="00224406">
        <w:rPr>
          <w:rFonts w:ascii="Helvetica" w:hAnsi="Helvetica" w:cs="Helvetica"/>
        </w:rPr>
        <w:t xml:space="preserve">, </w:t>
      </w:r>
      <w:r w:rsidRPr="00224406">
        <w:rPr>
          <w:rFonts w:ascii="Helvetica" w:hAnsi="Helvetica" w:cs="Helvetica"/>
          <w:i/>
          <w:iCs/>
        </w:rPr>
        <w:t>26</w:t>
      </w:r>
      <w:r w:rsidRPr="00224406">
        <w:rPr>
          <w:rFonts w:ascii="Helvetica" w:hAnsi="Helvetica" w:cs="Helvetica"/>
        </w:rPr>
        <w:t>(6), 857–873. https://doi.org/10.1016/0042-6989(86)90144-6</w:t>
      </w:r>
    </w:p>
    <w:p w14:paraId="0AF2A6C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Pagano, J., Landi, S., Stefanoni, A., Nardi, G., Albanesi, M., Bauer, H. F., Pracucci, E., Schön, M., Ratto, G. M., Boeckers, T. M., Sala, C., &amp; Verpelli, C. (2023). Shank3 deletion in PV neurons is associated with abnormal behaviors and neuronal functions that are rescued by increasing GABAergic signaling. </w:t>
      </w:r>
      <w:r w:rsidRPr="00224406">
        <w:rPr>
          <w:rFonts w:ascii="Helvetica" w:hAnsi="Helvetica" w:cs="Helvetica"/>
          <w:i/>
          <w:iCs/>
        </w:rPr>
        <w:t>Molecular Autism</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(1), 28. https://doi.org/10.1186/s13229-023-00557-2</w:t>
      </w:r>
    </w:p>
    <w:p w14:paraId="19F50E84"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Paoletti, P., Bellone, C., &amp; Zhou, Q. (2013). NMDA receptor subunit diversity: Impact on receptor properties, synaptic plasticity and disease. </w:t>
      </w:r>
      <w:r w:rsidRPr="00224406">
        <w:rPr>
          <w:rFonts w:ascii="Helvetica" w:hAnsi="Helvetica" w:cs="Helvetica"/>
          <w:i/>
          <w:iCs/>
        </w:rPr>
        <w:t>Nature Reviews. Neuroscience</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(6), 383–400. https://doi.org/10.1038/nrn3504</w:t>
      </w:r>
    </w:p>
    <w:p w14:paraId="693A98D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Pesnot Lerousseau, J., Parise, C. V., Ernst, M. O., &amp; van Wassenhove, V. (2022). Multisensory correlation computations in the human brain identified by a time-resolved encoding model. </w:t>
      </w:r>
      <w:r w:rsidRPr="00224406">
        <w:rPr>
          <w:rFonts w:ascii="Helvetica" w:hAnsi="Helvetica" w:cs="Helvetica"/>
          <w:i/>
          <w:iCs/>
        </w:rPr>
        <w:t>Nature Communications</w:t>
      </w:r>
      <w:r w:rsidRPr="00224406">
        <w:rPr>
          <w:rFonts w:ascii="Helvetica" w:hAnsi="Helvetica" w:cs="Helvetica"/>
        </w:rPr>
        <w:t xml:space="preserve">, </w:t>
      </w:r>
      <w:r w:rsidRPr="00224406">
        <w:rPr>
          <w:rFonts w:ascii="Helvetica" w:hAnsi="Helvetica" w:cs="Helvetica"/>
          <w:i/>
          <w:iCs/>
        </w:rPr>
        <w:t>13</w:t>
      </w:r>
      <w:r w:rsidRPr="00224406">
        <w:rPr>
          <w:rFonts w:ascii="Helvetica" w:hAnsi="Helvetica" w:cs="Helvetica"/>
        </w:rPr>
        <w:t>(1), 2489. https://doi.org/10.1038/s41467-022-29687-6</w:t>
      </w:r>
    </w:p>
    <w:p w14:paraId="08068DD5"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Pouille, F., &amp; Scanziani, M. (2001). Enforcement of temporal fidelity in pyramidal cells by somatic feed-forward inhibition. </w:t>
      </w:r>
      <w:r w:rsidRPr="00224406">
        <w:rPr>
          <w:rFonts w:ascii="Helvetica" w:hAnsi="Helvetica" w:cs="Helvetica"/>
          <w:i/>
          <w:iCs/>
        </w:rPr>
        <w:t>Science (New York, N.Y.)</w:t>
      </w:r>
      <w:r w:rsidRPr="00224406">
        <w:rPr>
          <w:rFonts w:ascii="Helvetica" w:hAnsi="Helvetica" w:cs="Helvetica"/>
        </w:rPr>
        <w:t xml:space="preserve">, </w:t>
      </w:r>
      <w:r w:rsidRPr="00224406">
        <w:rPr>
          <w:rFonts w:ascii="Helvetica" w:hAnsi="Helvetica" w:cs="Helvetica"/>
          <w:i/>
          <w:iCs/>
        </w:rPr>
        <w:t>293</w:t>
      </w:r>
      <w:r w:rsidRPr="00224406">
        <w:rPr>
          <w:rFonts w:ascii="Helvetica" w:hAnsi="Helvetica" w:cs="Helvetica"/>
        </w:rPr>
        <w:t>(5532), 1159–1163. https://doi.org/10.1126/science.1060342</w:t>
      </w:r>
    </w:p>
    <w:p w14:paraId="7E7BE56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Puts, N. A. J., Wodka, E. L., Tommerdahl, M., Mostofsky, S. H., &amp; Edden, R. A. E. (2014). Impaired tactile processing in children with autism spectrum disorder. </w:t>
      </w:r>
      <w:r w:rsidRPr="00224406">
        <w:rPr>
          <w:rFonts w:ascii="Helvetica" w:hAnsi="Helvetica" w:cs="Helvetica"/>
          <w:i/>
          <w:iCs/>
        </w:rPr>
        <w:t>Journal of Neurophysiology</w:t>
      </w:r>
      <w:r w:rsidRPr="00224406">
        <w:rPr>
          <w:rFonts w:ascii="Helvetica" w:hAnsi="Helvetica" w:cs="Helvetica"/>
        </w:rPr>
        <w:t xml:space="preserve">, </w:t>
      </w:r>
      <w:r w:rsidRPr="00224406">
        <w:rPr>
          <w:rFonts w:ascii="Helvetica" w:hAnsi="Helvetica" w:cs="Helvetica"/>
          <w:i/>
          <w:iCs/>
        </w:rPr>
        <w:t>111</w:t>
      </w:r>
      <w:r w:rsidRPr="00224406">
        <w:rPr>
          <w:rFonts w:ascii="Helvetica" w:hAnsi="Helvetica" w:cs="Helvetica"/>
        </w:rPr>
        <w:t>(9), 1803–1811. https://doi.org/10.1152/jn.00890.2013</w:t>
      </w:r>
    </w:p>
    <w:p w14:paraId="721D06D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Razak, K. A., &amp; Pallas, S. L. (2007). Inhibitory Plasticity Facilitates Recovery of Stimulus Velocity Tuning in the Superior Colliculus after Chronic NMDA Receptor Blockade. </w:t>
      </w:r>
      <w:r w:rsidRPr="00224406">
        <w:rPr>
          <w:rFonts w:ascii="Helvetica" w:hAnsi="Helvetica" w:cs="Helvetica"/>
          <w:i/>
          <w:iCs/>
        </w:rPr>
        <w:t>Journal of Neuroscience</w:t>
      </w:r>
      <w:r w:rsidRPr="00224406">
        <w:rPr>
          <w:rFonts w:ascii="Helvetica" w:hAnsi="Helvetica" w:cs="Helvetica"/>
        </w:rPr>
        <w:t xml:space="preserve">, </w:t>
      </w:r>
      <w:r w:rsidRPr="00224406">
        <w:rPr>
          <w:rFonts w:ascii="Helvetica" w:hAnsi="Helvetica" w:cs="Helvetica"/>
          <w:i/>
          <w:iCs/>
        </w:rPr>
        <w:t>27</w:t>
      </w:r>
      <w:r w:rsidRPr="00224406">
        <w:rPr>
          <w:rFonts w:ascii="Helvetica" w:hAnsi="Helvetica" w:cs="Helvetica"/>
        </w:rPr>
        <w:t>(27), 7275–7283. https://doi.org/10.1523/JNEUROSCI.1143-07.2007</w:t>
      </w:r>
    </w:p>
    <w:p w14:paraId="5E9B951B"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Reid, A. T., Headley, D. B., Mill, R. D., Sanchez-Romero, R., Uddin, L. Q., Marinazzo, D., Lurie, D. J., Valdés-Sosa, P. A., Hanson, S. J., Biswal, B. B., Calhoun, V., Poldrack, R. A., &amp; Cole, M. W. (2019). Advancing functional connectivity research from association to causation. </w:t>
      </w:r>
      <w:r w:rsidRPr="00224406">
        <w:rPr>
          <w:rFonts w:ascii="Helvetica" w:hAnsi="Helvetica" w:cs="Helvetica"/>
          <w:i/>
          <w:iCs/>
        </w:rPr>
        <w:t>Nature Neuroscience</w:t>
      </w:r>
      <w:r w:rsidRPr="00224406">
        <w:rPr>
          <w:rFonts w:ascii="Helvetica" w:hAnsi="Helvetica" w:cs="Helvetica"/>
        </w:rPr>
        <w:t xml:space="preserve">, </w:t>
      </w:r>
      <w:r w:rsidRPr="00224406">
        <w:rPr>
          <w:rFonts w:ascii="Helvetica" w:hAnsi="Helvetica" w:cs="Helvetica"/>
          <w:i/>
          <w:iCs/>
        </w:rPr>
        <w:t>22</w:t>
      </w:r>
      <w:r w:rsidRPr="00224406">
        <w:rPr>
          <w:rFonts w:ascii="Helvetica" w:hAnsi="Helvetica" w:cs="Helvetica"/>
        </w:rPr>
        <w:t>(11), 1751–1760. https://doi.org/10.1038/s41593-019-0510-4</w:t>
      </w:r>
    </w:p>
    <w:p w14:paraId="11B41F87"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Rhodes, P. (2006). The Properties and Implications of NMDA Spikes in Neocortical Pyramidal Cells. </w:t>
      </w:r>
      <w:r w:rsidRPr="00224406">
        <w:rPr>
          <w:rFonts w:ascii="Helvetica" w:hAnsi="Helvetica" w:cs="Helvetica"/>
          <w:i/>
          <w:iCs/>
        </w:rPr>
        <w:t>The Journal of Neuroscience</w:t>
      </w:r>
      <w:r w:rsidRPr="00224406">
        <w:rPr>
          <w:rFonts w:ascii="Helvetica" w:hAnsi="Helvetica" w:cs="Helvetica"/>
        </w:rPr>
        <w:t xml:space="preserve">, </w:t>
      </w:r>
      <w:r w:rsidRPr="00224406">
        <w:rPr>
          <w:rFonts w:ascii="Helvetica" w:hAnsi="Helvetica" w:cs="Helvetica"/>
          <w:i/>
          <w:iCs/>
        </w:rPr>
        <w:t>26</w:t>
      </w:r>
      <w:r w:rsidRPr="00224406">
        <w:rPr>
          <w:rFonts w:ascii="Helvetica" w:hAnsi="Helvetica" w:cs="Helvetica"/>
        </w:rPr>
        <w:t>(25), 6704. https://doi.org/10.1523/JNEUROSCI.3791-05.2006</w:t>
      </w:r>
    </w:p>
    <w:p w14:paraId="462A350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Rideaux, R., Storrs, K. R., Maiello, G., &amp; Welchman, A. E. (2021). How multisensory neurons solve causal inference. </w:t>
      </w:r>
      <w:r w:rsidRPr="00224406">
        <w:rPr>
          <w:rFonts w:ascii="Helvetica" w:hAnsi="Helvetica" w:cs="Helvetica"/>
          <w:i/>
          <w:iCs/>
        </w:rPr>
        <w:t>Proceedings of the National Academy of Sciences</w:t>
      </w:r>
      <w:r w:rsidRPr="00224406">
        <w:rPr>
          <w:rFonts w:ascii="Helvetica" w:hAnsi="Helvetica" w:cs="Helvetica"/>
        </w:rPr>
        <w:t xml:space="preserve">, </w:t>
      </w:r>
      <w:r w:rsidRPr="00224406">
        <w:rPr>
          <w:rFonts w:ascii="Helvetica" w:hAnsi="Helvetica" w:cs="Helvetica"/>
          <w:i/>
          <w:iCs/>
        </w:rPr>
        <w:t>118</w:t>
      </w:r>
      <w:r w:rsidRPr="00224406">
        <w:rPr>
          <w:rFonts w:ascii="Helvetica" w:hAnsi="Helvetica" w:cs="Helvetica"/>
        </w:rPr>
        <w:t>(32), e2106235118. https://doi.org/10.1073/pnas.2106235118</w:t>
      </w:r>
    </w:p>
    <w:p w14:paraId="5C41A6E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Robertson, C. E., &amp; Baron-Cohen, S. (2017). Sensory perception in autism. </w:t>
      </w:r>
      <w:r w:rsidRPr="00224406">
        <w:rPr>
          <w:rFonts w:ascii="Helvetica" w:hAnsi="Helvetica" w:cs="Helvetica"/>
          <w:i/>
          <w:iCs/>
        </w:rPr>
        <w:t>Nature Reviews. Neuroscience</w:t>
      </w:r>
      <w:r w:rsidRPr="00224406">
        <w:rPr>
          <w:rFonts w:ascii="Helvetica" w:hAnsi="Helvetica" w:cs="Helvetica"/>
        </w:rPr>
        <w:t xml:space="preserve">, </w:t>
      </w:r>
      <w:r w:rsidRPr="00224406">
        <w:rPr>
          <w:rFonts w:ascii="Helvetica" w:hAnsi="Helvetica" w:cs="Helvetica"/>
          <w:i/>
          <w:iCs/>
        </w:rPr>
        <w:t>18</w:t>
      </w:r>
      <w:r w:rsidRPr="00224406">
        <w:rPr>
          <w:rFonts w:ascii="Helvetica" w:hAnsi="Helvetica" w:cs="Helvetica"/>
        </w:rPr>
        <w:t>(11), 671–684. https://doi.org/10.1038/nrn.2017.112</w:t>
      </w:r>
    </w:p>
    <w:p w14:paraId="5DAD102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Robertson, C. E., Kravitz, D. J., Freyberg, J., Baron-Cohen, S., &amp; Baker, C. I. (2013). Tunnel vision: Sharper gradient of spatial attention in autism. </w:t>
      </w:r>
      <w:r w:rsidRPr="00224406">
        <w:rPr>
          <w:rFonts w:ascii="Helvetica" w:hAnsi="Helvetica" w:cs="Helvetica"/>
          <w:i/>
          <w:iCs/>
        </w:rPr>
        <w:t>The Journal of Neuroscience: The Official Journal of the Society for Neuroscience</w:t>
      </w:r>
      <w:r w:rsidRPr="00224406">
        <w:rPr>
          <w:rFonts w:ascii="Helvetica" w:hAnsi="Helvetica" w:cs="Helvetica"/>
        </w:rPr>
        <w:t xml:space="preserve">, </w:t>
      </w:r>
      <w:r w:rsidRPr="00224406">
        <w:rPr>
          <w:rFonts w:ascii="Helvetica" w:hAnsi="Helvetica" w:cs="Helvetica"/>
          <w:i/>
          <w:iCs/>
        </w:rPr>
        <w:t>33</w:t>
      </w:r>
      <w:r w:rsidRPr="00224406">
        <w:rPr>
          <w:rFonts w:ascii="Helvetica" w:hAnsi="Helvetica" w:cs="Helvetica"/>
        </w:rPr>
        <w:t>(16), 6776–6781. https://doi.org/10.1523/JNEUROSCI.5120-12.2013</w:t>
      </w:r>
    </w:p>
    <w:p w14:paraId="5351D4B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Rubenstein, J. L. R., &amp; Merzenich, M. M. (2003). Model of autism: Increased ratio of excitation/inhibition in key neural systems. </w:t>
      </w:r>
      <w:r w:rsidRPr="00224406">
        <w:rPr>
          <w:rFonts w:ascii="Helvetica" w:hAnsi="Helvetica" w:cs="Helvetica"/>
          <w:i/>
          <w:iCs/>
        </w:rPr>
        <w:t>Genes, Brain, and Behavior</w:t>
      </w:r>
      <w:r w:rsidRPr="00224406">
        <w:rPr>
          <w:rFonts w:ascii="Helvetica" w:hAnsi="Helvetica" w:cs="Helvetica"/>
        </w:rPr>
        <w:t xml:space="preserve">, </w:t>
      </w:r>
      <w:r w:rsidRPr="00224406">
        <w:rPr>
          <w:rFonts w:ascii="Helvetica" w:hAnsi="Helvetica" w:cs="Helvetica"/>
          <w:i/>
          <w:iCs/>
        </w:rPr>
        <w:t>2</w:t>
      </w:r>
      <w:r w:rsidRPr="00224406">
        <w:rPr>
          <w:rFonts w:ascii="Helvetica" w:hAnsi="Helvetica" w:cs="Helvetica"/>
        </w:rPr>
        <w:t>(5), 255–267. https://doi.org/10.1034/j.1601-183x.2003.00037.x</w:t>
      </w:r>
    </w:p>
    <w:p w14:paraId="055AC9A0"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Sabo, S. L., Lahr, J. M., Offer, M., Weekes, A. L., &amp; Sceniak, M. P. (2023). GRIN2B-related neurodevelopmental disorder: Current understanding of pathophysiological mechanisms. </w:t>
      </w:r>
      <w:r w:rsidRPr="00224406">
        <w:rPr>
          <w:rFonts w:ascii="Helvetica" w:hAnsi="Helvetica" w:cs="Helvetica"/>
          <w:i/>
          <w:iCs/>
        </w:rPr>
        <w:t>Frontiers in Synaptic Neuroscience</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 1090865. https://doi.org/10.3389/fnsyn.2022.1090865</w:t>
      </w:r>
    </w:p>
    <w:p w14:paraId="06F5C1B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Sapey-Triomphe, L.-A., Pattyn, L., Weilnhammer, V., Sterzer, P., &amp; Wagemans, J. (2023). Neural correlates of hierarchical predictive processes in autistic adults. </w:t>
      </w:r>
      <w:r w:rsidRPr="00224406">
        <w:rPr>
          <w:rFonts w:ascii="Helvetica" w:hAnsi="Helvetica" w:cs="Helvetica"/>
          <w:i/>
          <w:iCs/>
        </w:rPr>
        <w:t>Nature Communications</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(1), 3640. https://doi.org/10.1038/s41467-023-38580-9</w:t>
      </w:r>
    </w:p>
    <w:p w14:paraId="1D16357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Saponati, M., &amp; Vinck, M. (2023). Sequence anticipation and spike-timing-dependent plasticity emerge from a predictive learning rule. </w:t>
      </w:r>
      <w:r w:rsidRPr="00224406">
        <w:rPr>
          <w:rFonts w:ascii="Helvetica" w:hAnsi="Helvetica" w:cs="Helvetica"/>
          <w:i/>
          <w:iCs/>
        </w:rPr>
        <w:t>Nature Communications</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(1), 4985. https://doi.org/10.1038/s41467-023-40651-w</w:t>
      </w:r>
    </w:p>
    <w:p w14:paraId="780F07B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Schallmo, M.-P., Kolodny, T., Kale, A. M., Millin, R., Flevaris, A. V., Edden, R. A. E., Gerdts, J., Bernier, R. A., &amp; Murray, S. O. (2020). Weaker neural suppression in autism. </w:t>
      </w:r>
      <w:r w:rsidRPr="00224406">
        <w:rPr>
          <w:rFonts w:ascii="Helvetica" w:hAnsi="Helvetica" w:cs="Helvetica"/>
          <w:i/>
          <w:iCs/>
        </w:rPr>
        <w:t>Nature Communications</w:t>
      </w:r>
      <w:r w:rsidRPr="00224406">
        <w:rPr>
          <w:rFonts w:ascii="Helvetica" w:hAnsi="Helvetica" w:cs="Helvetica"/>
        </w:rPr>
        <w:t xml:space="preserve">, </w:t>
      </w:r>
      <w:r w:rsidRPr="00224406">
        <w:rPr>
          <w:rFonts w:ascii="Helvetica" w:hAnsi="Helvetica" w:cs="Helvetica"/>
          <w:i/>
          <w:iCs/>
        </w:rPr>
        <w:t>11</w:t>
      </w:r>
      <w:r w:rsidRPr="00224406">
        <w:rPr>
          <w:rFonts w:ascii="Helvetica" w:hAnsi="Helvetica" w:cs="Helvetica"/>
        </w:rPr>
        <w:t>(1), 2675. https://doi.org/10.1038/s41467-020-16495-z</w:t>
      </w:r>
    </w:p>
    <w:p w14:paraId="73A75190"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Seybold, B. A., Stanco, A., Cho, K. K. A., Potter, G. B., Kim, C., Sohal, V. S., Rubenstein, J. L. R., &amp; Schreiner, C. E. (2012). Chronic reduction in inhibition reduces </w:t>
      </w:r>
      <w:r w:rsidRPr="00224406">
        <w:rPr>
          <w:rFonts w:ascii="Helvetica" w:hAnsi="Helvetica" w:cs="Helvetica"/>
        </w:rPr>
        <w:lastRenderedPageBreak/>
        <w:t xml:space="preserve">receptive field size in mouse auditory cortex. </w:t>
      </w:r>
      <w:r w:rsidRPr="00224406">
        <w:rPr>
          <w:rFonts w:ascii="Helvetica" w:hAnsi="Helvetica" w:cs="Helvetica"/>
          <w:i/>
          <w:iCs/>
        </w:rPr>
        <w:t>Proceedings of the National Academy of Sciences</w:t>
      </w:r>
      <w:r w:rsidRPr="00224406">
        <w:rPr>
          <w:rFonts w:ascii="Helvetica" w:hAnsi="Helvetica" w:cs="Helvetica"/>
        </w:rPr>
        <w:t xml:space="preserve">, </w:t>
      </w:r>
      <w:r w:rsidRPr="00224406">
        <w:rPr>
          <w:rFonts w:ascii="Helvetica" w:hAnsi="Helvetica" w:cs="Helvetica"/>
          <w:i/>
          <w:iCs/>
        </w:rPr>
        <w:t>109</w:t>
      </w:r>
      <w:r w:rsidRPr="00224406">
        <w:rPr>
          <w:rFonts w:ascii="Helvetica" w:hAnsi="Helvetica" w:cs="Helvetica"/>
        </w:rPr>
        <w:t>(34), 13829–13834. https://doi.org/10.1073/pnas.1205909109</w:t>
      </w:r>
    </w:p>
    <w:p w14:paraId="74F1051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Shams, L., Kamitani, Y., &amp; Shimojo, S. (2000). What you see is what you hear. </w:t>
      </w:r>
      <w:r w:rsidRPr="00224406">
        <w:rPr>
          <w:rFonts w:ascii="Helvetica" w:hAnsi="Helvetica" w:cs="Helvetica"/>
          <w:i/>
          <w:iCs/>
        </w:rPr>
        <w:t>Nature</w:t>
      </w:r>
      <w:r w:rsidRPr="00224406">
        <w:rPr>
          <w:rFonts w:ascii="Helvetica" w:hAnsi="Helvetica" w:cs="Helvetica"/>
        </w:rPr>
        <w:t xml:space="preserve">, </w:t>
      </w:r>
      <w:r w:rsidRPr="00224406">
        <w:rPr>
          <w:rFonts w:ascii="Helvetica" w:hAnsi="Helvetica" w:cs="Helvetica"/>
          <w:i/>
          <w:iCs/>
        </w:rPr>
        <w:t>408</w:t>
      </w:r>
      <w:r w:rsidRPr="00224406">
        <w:rPr>
          <w:rFonts w:ascii="Helvetica" w:hAnsi="Helvetica" w:cs="Helvetica"/>
        </w:rPr>
        <w:t>(6814), 788–788. https://doi.org/10.1038/35048669</w:t>
      </w:r>
    </w:p>
    <w:p w14:paraId="5D5DF07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Shouval, H. Z., Wang, S. S.-H., &amp; Wittenberg, G. M. (2010). Spike Timing Dependent Plasticity: A Consequence of More Fundamental Learning Rules. </w:t>
      </w:r>
      <w:r w:rsidRPr="00224406">
        <w:rPr>
          <w:rFonts w:ascii="Helvetica" w:hAnsi="Helvetica" w:cs="Helvetica"/>
          <w:i/>
          <w:iCs/>
        </w:rPr>
        <w:t>Frontiers in Computational Neuroscience</w:t>
      </w:r>
      <w:r w:rsidRPr="00224406">
        <w:rPr>
          <w:rFonts w:ascii="Helvetica" w:hAnsi="Helvetica" w:cs="Helvetica"/>
        </w:rPr>
        <w:t xml:space="preserve">, </w:t>
      </w:r>
      <w:r w:rsidRPr="00224406">
        <w:rPr>
          <w:rFonts w:ascii="Helvetica" w:hAnsi="Helvetica" w:cs="Helvetica"/>
          <w:i/>
          <w:iCs/>
        </w:rPr>
        <w:t>4</w:t>
      </w:r>
      <w:r w:rsidRPr="00224406">
        <w:rPr>
          <w:rFonts w:ascii="Helvetica" w:hAnsi="Helvetica" w:cs="Helvetica"/>
        </w:rPr>
        <w:t>. https://doi.org/10.3389/fncom.2010.00019</w:t>
      </w:r>
    </w:p>
    <w:p w14:paraId="77DFEC35"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Siemann, J. K., Muller, C. L., Forsberg, C. G., Blakely, R. D., Veenstra-VanderWeele, J., &amp; Wallace, M. T. (2017). An autism-associated serotonin transporter variant disrupts multisensory processing. </w:t>
      </w:r>
      <w:r w:rsidRPr="00224406">
        <w:rPr>
          <w:rFonts w:ascii="Helvetica" w:hAnsi="Helvetica" w:cs="Helvetica"/>
          <w:i/>
          <w:iCs/>
        </w:rPr>
        <w:t>Translational Psychiatry</w:t>
      </w:r>
      <w:r w:rsidRPr="00224406">
        <w:rPr>
          <w:rFonts w:ascii="Helvetica" w:hAnsi="Helvetica" w:cs="Helvetica"/>
        </w:rPr>
        <w:t xml:space="preserve">, </w:t>
      </w:r>
      <w:r w:rsidRPr="00224406">
        <w:rPr>
          <w:rFonts w:ascii="Helvetica" w:hAnsi="Helvetica" w:cs="Helvetica"/>
          <w:i/>
          <w:iCs/>
        </w:rPr>
        <w:t>7</w:t>
      </w:r>
      <w:r w:rsidRPr="00224406">
        <w:rPr>
          <w:rFonts w:ascii="Helvetica" w:hAnsi="Helvetica" w:cs="Helvetica"/>
        </w:rPr>
        <w:t>(3), e1067. https://doi.org/10.1038/tp.2017.17</w:t>
      </w:r>
    </w:p>
    <w:p w14:paraId="6475B6A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Siemann, J. K., Veenstra-VanderWeele, J., &amp; Wallace, M. T. (2020). Approaches to Understanding Multisensory Dysfunction in Autism Spectrum Disorder. </w:t>
      </w:r>
      <w:r w:rsidRPr="00224406">
        <w:rPr>
          <w:rFonts w:ascii="Helvetica" w:hAnsi="Helvetica" w:cs="Helvetica"/>
          <w:i/>
          <w:iCs/>
        </w:rPr>
        <w:t>Autism Research : Official Journal of the International Society for Autism Research</w:t>
      </w:r>
      <w:r w:rsidRPr="00224406">
        <w:rPr>
          <w:rFonts w:ascii="Helvetica" w:hAnsi="Helvetica" w:cs="Helvetica"/>
        </w:rPr>
        <w:t xml:space="preserve">, </w:t>
      </w:r>
      <w:r w:rsidRPr="00224406">
        <w:rPr>
          <w:rFonts w:ascii="Helvetica" w:hAnsi="Helvetica" w:cs="Helvetica"/>
          <w:i/>
          <w:iCs/>
        </w:rPr>
        <w:t>13</w:t>
      </w:r>
      <w:r w:rsidRPr="00224406">
        <w:rPr>
          <w:rFonts w:ascii="Helvetica" w:hAnsi="Helvetica" w:cs="Helvetica"/>
        </w:rPr>
        <w:t>(9), 1430–1449. https://doi.org/10.1002/aur.2375</w:t>
      </w:r>
    </w:p>
    <w:p w14:paraId="12EDC36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Sohal, V. S., &amp; Rubenstein, J. L. R. (2019). Excitation-inhibition balance as a framework for investigating mechanisms in neuropsychiatric disorders. </w:t>
      </w:r>
      <w:r w:rsidRPr="00224406">
        <w:rPr>
          <w:rFonts w:ascii="Helvetica" w:hAnsi="Helvetica" w:cs="Helvetica"/>
          <w:i/>
          <w:iCs/>
        </w:rPr>
        <w:t>Molecular Psychiatry</w:t>
      </w:r>
      <w:r w:rsidRPr="00224406">
        <w:rPr>
          <w:rFonts w:ascii="Helvetica" w:hAnsi="Helvetica" w:cs="Helvetica"/>
        </w:rPr>
        <w:t xml:space="preserve">, </w:t>
      </w:r>
      <w:r w:rsidRPr="00224406">
        <w:rPr>
          <w:rFonts w:ascii="Helvetica" w:hAnsi="Helvetica" w:cs="Helvetica"/>
          <w:i/>
          <w:iCs/>
        </w:rPr>
        <w:t>24</w:t>
      </w:r>
      <w:r w:rsidRPr="00224406">
        <w:rPr>
          <w:rFonts w:ascii="Helvetica" w:hAnsi="Helvetica" w:cs="Helvetica"/>
        </w:rPr>
        <w:t>(9), 1248. https://doi.org/10.1038/s41380-019-0426-0</w:t>
      </w:r>
    </w:p>
    <w:p w14:paraId="466EBF0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Stanford, T. R., Quessy, S., &amp; Stein, B. E. (2005). Evaluating the Operations Underlying Multisensory Integration in the Cat Superior Colliculus. </w:t>
      </w:r>
      <w:r w:rsidRPr="00224406">
        <w:rPr>
          <w:rFonts w:ascii="Helvetica" w:hAnsi="Helvetica" w:cs="Helvetica"/>
          <w:i/>
          <w:iCs/>
        </w:rPr>
        <w:t>Journal of Neuroscience</w:t>
      </w:r>
      <w:r w:rsidRPr="00224406">
        <w:rPr>
          <w:rFonts w:ascii="Helvetica" w:hAnsi="Helvetica" w:cs="Helvetica"/>
        </w:rPr>
        <w:t xml:space="preserve">, </w:t>
      </w:r>
      <w:r w:rsidRPr="00224406">
        <w:rPr>
          <w:rFonts w:ascii="Helvetica" w:hAnsi="Helvetica" w:cs="Helvetica"/>
          <w:i/>
          <w:iCs/>
        </w:rPr>
        <w:t>25</w:t>
      </w:r>
      <w:r w:rsidRPr="00224406">
        <w:rPr>
          <w:rFonts w:ascii="Helvetica" w:hAnsi="Helvetica" w:cs="Helvetica"/>
        </w:rPr>
        <w:t>(28), 6499–6508. https://doi.org/10.1523/JNEUROSCI.5095-04.2005</w:t>
      </w:r>
    </w:p>
    <w:p w14:paraId="21A3639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Stas, J. I., Bocksteins, E., Jensen, C. S., Schmitt, N., &amp; Snyders, D. J. (2016). The anticonvulsant retigabine suppresses neuronal KV2-mediated currents.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6</w:t>
      </w:r>
      <w:r w:rsidRPr="00224406">
        <w:rPr>
          <w:rFonts w:ascii="Helvetica" w:hAnsi="Helvetica" w:cs="Helvetica"/>
        </w:rPr>
        <w:t>(1), 35080. https://doi.org/10.1038/srep35080</w:t>
      </w:r>
    </w:p>
    <w:p w14:paraId="1431190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Stein, B. E., &amp; Rowland, B. A. (2020). Using superior colliculus principles of multisensory integration to reverse hemianopia. </w:t>
      </w:r>
      <w:r w:rsidRPr="00224406">
        <w:rPr>
          <w:rFonts w:ascii="Helvetica" w:hAnsi="Helvetica" w:cs="Helvetica"/>
          <w:i/>
          <w:iCs/>
        </w:rPr>
        <w:t>Neuropsychologia</w:t>
      </w:r>
      <w:r w:rsidRPr="00224406">
        <w:rPr>
          <w:rFonts w:ascii="Helvetica" w:hAnsi="Helvetica" w:cs="Helvetica"/>
        </w:rPr>
        <w:t xml:space="preserve">, </w:t>
      </w:r>
      <w:r w:rsidRPr="00224406">
        <w:rPr>
          <w:rFonts w:ascii="Helvetica" w:hAnsi="Helvetica" w:cs="Helvetica"/>
          <w:i/>
          <w:iCs/>
        </w:rPr>
        <w:t>141</w:t>
      </w:r>
      <w:r w:rsidRPr="00224406">
        <w:rPr>
          <w:rFonts w:ascii="Helvetica" w:hAnsi="Helvetica" w:cs="Helvetica"/>
        </w:rPr>
        <w:t>, 107413. https://doi.org/10.1016/j.neuropsychologia.2020.107413</w:t>
      </w:r>
    </w:p>
    <w:p w14:paraId="3A994A8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Stein, B. E., &amp; Stanford, T. R. (2008). Multisensory integration: Current issues from the perspective of the single neuron. </w:t>
      </w:r>
      <w:r w:rsidRPr="00224406">
        <w:rPr>
          <w:rFonts w:ascii="Helvetica" w:hAnsi="Helvetica" w:cs="Helvetica"/>
          <w:i/>
          <w:iCs/>
        </w:rPr>
        <w:t>Nature Reviews. Neuroscience</w:t>
      </w:r>
      <w:r w:rsidRPr="00224406">
        <w:rPr>
          <w:rFonts w:ascii="Helvetica" w:hAnsi="Helvetica" w:cs="Helvetica"/>
        </w:rPr>
        <w:t xml:space="preserve">, </w:t>
      </w:r>
      <w:r w:rsidRPr="00224406">
        <w:rPr>
          <w:rFonts w:ascii="Helvetica" w:hAnsi="Helvetica" w:cs="Helvetica"/>
          <w:i/>
          <w:iCs/>
        </w:rPr>
        <w:t>9</w:t>
      </w:r>
      <w:r w:rsidRPr="00224406">
        <w:rPr>
          <w:rFonts w:ascii="Helvetica" w:hAnsi="Helvetica" w:cs="Helvetica"/>
        </w:rPr>
        <w:t>(4), 255–266. https://doi.org/10.1038/nrn2331</w:t>
      </w:r>
    </w:p>
    <w:p w14:paraId="25CDE17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Stein, B. E., Stanford, T. R., &amp; Rowland, B. A. (2014a). Development of multisensory integration from the perspective of the individual neuron. </w:t>
      </w:r>
      <w:r w:rsidRPr="00224406">
        <w:rPr>
          <w:rFonts w:ascii="Helvetica" w:hAnsi="Helvetica" w:cs="Helvetica"/>
          <w:i/>
          <w:iCs/>
        </w:rPr>
        <w:t>Nature Reviews Neuroscience</w:t>
      </w:r>
      <w:r w:rsidRPr="00224406">
        <w:rPr>
          <w:rFonts w:ascii="Helvetica" w:hAnsi="Helvetica" w:cs="Helvetica"/>
        </w:rPr>
        <w:t xml:space="preserve">, </w:t>
      </w:r>
      <w:r w:rsidRPr="00224406">
        <w:rPr>
          <w:rFonts w:ascii="Helvetica" w:hAnsi="Helvetica" w:cs="Helvetica"/>
          <w:i/>
          <w:iCs/>
        </w:rPr>
        <w:t>15</w:t>
      </w:r>
      <w:r w:rsidRPr="00224406">
        <w:rPr>
          <w:rFonts w:ascii="Helvetica" w:hAnsi="Helvetica" w:cs="Helvetica"/>
        </w:rPr>
        <w:t>(8), 520–535. https://doi.org/10.1038/nrn3742</w:t>
      </w:r>
    </w:p>
    <w:p w14:paraId="665018D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Stein, B. E., Stanford, T. R., &amp; Rowland, B. A. (2014b). Development of multisensory integration from the perspective of the individual neuron. </w:t>
      </w:r>
      <w:r w:rsidRPr="00224406">
        <w:rPr>
          <w:rFonts w:ascii="Helvetica" w:hAnsi="Helvetica" w:cs="Helvetica"/>
          <w:i/>
          <w:iCs/>
        </w:rPr>
        <w:t>Nature Reviews. Neuroscience</w:t>
      </w:r>
      <w:r w:rsidRPr="00224406">
        <w:rPr>
          <w:rFonts w:ascii="Helvetica" w:hAnsi="Helvetica" w:cs="Helvetica"/>
        </w:rPr>
        <w:t xml:space="preserve">, </w:t>
      </w:r>
      <w:r w:rsidRPr="00224406">
        <w:rPr>
          <w:rFonts w:ascii="Helvetica" w:hAnsi="Helvetica" w:cs="Helvetica"/>
          <w:i/>
          <w:iCs/>
        </w:rPr>
        <w:t>15</w:t>
      </w:r>
      <w:r w:rsidRPr="00224406">
        <w:rPr>
          <w:rFonts w:ascii="Helvetica" w:hAnsi="Helvetica" w:cs="Helvetica"/>
        </w:rPr>
        <w:t>(8), 520–535. https://doi.org/10.1038/nrn3742</w:t>
      </w:r>
    </w:p>
    <w:p w14:paraId="29D655F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Stevenson, R. A., Ghose, D., Fister, J. K., Sarko, D. K., Altieri, N. A., Nidiffer, A. R., Kurela, L. R., Siemann, J. K., James, T. W., &amp; Wallace, M. T. (2014). Identifying and Quantifying Multisensory Integration: A Tutorial Review. </w:t>
      </w:r>
      <w:r w:rsidRPr="00224406">
        <w:rPr>
          <w:rFonts w:ascii="Helvetica" w:hAnsi="Helvetica" w:cs="Helvetica"/>
          <w:i/>
          <w:iCs/>
        </w:rPr>
        <w:t>Brain Topography</w:t>
      </w:r>
      <w:r w:rsidRPr="00224406">
        <w:rPr>
          <w:rFonts w:ascii="Helvetica" w:hAnsi="Helvetica" w:cs="Helvetica"/>
        </w:rPr>
        <w:t xml:space="preserve">, </w:t>
      </w:r>
      <w:r w:rsidRPr="00224406">
        <w:rPr>
          <w:rFonts w:ascii="Helvetica" w:hAnsi="Helvetica" w:cs="Helvetica"/>
          <w:i/>
          <w:iCs/>
        </w:rPr>
        <w:t>27</w:t>
      </w:r>
      <w:r w:rsidRPr="00224406">
        <w:rPr>
          <w:rFonts w:ascii="Helvetica" w:hAnsi="Helvetica" w:cs="Helvetica"/>
        </w:rPr>
        <w:t>(6), 707–730. https://doi.org/10.1007/s10548-014-0365-7</w:t>
      </w:r>
    </w:p>
    <w:p w14:paraId="1EAD88E1"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Stevenson, R. A., Siemann, J. K., Schneider, B. C., Eberly, H. E., Woynaroski, T. G., Camarata, S. M., &amp; Wallace, M. T. (2014). Multisensory temporal integration in autism spectrum disorders. </w:t>
      </w:r>
      <w:r w:rsidRPr="00224406">
        <w:rPr>
          <w:rFonts w:ascii="Helvetica" w:hAnsi="Helvetica" w:cs="Helvetica"/>
          <w:i/>
          <w:iCs/>
        </w:rPr>
        <w:t>The Journal of Neuroscience: The Official Journal of the Society for Neuroscience</w:t>
      </w:r>
      <w:r w:rsidRPr="00224406">
        <w:rPr>
          <w:rFonts w:ascii="Helvetica" w:hAnsi="Helvetica" w:cs="Helvetica"/>
        </w:rPr>
        <w:t xml:space="preserve">, </w:t>
      </w:r>
      <w:r w:rsidRPr="00224406">
        <w:rPr>
          <w:rFonts w:ascii="Helvetica" w:hAnsi="Helvetica" w:cs="Helvetica"/>
          <w:i/>
          <w:iCs/>
        </w:rPr>
        <w:t>34</w:t>
      </w:r>
      <w:r w:rsidRPr="00224406">
        <w:rPr>
          <w:rFonts w:ascii="Helvetica" w:hAnsi="Helvetica" w:cs="Helvetica"/>
        </w:rPr>
        <w:t>(3), 691–697. https://doi.org/10.1523/JNEUROSCI.3615-13.2014</w:t>
      </w:r>
    </w:p>
    <w:p w14:paraId="0268DB8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Surti, T. S., Ranganathan, M., Johannesen, J. K., Gueorguieva, R., Deaso, E., Kenney, J. G., Krystal, J. H., &amp; D’Souza, D. C. (2023). Randomized controlled trial of the glycine transporter 1 inhibitor PF-03463275 to enhance cognitive training and neuroplasticity in schizophrenia. </w:t>
      </w:r>
      <w:r w:rsidRPr="00224406">
        <w:rPr>
          <w:rFonts w:ascii="Helvetica" w:hAnsi="Helvetica" w:cs="Helvetica"/>
          <w:i/>
          <w:iCs/>
        </w:rPr>
        <w:t>Schizophrenia Research</w:t>
      </w:r>
      <w:r w:rsidRPr="00224406">
        <w:rPr>
          <w:rFonts w:ascii="Helvetica" w:hAnsi="Helvetica" w:cs="Helvetica"/>
        </w:rPr>
        <w:t xml:space="preserve">, </w:t>
      </w:r>
      <w:r w:rsidRPr="00224406">
        <w:rPr>
          <w:rFonts w:ascii="Helvetica" w:hAnsi="Helvetica" w:cs="Helvetica"/>
          <w:i/>
          <w:iCs/>
        </w:rPr>
        <w:t>256</w:t>
      </w:r>
      <w:r w:rsidRPr="00224406">
        <w:rPr>
          <w:rFonts w:ascii="Helvetica" w:hAnsi="Helvetica" w:cs="Helvetica"/>
        </w:rPr>
        <w:t>, 36–43. https://doi.org/10.1016/j.schres.2023.04.010</w:t>
      </w:r>
    </w:p>
    <w:p w14:paraId="0BBAC84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Takarae, Y., &amp; Sweeney, J. (2017). Neural Hyperexcitability in Autism Spectrum Disorders. </w:t>
      </w:r>
      <w:r w:rsidRPr="00224406">
        <w:rPr>
          <w:rFonts w:ascii="Helvetica" w:hAnsi="Helvetica" w:cs="Helvetica"/>
          <w:i/>
          <w:iCs/>
        </w:rPr>
        <w:t>Brain Sciences</w:t>
      </w:r>
      <w:r w:rsidRPr="00224406">
        <w:rPr>
          <w:rFonts w:ascii="Helvetica" w:hAnsi="Helvetica" w:cs="Helvetica"/>
        </w:rPr>
        <w:t xml:space="preserve">, </w:t>
      </w:r>
      <w:r w:rsidRPr="00224406">
        <w:rPr>
          <w:rFonts w:ascii="Helvetica" w:hAnsi="Helvetica" w:cs="Helvetica"/>
          <w:i/>
          <w:iCs/>
        </w:rPr>
        <w:t>7</w:t>
      </w:r>
      <w:r w:rsidRPr="00224406">
        <w:rPr>
          <w:rFonts w:ascii="Helvetica" w:hAnsi="Helvetica" w:cs="Helvetica"/>
        </w:rPr>
        <w:t>(10), 129. https://doi.org/10.3390/brainsci7100129</w:t>
      </w:r>
    </w:p>
    <w:p w14:paraId="17A2E7E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Tang, Z.-Q., &amp; Trussell, L. O. (2017). Serotonergic Modulation of Sensory Representation in a Central Multisensory Circuit Is Pathway Specific. </w:t>
      </w:r>
      <w:r w:rsidRPr="00224406">
        <w:rPr>
          <w:rFonts w:ascii="Helvetica" w:hAnsi="Helvetica" w:cs="Helvetica"/>
          <w:i/>
          <w:iCs/>
        </w:rPr>
        <w:t>Cell Reports</w:t>
      </w:r>
      <w:r w:rsidRPr="00224406">
        <w:rPr>
          <w:rFonts w:ascii="Helvetica" w:hAnsi="Helvetica" w:cs="Helvetica"/>
        </w:rPr>
        <w:t xml:space="preserve">, </w:t>
      </w:r>
      <w:r w:rsidRPr="00224406">
        <w:rPr>
          <w:rFonts w:ascii="Helvetica" w:hAnsi="Helvetica" w:cs="Helvetica"/>
          <w:i/>
          <w:iCs/>
        </w:rPr>
        <w:t>20</w:t>
      </w:r>
      <w:r w:rsidRPr="00224406">
        <w:rPr>
          <w:rFonts w:ascii="Helvetica" w:hAnsi="Helvetica" w:cs="Helvetica"/>
        </w:rPr>
        <w:t>(8), 1844. https://doi.org/10.1016/j.celrep.2017.07.079</w:t>
      </w:r>
    </w:p>
    <w:p w14:paraId="5FA8312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Thieu, T., &amp; Melnik, R. (2025). Spike Timing-Dependent Plasticity and Random Inputs Shape Interspike Interval Regularity of Model STN Neurons. </w:t>
      </w:r>
      <w:r w:rsidRPr="00224406">
        <w:rPr>
          <w:rFonts w:ascii="Helvetica" w:hAnsi="Helvetica" w:cs="Helvetica"/>
          <w:i/>
          <w:iCs/>
        </w:rPr>
        <w:t>Biomedicines</w:t>
      </w:r>
      <w:r w:rsidRPr="00224406">
        <w:rPr>
          <w:rFonts w:ascii="Helvetica" w:hAnsi="Helvetica" w:cs="Helvetica"/>
        </w:rPr>
        <w:t xml:space="preserve">, </w:t>
      </w:r>
      <w:r w:rsidRPr="00224406">
        <w:rPr>
          <w:rFonts w:ascii="Helvetica" w:hAnsi="Helvetica" w:cs="Helvetica"/>
          <w:i/>
          <w:iCs/>
        </w:rPr>
        <w:t>13</w:t>
      </w:r>
      <w:r w:rsidRPr="00224406">
        <w:rPr>
          <w:rFonts w:ascii="Helvetica" w:hAnsi="Helvetica" w:cs="Helvetica"/>
        </w:rPr>
        <w:t>(7), 1718. https://doi.org/10.3390/biomedicines13071718</w:t>
      </w:r>
    </w:p>
    <w:p w14:paraId="52735DE1"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Thye, M. D., Bednarz, H. M., Herringshaw, A. J., Sartin, E. B., &amp; Kana, R. K. (2018). The impact of atypical sensory processing on social impairments in autism spectrum disorder. </w:t>
      </w:r>
      <w:r w:rsidRPr="00224406">
        <w:rPr>
          <w:rFonts w:ascii="Helvetica" w:hAnsi="Helvetica" w:cs="Helvetica"/>
          <w:i/>
          <w:iCs/>
        </w:rPr>
        <w:t>Developmental Cognitive Neuroscience</w:t>
      </w:r>
      <w:r w:rsidRPr="00224406">
        <w:rPr>
          <w:rFonts w:ascii="Helvetica" w:hAnsi="Helvetica" w:cs="Helvetica"/>
        </w:rPr>
        <w:t xml:space="preserve">, </w:t>
      </w:r>
      <w:r w:rsidRPr="00224406">
        <w:rPr>
          <w:rFonts w:ascii="Helvetica" w:hAnsi="Helvetica" w:cs="Helvetica"/>
          <w:i/>
          <w:iCs/>
        </w:rPr>
        <w:t>29</w:t>
      </w:r>
      <w:r w:rsidRPr="00224406">
        <w:rPr>
          <w:rFonts w:ascii="Helvetica" w:hAnsi="Helvetica" w:cs="Helvetica"/>
        </w:rPr>
        <w:t>, 151–167. https://doi.org/10.1016/j.dcn.2017.04.010</w:t>
      </w:r>
    </w:p>
    <w:p w14:paraId="2EE570A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Trpevski, D., Khodadadi, Z., Carannante, I., &amp; Hellgren Kotaleski, J. (2023). Glutamate spillover drives robust all-or-none dendritic plateau potentials—An in silico investigation using models of striatal projection neurons. </w:t>
      </w:r>
      <w:r w:rsidRPr="00224406">
        <w:rPr>
          <w:rFonts w:ascii="Helvetica" w:hAnsi="Helvetica" w:cs="Helvetica"/>
          <w:i/>
          <w:iCs/>
        </w:rPr>
        <w:t>Frontiers in Cellular Neuroscience</w:t>
      </w:r>
      <w:r w:rsidRPr="00224406">
        <w:rPr>
          <w:rFonts w:ascii="Helvetica" w:hAnsi="Helvetica" w:cs="Helvetica"/>
        </w:rPr>
        <w:t xml:space="preserve">, </w:t>
      </w:r>
      <w:r w:rsidRPr="00224406">
        <w:rPr>
          <w:rFonts w:ascii="Helvetica" w:hAnsi="Helvetica" w:cs="Helvetica"/>
          <w:i/>
          <w:iCs/>
        </w:rPr>
        <w:t>17</w:t>
      </w:r>
      <w:r w:rsidRPr="00224406">
        <w:rPr>
          <w:rFonts w:ascii="Helvetica" w:hAnsi="Helvetica" w:cs="Helvetica"/>
        </w:rPr>
        <w:t>. https://doi.org/10.3389/fncel.2023.1196182</w:t>
      </w:r>
    </w:p>
    <w:p w14:paraId="3320AB4A"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Tsuji, Y., &amp; Imaizumi, S. (2024). Autistic traits and speech perception in social and non-social noises.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14</w:t>
      </w:r>
      <w:r w:rsidRPr="00224406">
        <w:rPr>
          <w:rFonts w:ascii="Helvetica" w:hAnsi="Helvetica" w:cs="Helvetica"/>
        </w:rPr>
        <w:t>, 1414. https://doi.org/10.1038/s41598-024-52050-2</w:t>
      </w:r>
    </w:p>
    <w:p w14:paraId="0757F4D4"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Turi, M., Karaminis, T., Pellicano, E., &amp; Burr, D. (2016). No rapid audiovisual recalibration in adults on the autism spectrum.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6</w:t>
      </w:r>
      <w:r w:rsidRPr="00224406">
        <w:rPr>
          <w:rFonts w:ascii="Helvetica" w:hAnsi="Helvetica" w:cs="Helvetica"/>
        </w:rPr>
        <w:t>(1), 21756. https://doi.org/10.1038/srep21756</w:t>
      </w:r>
    </w:p>
    <w:p w14:paraId="54580C4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Vázquez, D., Maulhardt, S. R., Stalnaker, T. A., Solway, A., Charpentier, C. J., &amp; Roesch, M. R. (2024). Optogenetic Inhibition of Rat Anterior Cingulate Cortex Impairs the Ability to Initiate and Stay on Task. </w:t>
      </w:r>
      <w:r w:rsidRPr="00224406">
        <w:rPr>
          <w:rFonts w:ascii="Helvetica" w:hAnsi="Helvetica" w:cs="Helvetica"/>
          <w:i/>
          <w:iCs/>
        </w:rPr>
        <w:t>Journal of Neuroscience</w:t>
      </w:r>
      <w:r w:rsidRPr="00224406">
        <w:rPr>
          <w:rFonts w:ascii="Helvetica" w:hAnsi="Helvetica" w:cs="Helvetica"/>
        </w:rPr>
        <w:t xml:space="preserve">, </w:t>
      </w:r>
      <w:r w:rsidRPr="00224406">
        <w:rPr>
          <w:rFonts w:ascii="Helvetica" w:hAnsi="Helvetica" w:cs="Helvetica"/>
          <w:i/>
          <w:iCs/>
        </w:rPr>
        <w:t>44</w:t>
      </w:r>
      <w:r w:rsidRPr="00224406">
        <w:rPr>
          <w:rFonts w:ascii="Helvetica" w:hAnsi="Helvetica" w:cs="Helvetica"/>
        </w:rPr>
        <w:t>(20). https://doi.org/10.1523/JNEUROSCI.1850-23.2024</w:t>
      </w:r>
    </w:p>
    <w:p w14:paraId="50DCFB61"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Vázquez, D., Peña-Flores, N., Maulhardt, S. R., Solway, A., Charpentier, C. J., &amp; Roesch, M. R. (2024). Anterior cingulate cortex lesions impair multiple facets of task engagement not mediated by dorsomedial striatum neuron firing. </w:t>
      </w:r>
      <w:r w:rsidRPr="00224406">
        <w:rPr>
          <w:rFonts w:ascii="Helvetica" w:hAnsi="Helvetica" w:cs="Helvetica"/>
          <w:i/>
          <w:iCs/>
        </w:rPr>
        <w:t>Cerebral Cortex</w:t>
      </w:r>
      <w:r w:rsidRPr="00224406">
        <w:rPr>
          <w:rFonts w:ascii="Helvetica" w:hAnsi="Helvetica" w:cs="Helvetica"/>
        </w:rPr>
        <w:t xml:space="preserve">, </w:t>
      </w:r>
      <w:r w:rsidRPr="00224406">
        <w:rPr>
          <w:rFonts w:ascii="Helvetica" w:hAnsi="Helvetica" w:cs="Helvetica"/>
          <w:i/>
          <w:iCs/>
        </w:rPr>
        <w:t>34</w:t>
      </w:r>
      <w:r w:rsidRPr="00224406">
        <w:rPr>
          <w:rFonts w:ascii="Helvetica" w:hAnsi="Helvetica" w:cs="Helvetica"/>
        </w:rPr>
        <w:t>(8), bhae332. https://doi.org/10.1093/cercor/bhae332</w:t>
      </w:r>
    </w:p>
    <w:p w14:paraId="48A4996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Veale, R., Hafed, Z. M., &amp; Yoshida, M. (2017). How is visual salience computed in the brain? Insights from behaviour, neurobiology and modelling. </w:t>
      </w:r>
      <w:r w:rsidRPr="00224406">
        <w:rPr>
          <w:rFonts w:ascii="Helvetica" w:hAnsi="Helvetica" w:cs="Helvetica"/>
          <w:i/>
          <w:iCs/>
        </w:rPr>
        <w:t>Philosophical Transactions of the Royal Society B: Biological Sciences</w:t>
      </w:r>
      <w:r w:rsidRPr="00224406">
        <w:rPr>
          <w:rFonts w:ascii="Helvetica" w:hAnsi="Helvetica" w:cs="Helvetica"/>
        </w:rPr>
        <w:t xml:space="preserve">, </w:t>
      </w:r>
      <w:r w:rsidRPr="00224406">
        <w:rPr>
          <w:rFonts w:ascii="Helvetica" w:hAnsi="Helvetica" w:cs="Helvetica"/>
          <w:i/>
          <w:iCs/>
        </w:rPr>
        <w:t>372</w:t>
      </w:r>
      <w:r w:rsidRPr="00224406">
        <w:rPr>
          <w:rFonts w:ascii="Helvetica" w:hAnsi="Helvetica" w:cs="Helvetica"/>
        </w:rPr>
        <w:t>(1714), 20160113. https://doi.org/10.1098/rstb.2016.0113</w:t>
      </w:r>
    </w:p>
    <w:p w14:paraId="6D9E8E43"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Visser, E., Zwiers, M. P., Kan, C. C., Hoekstra, L., Opstal, A. J. van, &amp; Buitelaar, J. K. (2013). Atypical vertical sound localization and sound-onset sensitivity in people with autism spectrum disorders. </w:t>
      </w:r>
      <w:r w:rsidRPr="00224406">
        <w:rPr>
          <w:rFonts w:ascii="Helvetica" w:hAnsi="Helvetica" w:cs="Helvetica"/>
          <w:i/>
          <w:iCs/>
        </w:rPr>
        <w:t>Journal of Psychiatry &amp; Neuroscience : JPN</w:t>
      </w:r>
      <w:r w:rsidRPr="00224406">
        <w:rPr>
          <w:rFonts w:ascii="Helvetica" w:hAnsi="Helvetica" w:cs="Helvetica"/>
        </w:rPr>
        <w:t xml:space="preserve">, </w:t>
      </w:r>
      <w:r w:rsidRPr="00224406">
        <w:rPr>
          <w:rFonts w:ascii="Helvetica" w:hAnsi="Helvetica" w:cs="Helvetica"/>
          <w:i/>
          <w:iCs/>
        </w:rPr>
        <w:t>38</w:t>
      </w:r>
      <w:r w:rsidRPr="00224406">
        <w:rPr>
          <w:rFonts w:ascii="Helvetica" w:hAnsi="Helvetica" w:cs="Helvetica"/>
        </w:rPr>
        <w:t>(6), 398. https://doi.org/10.1503/jpn.120177</w:t>
      </w:r>
    </w:p>
    <w:p w14:paraId="76C48BD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Vogel, D. H. V., Jording, M., Esser, C., Conrad, A., Weiss, P. H., &amp; Vogeley, K. (2022). Temporal binding of social events less pronounced in individuals with Autism Spectrum Disorder.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12</w:t>
      </w:r>
      <w:r w:rsidRPr="00224406">
        <w:rPr>
          <w:rFonts w:ascii="Helvetica" w:hAnsi="Helvetica" w:cs="Helvetica"/>
        </w:rPr>
        <w:t>(1), 14853. https://doi.org/10.1038/s41598-022-19309-y</w:t>
      </w:r>
    </w:p>
    <w:p w14:paraId="6D3669E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Vogels, T. P., Froemke, R. C., Doyon, N., Gilson, M., Haas, J. S., Liu, R., Maffei, A., Miller, P., Wierenga, C. J., Woodin, M. A., Zenke, F., &amp; Sprekeler, H. (2013). Inhibitory synaptic plasticity: Spike timing-dependence and putative network function. </w:t>
      </w:r>
      <w:r w:rsidRPr="00224406">
        <w:rPr>
          <w:rFonts w:ascii="Helvetica" w:hAnsi="Helvetica" w:cs="Helvetica"/>
          <w:i/>
          <w:iCs/>
        </w:rPr>
        <w:t>Frontiers in Neural Circuits</w:t>
      </w:r>
      <w:r w:rsidRPr="00224406">
        <w:rPr>
          <w:rFonts w:ascii="Helvetica" w:hAnsi="Helvetica" w:cs="Helvetica"/>
        </w:rPr>
        <w:t xml:space="preserve">, </w:t>
      </w:r>
      <w:r w:rsidRPr="00224406">
        <w:rPr>
          <w:rFonts w:ascii="Helvetica" w:hAnsi="Helvetica" w:cs="Helvetica"/>
          <w:i/>
          <w:iCs/>
        </w:rPr>
        <w:t>7</w:t>
      </w:r>
      <w:r w:rsidRPr="00224406">
        <w:rPr>
          <w:rFonts w:ascii="Helvetica" w:hAnsi="Helvetica" w:cs="Helvetica"/>
        </w:rPr>
        <w:t>, 119. https://doi.org/10.3389/fncir.2013.00119</w:t>
      </w:r>
    </w:p>
    <w:p w14:paraId="5B8AEF2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Wallace, M. T., &amp; Stevenson, R. A. (2014). The construct of the multisensory temporal binding window and its dysregulation in developmental disabilities. </w:t>
      </w:r>
      <w:r w:rsidRPr="00224406">
        <w:rPr>
          <w:rFonts w:ascii="Helvetica" w:hAnsi="Helvetica" w:cs="Helvetica"/>
          <w:i/>
          <w:iCs/>
        </w:rPr>
        <w:t>Neuropsychologia</w:t>
      </w:r>
      <w:r w:rsidRPr="00224406">
        <w:rPr>
          <w:rFonts w:ascii="Helvetica" w:hAnsi="Helvetica" w:cs="Helvetica"/>
        </w:rPr>
        <w:t xml:space="preserve">, </w:t>
      </w:r>
      <w:r w:rsidRPr="00224406">
        <w:rPr>
          <w:rFonts w:ascii="Helvetica" w:hAnsi="Helvetica" w:cs="Helvetica"/>
          <w:i/>
          <w:iCs/>
        </w:rPr>
        <w:t>64</w:t>
      </w:r>
      <w:r w:rsidRPr="00224406">
        <w:rPr>
          <w:rFonts w:ascii="Helvetica" w:hAnsi="Helvetica" w:cs="Helvetica"/>
        </w:rPr>
        <w:t>, 105–123. https://doi.org/10.1016/j.neuropsychologia.2014.08.005</w:t>
      </w:r>
    </w:p>
    <w:p w14:paraId="7C04C82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Wang, L., McAlonan, K., Goldstein, S., Gerfen, C. R., &amp; Krauzlis, R. J. (2020). A Causal Role for Mouse Superior Colliculus in Visual Perceptual Decision-Making. </w:t>
      </w:r>
      <w:r w:rsidRPr="00224406">
        <w:rPr>
          <w:rFonts w:ascii="Helvetica" w:hAnsi="Helvetica" w:cs="Helvetica"/>
          <w:i/>
          <w:iCs/>
        </w:rPr>
        <w:t>The Journal of Neuroscience: The Official Journal of the Society for Neuroscience</w:t>
      </w:r>
      <w:r w:rsidRPr="00224406">
        <w:rPr>
          <w:rFonts w:ascii="Helvetica" w:hAnsi="Helvetica" w:cs="Helvetica"/>
        </w:rPr>
        <w:t xml:space="preserve">, </w:t>
      </w:r>
      <w:r w:rsidRPr="00224406">
        <w:rPr>
          <w:rFonts w:ascii="Helvetica" w:hAnsi="Helvetica" w:cs="Helvetica"/>
          <w:i/>
          <w:iCs/>
        </w:rPr>
        <w:t>40</w:t>
      </w:r>
      <w:r w:rsidRPr="00224406">
        <w:rPr>
          <w:rFonts w:ascii="Helvetica" w:hAnsi="Helvetica" w:cs="Helvetica"/>
        </w:rPr>
        <w:t>(19), 3768–3782. https://doi.org/10.1523/JNEUROSCI.2642-19.2020</w:t>
      </w:r>
    </w:p>
    <w:p w14:paraId="5E80B54C"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Wang, X.-J. (1999). Synaptic Basis of Cortical Persistent Activity: The Importance of NMDA Receptors to Working Memory. </w:t>
      </w:r>
      <w:r w:rsidRPr="00224406">
        <w:rPr>
          <w:rFonts w:ascii="Helvetica" w:hAnsi="Helvetica" w:cs="Helvetica"/>
          <w:i/>
          <w:iCs/>
        </w:rPr>
        <w:t>Journal of Neuroscience</w:t>
      </w:r>
      <w:r w:rsidRPr="00224406">
        <w:rPr>
          <w:rFonts w:ascii="Helvetica" w:hAnsi="Helvetica" w:cs="Helvetica"/>
        </w:rPr>
        <w:t xml:space="preserve">, </w:t>
      </w:r>
      <w:r w:rsidRPr="00224406">
        <w:rPr>
          <w:rFonts w:ascii="Helvetica" w:hAnsi="Helvetica" w:cs="Helvetica"/>
          <w:i/>
          <w:iCs/>
        </w:rPr>
        <w:t>19</w:t>
      </w:r>
      <w:r w:rsidRPr="00224406">
        <w:rPr>
          <w:rFonts w:ascii="Helvetica" w:hAnsi="Helvetica" w:cs="Helvetica"/>
        </w:rPr>
        <w:t>(21), 9587–9603. https://doi.org/10.1523/JNEUROSCI.19-21-09587.1999</w:t>
      </w:r>
    </w:p>
    <w:p w14:paraId="0AB81920"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Weiland, R. F., Polderman, T. J., Smit, D. J., Begeer, S., &amp; Van der Burg, E. (2023). No differences between adults with and without autism in audiovisual synchrony perception. </w:t>
      </w:r>
      <w:r w:rsidRPr="00224406">
        <w:rPr>
          <w:rFonts w:ascii="Helvetica" w:hAnsi="Helvetica" w:cs="Helvetica"/>
          <w:i/>
          <w:iCs/>
        </w:rPr>
        <w:t>Autism: The International Journal of Research and Practice</w:t>
      </w:r>
      <w:r w:rsidRPr="00224406">
        <w:rPr>
          <w:rFonts w:ascii="Helvetica" w:hAnsi="Helvetica" w:cs="Helvetica"/>
        </w:rPr>
        <w:t xml:space="preserve">, </w:t>
      </w:r>
      <w:r w:rsidRPr="00224406">
        <w:rPr>
          <w:rFonts w:ascii="Helvetica" w:hAnsi="Helvetica" w:cs="Helvetica"/>
          <w:i/>
          <w:iCs/>
        </w:rPr>
        <w:t>27</w:t>
      </w:r>
      <w:r w:rsidRPr="00224406">
        <w:rPr>
          <w:rFonts w:ascii="Helvetica" w:hAnsi="Helvetica" w:cs="Helvetica"/>
        </w:rPr>
        <w:t>(4), 927–937. https://doi.org/10.1177/13623613221121414</w:t>
      </w:r>
    </w:p>
    <w:p w14:paraId="53A8A56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Wiemann, P. F. V., Kneib, T., &amp; Hambuckers, J. (2024). Using the softplus function to construct alternative link functions in generalized linear models and beyond. </w:t>
      </w:r>
      <w:r w:rsidRPr="00224406">
        <w:rPr>
          <w:rFonts w:ascii="Helvetica" w:hAnsi="Helvetica" w:cs="Helvetica"/>
          <w:i/>
          <w:iCs/>
        </w:rPr>
        <w:t>Statistical Papers</w:t>
      </w:r>
      <w:r w:rsidRPr="00224406">
        <w:rPr>
          <w:rFonts w:ascii="Helvetica" w:hAnsi="Helvetica" w:cs="Helvetica"/>
        </w:rPr>
        <w:t xml:space="preserve">, </w:t>
      </w:r>
      <w:r w:rsidRPr="00224406">
        <w:rPr>
          <w:rFonts w:ascii="Helvetica" w:hAnsi="Helvetica" w:cs="Helvetica"/>
          <w:i/>
          <w:iCs/>
        </w:rPr>
        <w:t>65</w:t>
      </w:r>
      <w:r w:rsidRPr="00224406">
        <w:rPr>
          <w:rFonts w:ascii="Helvetica" w:hAnsi="Helvetica" w:cs="Helvetica"/>
        </w:rPr>
        <w:t>(5), 3155–3180. https://doi.org/10.1007/s00362-023-01509-x</w:t>
      </w:r>
    </w:p>
    <w:p w14:paraId="07DE7D3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Wilson, N. R., Runyan, C. A., Wang, F. L., &amp; Sur, M. (2012). Division and subtraction by distinct cortical inhibitory networks in vivo. </w:t>
      </w:r>
      <w:r w:rsidRPr="00224406">
        <w:rPr>
          <w:rFonts w:ascii="Helvetica" w:hAnsi="Helvetica" w:cs="Helvetica"/>
          <w:i/>
          <w:iCs/>
        </w:rPr>
        <w:t>Nature</w:t>
      </w:r>
      <w:r w:rsidRPr="00224406">
        <w:rPr>
          <w:rFonts w:ascii="Helvetica" w:hAnsi="Helvetica" w:cs="Helvetica"/>
        </w:rPr>
        <w:t xml:space="preserve">, </w:t>
      </w:r>
      <w:r w:rsidRPr="00224406">
        <w:rPr>
          <w:rFonts w:ascii="Helvetica" w:hAnsi="Helvetica" w:cs="Helvetica"/>
          <w:i/>
          <w:iCs/>
        </w:rPr>
        <w:t>488</w:t>
      </w:r>
      <w:r w:rsidRPr="00224406">
        <w:rPr>
          <w:rFonts w:ascii="Helvetica" w:hAnsi="Helvetica" w:cs="Helvetica"/>
        </w:rPr>
        <w:t>(7411), 343–348. https://doi.org/10.1038/nature11347</w:t>
      </w:r>
    </w:p>
    <w:p w14:paraId="7D779407"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Witten, I. B., Knudsen, E. I., &amp; Sompolinsky, H. (2008). A Hebbian Learning Rule Mediates Asymmetric Plasticity in Aligning Sensory Representations. </w:t>
      </w:r>
      <w:r w:rsidRPr="00224406">
        <w:rPr>
          <w:rFonts w:ascii="Helvetica" w:hAnsi="Helvetica" w:cs="Helvetica"/>
          <w:i/>
          <w:iCs/>
        </w:rPr>
        <w:t>Journal of Neurophysiology</w:t>
      </w:r>
      <w:r w:rsidRPr="00224406">
        <w:rPr>
          <w:rFonts w:ascii="Helvetica" w:hAnsi="Helvetica" w:cs="Helvetica"/>
        </w:rPr>
        <w:t xml:space="preserve">, </w:t>
      </w:r>
      <w:r w:rsidRPr="00224406">
        <w:rPr>
          <w:rFonts w:ascii="Helvetica" w:hAnsi="Helvetica" w:cs="Helvetica"/>
          <w:i/>
          <w:iCs/>
        </w:rPr>
        <w:t>100</w:t>
      </w:r>
      <w:r w:rsidRPr="00224406">
        <w:rPr>
          <w:rFonts w:ascii="Helvetica" w:hAnsi="Helvetica" w:cs="Helvetica"/>
        </w:rPr>
        <w:t>(2), 1067. https://doi.org/10.1152/jn.00013.2008</w:t>
      </w:r>
    </w:p>
    <w:p w14:paraId="6F76CEF2"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Wolf, A. B., Lintz, M. J., Costabile, J. D., Thompson, J. A., Stubblefield, E. A., &amp; Felsen, G. (2015). An integrative role for the superior colliculus in selecting targets for movements. </w:t>
      </w:r>
      <w:r w:rsidRPr="00224406">
        <w:rPr>
          <w:rFonts w:ascii="Helvetica" w:hAnsi="Helvetica" w:cs="Helvetica"/>
          <w:i/>
          <w:iCs/>
        </w:rPr>
        <w:t>Journal of Neurophysiology</w:t>
      </w:r>
      <w:r w:rsidRPr="00224406">
        <w:rPr>
          <w:rFonts w:ascii="Helvetica" w:hAnsi="Helvetica" w:cs="Helvetica"/>
        </w:rPr>
        <w:t xml:space="preserve">, </w:t>
      </w:r>
      <w:r w:rsidRPr="00224406">
        <w:rPr>
          <w:rFonts w:ascii="Helvetica" w:hAnsi="Helvetica" w:cs="Helvetica"/>
          <w:i/>
          <w:iCs/>
        </w:rPr>
        <w:t>114</w:t>
      </w:r>
      <w:r w:rsidRPr="00224406">
        <w:rPr>
          <w:rFonts w:ascii="Helvetica" w:hAnsi="Helvetica" w:cs="Helvetica"/>
        </w:rPr>
        <w:t>(4), 2118. https://doi.org/10.1152/jn.00262.2015</w:t>
      </w:r>
    </w:p>
    <w:p w14:paraId="3BEE043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Wolff, S. B. E., &amp; Ölveczky, B. P. (2018). The promise and perils of causal circuit manipulations. </w:t>
      </w:r>
      <w:r w:rsidRPr="00224406">
        <w:rPr>
          <w:rFonts w:ascii="Helvetica" w:hAnsi="Helvetica" w:cs="Helvetica"/>
          <w:i/>
          <w:iCs/>
        </w:rPr>
        <w:t>Current Opinion in Neurobiology</w:t>
      </w:r>
      <w:r w:rsidRPr="00224406">
        <w:rPr>
          <w:rFonts w:ascii="Helvetica" w:hAnsi="Helvetica" w:cs="Helvetica"/>
        </w:rPr>
        <w:t xml:space="preserve">, </w:t>
      </w:r>
      <w:r w:rsidRPr="00224406">
        <w:rPr>
          <w:rFonts w:ascii="Helvetica" w:hAnsi="Helvetica" w:cs="Helvetica"/>
          <w:i/>
          <w:iCs/>
        </w:rPr>
        <w:t>49</w:t>
      </w:r>
      <w:r w:rsidRPr="00224406">
        <w:rPr>
          <w:rFonts w:ascii="Helvetica" w:hAnsi="Helvetica" w:cs="Helvetica"/>
        </w:rPr>
        <w:t>, 84–94. https://doi.org/10.1016/j.conb.2018.01.004</w:t>
      </w:r>
    </w:p>
    <w:p w14:paraId="3525686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Won, H., Lee, H.-R., Gee, H. Y., Mah, W., Kim, J.-I., Lee, J., Ha, S., Chung, C., Jung, E. S., Cho, Y. S., Park, S.-G., Lee, J.-S., Lee, K., Kim, D., Bae, Y. C., Kaang, B.-K., Lee, M. G., &amp; Kim, E. (2012). Autistic-like social behaviour in Shank2-mutant mice improved by restoring NMDA receptor function. </w:t>
      </w:r>
      <w:r w:rsidRPr="00224406">
        <w:rPr>
          <w:rFonts w:ascii="Helvetica" w:hAnsi="Helvetica" w:cs="Helvetica"/>
          <w:i/>
          <w:iCs/>
        </w:rPr>
        <w:t>Nature</w:t>
      </w:r>
      <w:r w:rsidRPr="00224406">
        <w:rPr>
          <w:rFonts w:ascii="Helvetica" w:hAnsi="Helvetica" w:cs="Helvetica"/>
        </w:rPr>
        <w:t xml:space="preserve">, </w:t>
      </w:r>
      <w:r w:rsidRPr="00224406">
        <w:rPr>
          <w:rFonts w:ascii="Helvetica" w:hAnsi="Helvetica" w:cs="Helvetica"/>
          <w:i/>
          <w:iCs/>
        </w:rPr>
        <w:t>486</w:t>
      </w:r>
      <w:r w:rsidRPr="00224406">
        <w:rPr>
          <w:rFonts w:ascii="Helvetica" w:hAnsi="Helvetica" w:cs="Helvetica"/>
        </w:rPr>
        <w:t>(7402), 261–265. https://doi.org/10.1038/nature11208</w:t>
      </w:r>
    </w:p>
    <w:p w14:paraId="77234C3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Wu, J., d’Hollande, A., Du, H., &amp; Rozenberg, M. (2025). Dynamics of neural motifs realized with a minimal memristive neurosynaptic unit. </w:t>
      </w:r>
      <w:r w:rsidRPr="00224406">
        <w:rPr>
          <w:rFonts w:ascii="Helvetica" w:hAnsi="Helvetica" w:cs="Helvetica"/>
          <w:i/>
          <w:iCs/>
        </w:rPr>
        <w:t>Physical Review Applied</w:t>
      </w:r>
      <w:r w:rsidRPr="00224406">
        <w:rPr>
          <w:rFonts w:ascii="Helvetica" w:hAnsi="Helvetica" w:cs="Helvetica"/>
        </w:rPr>
        <w:t xml:space="preserve">, </w:t>
      </w:r>
      <w:r w:rsidRPr="00224406">
        <w:rPr>
          <w:rFonts w:ascii="Helvetica" w:hAnsi="Helvetica" w:cs="Helvetica"/>
          <w:i/>
          <w:iCs/>
        </w:rPr>
        <w:t>23</w:t>
      </w:r>
      <w:r w:rsidRPr="00224406">
        <w:rPr>
          <w:rFonts w:ascii="Helvetica" w:hAnsi="Helvetica" w:cs="Helvetica"/>
        </w:rPr>
        <w:t>(3), 034030. https://doi.org/10.1103/PhysRevApplied.23.034030</w:t>
      </w:r>
    </w:p>
    <w:p w14:paraId="20301CD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Wu, Y. K., Hengen, K. B., Turrigiano, G. G., &amp; Gjorgjieva, J. (2020). Homeostatic mechanisms regulate distinct aspects of cortical circuit dynamics. </w:t>
      </w:r>
      <w:r w:rsidRPr="00224406">
        <w:rPr>
          <w:rFonts w:ascii="Helvetica" w:hAnsi="Helvetica" w:cs="Helvetica"/>
          <w:i/>
          <w:iCs/>
        </w:rPr>
        <w:t>Proceedings of the National Academy of Sciences of the United States of America</w:t>
      </w:r>
      <w:r w:rsidRPr="00224406">
        <w:rPr>
          <w:rFonts w:ascii="Helvetica" w:hAnsi="Helvetica" w:cs="Helvetica"/>
        </w:rPr>
        <w:t xml:space="preserve">, </w:t>
      </w:r>
      <w:r w:rsidRPr="00224406">
        <w:rPr>
          <w:rFonts w:ascii="Helvetica" w:hAnsi="Helvetica" w:cs="Helvetica"/>
          <w:i/>
          <w:iCs/>
        </w:rPr>
        <w:t>117</w:t>
      </w:r>
      <w:r w:rsidRPr="00224406">
        <w:rPr>
          <w:rFonts w:ascii="Helvetica" w:hAnsi="Helvetica" w:cs="Helvetica"/>
        </w:rPr>
        <w:t>(39), 24514. https://doi.org/10.1073/pnas.1918368117</w:t>
      </w:r>
    </w:p>
    <w:p w14:paraId="70D05BB8"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Zannone, S., Brzosko, Z., Paulsen, O., &amp; Clopath, C. (2018). Acetylcholine-modulated plasticity in reward-driven navigation: A computational study. </w:t>
      </w:r>
      <w:r w:rsidRPr="00224406">
        <w:rPr>
          <w:rFonts w:ascii="Helvetica" w:hAnsi="Helvetica" w:cs="Helvetica"/>
          <w:i/>
          <w:iCs/>
        </w:rPr>
        <w:t>Scientific Reports</w:t>
      </w:r>
      <w:r w:rsidRPr="00224406">
        <w:rPr>
          <w:rFonts w:ascii="Helvetica" w:hAnsi="Helvetica" w:cs="Helvetica"/>
        </w:rPr>
        <w:t xml:space="preserve">, </w:t>
      </w:r>
      <w:r w:rsidRPr="00224406">
        <w:rPr>
          <w:rFonts w:ascii="Helvetica" w:hAnsi="Helvetica" w:cs="Helvetica"/>
          <w:i/>
          <w:iCs/>
        </w:rPr>
        <w:t>8</w:t>
      </w:r>
      <w:r w:rsidRPr="00224406">
        <w:rPr>
          <w:rFonts w:ascii="Helvetica" w:hAnsi="Helvetica" w:cs="Helvetica"/>
        </w:rPr>
        <w:t>, 9486. https://doi.org/10.1038/s41598-018-27393-2</w:t>
      </w:r>
    </w:p>
    <w:p w14:paraId="045B9157"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lastRenderedPageBreak/>
        <w:t xml:space="preserve">Zenke, F., &amp; Gerstner, W. (2014). Limits to high-speed simulations of spiking neural networks using general-purpose computers. </w:t>
      </w:r>
      <w:r w:rsidRPr="00224406">
        <w:rPr>
          <w:rFonts w:ascii="Helvetica" w:hAnsi="Helvetica" w:cs="Helvetica"/>
          <w:i/>
          <w:iCs/>
        </w:rPr>
        <w:t>Frontiers in Neuroinformatics</w:t>
      </w:r>
      <w:r w:rsidRPr="00224406">
        <w:rPr>
          <w:rFonts w:ascii="Helvetica" w:hAnsi="Helvetica" w:cs="Helvetica"/>
        </w:rPr>
        <w:t xml:space="preserve">, </w:t>
      </w:r>
      <w:r w:rsidRPr="00224406">
        <w:rPr>
          <w:rFonts w:ascii="Helvetica" w:hAnsi="Helvetica" w:cs="Helvetica"/>
          <w:i/>
          <w:iCs/>
        </w:rPr>
        <w:t>8</w:t>
      </w:r>
      <w:r w:rsidRPr="00224406">
        <w:rPr>
          <w:rFonts w:ascii="Helvetica" w:hAnsi="Helvetica" w:cs="Helvetica"/>
        </w:rPr>
        <w:t>. https://doi.org/10.3389/fninf.2014.00076</w:t>
      </w:r>
    </w:p>
    <w:p w14:paraId="47E374D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Zenke, F., Gerstner, W., &amp; Ganguli, S. (2017). The temporal paradox of Hebbian learning and homeostatic plasticity. </w:t>
      </w:r>
      <w:r w:rsidRPr="00224406">
        <w:rPr>
          <w:rFonts w:ascii="Helvetica" w:hAnsi="Helvetica" w:cs="Helvetica"/>
          <w:i/>
          <w:iCs/>
        </w:rPr>
        <w:t>Current Opinion in Neurobiology</w:t>
      </w:r>
      <w:r w:rsidRPr="00224406">
        <w:rPr>
          <w:rFonts w:ascii="Helvetica" w:hAnsi="Helvetica" w:cs="Helvetica"/>
        </w:rPr>
        <w:t xml:space="preserve">, </w:t>
      </w:r>
      <w:r w:rsidRPr="00224406">
        <w:rPr>
          <w:rFonts w:ascii="Helvetica" w:hAnsi="Helvetica" w:cs="Helvetica"/>
          <w:i/>
          <w:iCs/>
        </w:rPr>
        <w:t>43</w:t>
      </w:r>
      <w:r w:rsidRPr="00224406">
        <w:rPr>
          <w:rFonts w:ascii="Helvetica" w:hAnsi="Helvetica" w:cs="Helvetica"/>
        </w:rPr>
        <w:t>, 166–176. https://doi.org/10.1016/j.conb.2017.03.015</w:t>
      </w:r>
    </w:p>
    <w:p w14:paraId="7C0766A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Zerbi, V., Pagani, M., Markicevic, M., Matteoli, M., Pozzi, D., Fagiolini, M., Bozzi, Y., Galbusera, A., Scattoni, M. L., Provenzano, G., Banerjee, A., Helmchen, F., Basson, M. A., Ellegood, J., Lerch, J. P., Rudin, M., Gozzi, A., &amp; Wenderoth, N. (2021). Brain mapping across 16 autism mouse models reveals a spectrum of functional connectivity subtypes. </w:t>
      </w:r>
      <w:r w:rsidRPr="00224406">
        <w:rPr>
          <w:rFonts w:ascii="Helvetica" w:hAnsi="Helvetica" w:cs="Helvetica"/>
          <w:i/>
          <w:iCs/>
        </w:rPr>
        <w:t>Molecular Psychiatry</w:t>
      </w:r>
      <w:r w:rsidRPr="00224406">
        <w:rPr>
          <w:rFonts w:ascii="Helvetica" w:hAnsi="Helvetica" w:cs="Helvetica"/>
        </w:rPr>
        <w:t xml:space="preserve">, </w:t>
      </w:r>
      <w:r w:rsidRPr="00224406">
        <w:rPr>
          <w:rFonts w:ascii="Helvetica" w:hAnsi="Helvetica" w:cs="Helvetica"/>
          <w:i/>
          <w:iCs/>
        </w:rPr>
        <w:t>26</w:t>
      </w:r>
      <w:r w:rsidRPr="00224406">
        <w:rPr>
          <w:rFonts w:ascii="Helvetica" w:hAnsi="Helvetica" w:cs="Helvetica"/>
        </w:rPr>
        <w:t>(12), 7610–7620. https://doi.org/10.1038/s41380-021-01245-4</w:t>
      </w:r>
    </w:p>
    <w:p w14:paraId="42FAE89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Zhang-Hooks, Y., Agarwal, A., Mishina, M., &amp; Bergles, D. E. (2016). NMDA Receptors Enhance Spontaneous Activity and Promote Neuronal Survival in the Developing Cochlea. </w:t>
      </w:r>
      <w:r w:rsidRPr="00224406">
        <w:rPr>
          <w:rFonts w:ascii="Helvetica" w:hAnsi="Helvetica" w:cs="Helvetica"/>
          <w:i/>
          <w:iCs/>
        </w:rPr>
        <w:t>Neuron</w:t>
      </w:r>
      <w:r w:rsidRPr="00224406">
        <w:rPr>
          <w:rFonts w:ascii="Helvetica" w:hAnsi="Helvetica" w:cs="Helvetica"/>
        </w:rPr>
        <w:t xml:space="preserve">, </w:t>
      </w:r>
      <w:r w:rsidRPr="00224406">
        <w:rPr>
          <w:rFonts w:ascii="Helvetica" w:hAnsi="Helvetica" w:cs="Helvetica"/>
          <w:i/>
          <w:iCs/>
        </w:rPr>
        <w:t>89</w:t>
      </w:r>
      <w:r w:rsidRPr="00224406">
        <w:rPr>
          <w:rFonts w:ascii="Helvetica" w:hAnsi="Helvetica" w:cs="Helvetica"/>
        </w:rPr>
        <w:t>(2), 337–350. https://doi.org/10.1016/j.neuron.2015.12.016</w:t>
      </w:r>
    </w:p>
    <w:p w14:paraId="2EBAD34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Zhao, H., Peters, J. H., Zhu, M., Page, S. J., Ritter, R. C., &amp; Appleyard, S. M. (2014). Frequency-dependent facilitation of synaptic throughput via postsynaptic NMDA receptors in the nucleus of the solitary tract. </w:t>
      </w:r>
      <w:r w:rsidRPr="00224406">
        <w:rPr>
          <w:rFonts w:ascii="Helvetica" w:hAnsi="Helvetica" w:cs="Helvetica"/>
          <w:i/>
          <w:iCs/>
        </w:rPr>
        <w:t>The Journal of Physiology</w:t>
      </w:r>
      <w:r w:rsidRPr="00224406">
        <w:rPr>
          <w:rFonts w:ascii="Helvetica" w:hAnsi="Helvetica" w:cs="Helvetica"/>
        </w:rPr>
        <w:t xml:space="preserve">, </w:t>
      </w:r>
      <w:r w:rsidRPr="00224406">
        <w:rPr>
          <w:rFonts w:ascii="Helvetica" w:hAnsi="Helvetica" w:cs="Helvetica"/>
          <w:i/>
          <w:iCs/>
        </w:rPr>
        <w:t>593</w:t>
      </w:r>
      <w:r w:rsidRPr="00224406">
        <w:rPr>
          <w:rFonts w:ascii="Helvetica" w:hAnsi="Helvetica" w:cs="Helvetica"/>
        </w:rPr>
        <w:t>(Pt 1), 111. https://doi.org/10.1113/jphysiol.2013.258103</w:t>
      </w:r>
    </w:p>
    <w:p w14:paraId="504861D9"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Zhou, H., Cai, X., Weigl, M., Bang, P., Cheung, E. F. C., &amp; Chan, R. C. K. (2018). Multisensory temporal binding window in autism spectrum disorders and schizophrenia spectrum disorders: A systematic review and meta-analysis. </w:t>
      </w:r>
      <w:r w:rsidRPr="00224406">
        <w:rPr>
          <w:rFonts w:ascii="Helvetica" w:hAnsi="Helvetica" w:cs="Helvetica"/>
          <w:i/>
          <w:iCs/>
        </w:rPr>
        <w:t>Neuroscience &amp; Biobehavioral Reviews</w:t>
      </w:r>
      <w:r w:rsidRPr="00224406">
        <w:rPr>
          <w:rFonts w:ascii="Helvetica" w:hAnsi="Helvetica" w:cs="Helvetica"/>
        </w:rPr>
        <w:t xml:space="preserve">, </w:t>
      </w:r>
      <w:r w:rsidRPr="00224406">
        <w:rPr>
          <w:rFonts w:ascii="Helvetica" w:hAnsi="Helvetica" w:cs="Helvetica"/>
          <w:i/>
          <w:iCs/>
        </w:rPr>
        <w:t>86</w:t>
      </w:r>
      <w:r w:rsidRPr="00224406">
        <w:rPr>
          <w:rFonts w:ascii="Helvetica" w:hAnsi="Helvetica" w:cs="Helvetica"/>
        </w:rPr>
        <w:t>, 66–76. https://doi.org/10.1016/j.neubiorev.2017.12.013</w:t>
      </w:r>
    </w:p>
    <w:p w14:paraId="03DEA2DE"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Zoicas, I., &amp; Kornhuber, J. (2019). The Role of the N-Methyl-D-Aspartate Receptors in Social Behavior in Rodents. </w:t>
      </w:r>
      <w:r w:rsidRPr="00224406">
        <w:rPr>
          <w:rFonts w:ascii="Helvetica" w:hAnsi="Helvetica" w:cs="Helvetica"/>
          <w:i/>
          <w:iCs/>
        </w:rPr>
        <w:t>International Journal of Molecular Sciences</w:t>
      </w:r>
      <w:r w:rsidRPr="00224406">
        <w:rPr>
          <w:rFonts w:ascii="Helvetica" w:hAnsi="Helvetica" w:cs="Helvetica"/>
        </w:rPr>
        <w:t xml:space="preserve">, </w:t>
      </w:r>
      <w:r w:rsidRPr="00224406">
        <w:rPr>
          <w:rFonts w:ascii="Helvetica" w:hAnsi="Helvetica" w:cs="Helvetica"/>
          <w:i/>
          <w:iCs/>
        </w:rPr>
        <w:t>20</w:t>
      </w:r>
      <w:r w:rsidRPr="00224406">
        <w:rPr>
          <w:rFonts w:ascii="Helvetica" w:hAnsi="Helvetica" w:cs="Helvetica"/>
        </w:rPr>
        <w:t>(22), 5599. https://doi.org/10.3390/ijms20225599</w:t>
      </w:r>
    </w:p>
    <w:p w14:paraId="0F1ADABF"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Zoodsma, J. D., Keegan, E. J., Moody, G. R., Bhandiwad, A. A., Napoli, A. J., Burgess, H. A., Wollmuth, L. P., &amp; Sirotkin, H. I. (2022). Disruption of grin2B, an ASD-associated gene, produces social deficits in zebrafish. </w:t>
      </w:r>
      <w:r w:rsidRPr="00224406">
        <w:rPr>
          <w:rFonts w:ascii="Helvetica" w:hAnsi="Helvetica" w:cs="Helvetica"/>
          <w:i/>
          <w:iCs/>
        </w:rPr>
        <w:t>Molecular Autism</w:t>
      </w:r>
      <w:r w:rsidRPr="00224406">
        <w:rPr>
          <w:rFonts w:ascii="Helvetica" w:hAnsi="Helvetica" w:cs="Helvetica"/>
        </w:rPr>
        <w:t xml:space="preserve">, </w:t>
      </w:r>
      <w:r w:rsidRPr="00224406">
        <w:rPr>
          <w:rFonts w:ascii="Helvetica" w:hAnsi="Helvetica" w:cs="Helvetica"/>
          <w:i/>
          <w:iCs/>
        </w:rPr>
        <w:t>13</w:t>
      </w:r>
      <w:r w:rsidRPr="00224406">
        <w:rPr>
          <w:rFonts w:ascii="Helvetica" w:hAnsi="Helvetica" w:cs="Helvetica"/>
        </w:rPr>
        <w:t>(1), 38. https://doi.org/10.1186/s13229-022-00516-3</w:t>
      </w:r>
    </w:p>
    <w:p w14:paraId="1446786D" w14:textId="77777777" w:rsidR="00224406" w:rsidRPr="00224406" w:rsidRDefault="00224406" w:rsidP="00224406">
      <w:pPr>
        <w:pStyle w:val="Bibliography"/>
        <w:jc w:val="both"/>
        <w:rPr>
          <w:rFonts w:ascii="Helvetica" w:hAnsi="Helvetica" w:cs="Helvetica"/>
        </w:rPr>
      </w:pPr>
      <w:r w:rsidRPr="00224406">
        <w:rPr>
          <w:rFonts w:ascii="Helvetica" w:hAnsi="Helvetica" w:cs="Helvetica"/>
        </w:rPr>
        <w:t xml:space="preserve">Zwaigenbaum, L., Bryson, S., Rogers, T., Roberts, W., Brian, J., &amp; Szatmari, P. (2005). Behavioral manifestations of autism in the first year of life. </w:t>
      </w:r>
      <w:r w:rsidRPr="00224406">
        <w:rPr>
          <w:rFonts w:ascii="Helvetica" w:hAnsi="Helvetica" w:cs="Helvetica"/>
          <w:i/>
          <w:iCs/>
        </w:rPr>
        <w:t>International Journal of Developmental Neuroscience: The Official Journal of the International Society for Developmental Neuroscience</w:t>
      </w:r>
      <w:r w:rsidRPr="00224406">
        <w:rPr>
          <w:rFonts w:ascii="Helvetica" w:hAnsi="Helvetica" w:cs="Helvetica"/>
        </w:rPr>
        <w:t xml:space="preserve">, </w:t>
      </w:r>
      <w:r w:rsidRPr="00224406">
        <w:rPr>
          <w:rFonts w:ascii="Helvetica" w:hAnsi="Helvetica" w:cs="Helvetica"/>
          <w:i/>
          <w:iCs/>
        </w:rPr>
        <w:t>23</w:t>
      </w:r>
      <w:r w:rsidRPr="00224406">
        <w:rPr>
          <w:rFonts w:ascii="Helvetica" w:hAnsi="Helvetica" w:cs="Helvetica"/>
        </w:rPr>
        <w:t>(2–3), 143–152. https://doi.org/10.1016/j.ijdevneu.2004.05.001</w:t>
      </w:r>
    </w:p>
    <w:p w14:paraId="73D3A385" w14:textId="41845D8B" w:rsidR="00E13E47" w:rsidRPr="00E13E47" w:rsidRDefault="00E13E47" w:rsidP="00224406">
      <w:pPr>
        <w:spacing w:line="360" w:lineRule="auto"/>
        <w:jc w:val="both"/>
        <w:rPr>
          <w:rFonts w:ascii="Helvetica" w:eastAsiaTheme="minorEastAsia" w:hAnsi="Helvetica" w:cs="Helvetica"/>
        </w:rPr>
      </w:pPr>
      <w:r w:rsidRPr="00224406">
        <w:rPr>
          <w:rFonts w:ascii="Helvetica" w:eastAsiaTheme="minorEastAsia" w:hAnsi="Helvetica" w:cs="Helvetica"/>
        </w:rPr>
        <w:fldChar w:fldCharType="end"/>
      </w:r>
    </w:p>
    <w:p w14:paraId="6215B333" w14:textId="54700928" w:rsidR="00253AFF" w:rsidRDefault="00253AFF">
      <w:r>
        <w:lastRenderedPageBreak/>
        <w:br w:type="page"/>
      </w:r>
    </w:p>
    <w:p w14:paraId="691C31C0" w14:textId="637FD542" w:rsidR="0E08FC74" w:rsidRPr="00A44C72" w:rsidRDefault="00253AFF" w:rsidP="00326A29">
      <w:pPr>
        <w:rPr>
          <w:b/>
          <w:bCs/>
          <w:sz w:val="28"/>
          <w:szCs w:val="28"/>
        </w:rPr>
      </w:pPr>
      <w:r w:rsidRPr="00A44C72">
        <w:rPr>
          <w:b/>
          <w:bCs/>
          <w:sz w:val="28"/>
          <w:szCs w:val="28"/>
        </w:rPr>
        <w:lastRenderedPageBreak/>
        <w:t>Supplementary Figures</w:t>
      </w:r>
    </w:p>
    <w:p w14:paraId="17701518" w14:textId="3C25E316" w:rsidR="00253AFF" w:rsidRDefault="00253AFF" w:rsidP="004B204F">
      <w:pPr>
        <w:snapToGrid w:val="0"/>
        <w:spacing w:after="0" w:line="240" w:lineRule="auto"/>
        <w:jc w:val="center"/>
        <w:rPr>
          <w:b/>
          <w:bCs/>
        </w:rPr>
      </w:pPr>
      <w:r>
        <w:rPr>
          <w:b/>
          <w:bCs/>
          <w:noProof/>
        </w:rPr>
        <w:drawing>
          <wp:inline distT="0" distB="0" distL="0" distR="0" wp14:anchorId="14858708" wp14:editId="7122490A">
            <wp:extent cx="5265683" cy="3473110"/>
            <wp:effectExtent l="0" t="0" r="0" b="0"/>
            <wp:docPr id="90323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35192" name="Graphic 903235192"/>
                    <pic:cNvPicPr/>
                  </pic:nvPicPr>
                  <pic:blipFill>
                    <a:blip r:embed="rId22">
                      <a:extLst>
                        <a:ext uri="{96DAC541-7B7A-43D3-8B79-37D633B846F1}">
                          <asvg:svgBlip xmlns:asvg="http://schemas.microsoft.com/office/drawing/2016/SVG/main" r:embed="rId23"/>
                        </a:ext>
                      </a:extLst>
                    </a:blip>
                    <a:stretch>
                      <a:fillRect/>
                    </a:stretch>
                  </pic:blipFill>
                  <pic:spPr>
                    <a:xfrm>
                      <a:off x="0" y="0"/>
                      <a:ext cx="5333451" cy="3517808"/>
                    </a:xfrm>
                    <a:prstGeom prst="rect">
                      <a:avLst/>
                    </a:prstGeom>
                  </pic:spPr>
                </pic:pic>
              </a:graphicData>
            </a:graphic>
          </wp:inline>
        </w:drawing>
      </w:r>
    </w:p>
    <w:p w14:paraId="768AB85D" w14:textId="41FF8CD7" w:rsidR="008D621D" w:rsidRPr="00C87271" w:rsidRDefault="008D621D" w:rsidP="008D621D">
      <w:pPr>
        <w:snapToGrid w:val="0"/>
        <w:spacing w:after="0" w:line="240" w:lineRule="auto"/>
        <w:rPr>
          <w:ins w:id="54" w:author="Vishnu Mohan" w:date="2026-04-02T15:30:00Z" w16du:dateUtc="2026-04-02T04:30:00Z"/>
          <w:rFonts w:ascii="Helvetica" w:eastAsiaTheme="minorEastAsia" w:hAnsi="Helvetica" w:cs="Helvetica"/>
        </w:rPr>
      </w:pPr>
      <w:ins w:id="55" w:author="Vishnu Mohan" w:date="2026-04-02T15:30:00Z" w16du:dateUtc="2026-04-02T04:30:00Z">
        <w:r>
          <w:rPr>
            <w:rFonts w:ascii="Helvetica" w:eastAsiaTheme="minorEastAsia" w:hAnsi="Helvetica" w:cs="Helvetica"/>
            <w:b/>
            <w:bCs/>
            <w:sz w:val="20"/>
            <w:szCs w:val="20"/>
          </w:rPr>
          <w:t>Supplementary Figure</w:t>
        </w:r>
        <w:r w:rsidRPr="00BB096A">
          <w:rPr>
            <w:rFonts w:ascii="Helvetica" w:eastAsiaTheme="minorEastAsia" w:hAnsi="Helvetica" w:cs="Helvetica"/>
            <w:b/>
            <w:bCs/>
            <w:sz w:val="20"/>
            <w:szCs w:val="20"/>
          </w:rPr>
          <w:t xml:space="preserve"> </w:t>
        </w:r>
        <w:r>
          <w:rPr>
            <w:rFonts w:ascii="Helvetica" w:eastAsiaTheme="minorEastAsia" w:hAnsi="Helvetica" w:cs="Helvetica"/>
            <w:b/>
            <w:bCs/>
            <w:sz w:val="20"/>
            <w:szCs w:val="20"/>
          </w:rPr>
          <w:t>1</w:t>
        </w:r>
        <w:r w:rsidRPr="00BB096A">
          <w:rPr>
            <w:rFonts w:ascii="Helvetica" w:eastAsiaTheme="minorEastAsia" w:hAnsi="Helvetica" w:cs="Helvetica"/>
            <w:b/>
            <w:bCs/>
            <w:sz w:val="20"/>
            <w:szCs w:val="20"/>
          </w:rPr>
          <w:t xml:space="preserve">. </w:t>
        </w:r>
        <w:r>
          <w:rPr>
            <w:rFonts w:ascii="Helvetica" w:eastAsiaTheme="minorEastAsia" w:hAnsi="Helvetica" w:cs="Helvetica"/>
            <w:b/>
            <w:bCs/>
            <w:sz w:val="20"/>
            <w:szCs w:val="20"/>
          </w:rPr>
          <w:t>Sensitivity analysis of temporal binding</w:t>
        </w:r>
        <w:r w:rsidRPr="00BB096A">
          <w:rPr>
            <w:rFonts w:ascii="Helvetica" w:eastAsiaTheme="minorEastAsia" w:hAnsi="Helvetica" w:cs="Helvetica"/>
            <w:b/>
            <w:bCs/>
            <w:sz w:val="20"/>
            <w:szCs w:val="20"/>
          </w:rPr>
          <w:t xml:space="preserve">. </w:t>
        </w:r>
        <w:r w:rsidRPr="00BB096A">
          <w:rPr>
            <w:rFonts w:ascii="Helvetica" w:eastAsiaTheme="minorEastAsia" w:hAnsi="Helvetica" w:cs="Helvetica"/>
            <w:sz w:val="20"/>
            <w:szCs w:val="20"/>
          </w:rPr>
          <w:t xml:space="preserve">Fusion probability as a function of audio-visual onset asynchrony for control. </w:t>
        </w:r>
        <w:r>
          <w:rPr>
            <w:rFonts w:ascii="Helvetica" w:eastAsiaTheme="minorEastAsia" w:hAnsi="Helvetica" w:cs="Helvetica"/>
            <w:sz w:val="20"/>
            <w:szCs w:val="20"/>
          </w:rPr>
          <w:t xml:space="preserve">Vertical green solid lines indicate TBW fit when time step is 0.1 ms and magenta dashed lines </w:t>
        </w:r>
        <w:r w:rsidRPr="00BB096A">
          <w:rPr>
            <w:rFonts w:ascii="Helvetica" w:eastAsiaTheme="minorEastAsia" w:hAnsi="Helvetica" w:cs="Helvetica"/>
            <w:sz w:val="20"/>
            <w:szCs w:val="20"/>
          </w:rPr>
          <w:t xml:space="preserve">indicate </w:t>
        </w:r>
        <w:r>
          <w:rPr>
            <w:rFonts w:ascii="Helvetica" w:eastAsiaTheme="minorEastAsia" w:hAnsi="Helvetica" w:cs="Helvetica"/>
            <w:sz w:val="20"/>
            <w:szCs w:val="20"/>
          </w:rPr>
          <w:t>fit when time step is halved to 0.05 ms</w:t>
        </w:r>
        <w:r w:rsidRPr="00BB096A">
          <w:rPr>
            <w:rFonts w:ascii="Helvetica" w:eastAsiaTheme="minorEastAsia" w:hAnsi="Helvetica" w:cs="Helvetica"/>
            <w:sz w:val="20"/>
            <w:szCs w:val="20"/>
          </w:rPr>
          <w:t>; negative</w:t>
        </w:r>
        <w:r>
          <w:rPr>
            <w:rFonts w:ascii="Helvetica" w:eastAsiaTheme="minorEastAsia" w:hAnsi="Helvetica" w:cs="Helvetica"/>
            <w:sz w:val="20"/>
            <w:szCs w:val="20"/>
          </w:rPr>
          <w:t xml:space="preserve"> </w:t>
        </w:r>
        <w:r w:rsidRPr="00BB096A">
          <w:rPr>
            <w:rFonts w:ascii="Helvetica" w:eastAsiaTheme="minorEastAsia" w:hAnsi="Helvetica" w:cs="Helvetica"/>
            <w:sz w:val="20"/>
            <w:szCs w:val="20"/>
          </w:rPr>
          <w:t>asynchronies</w:t>
        </w:r>
        <w:r>
          <w:rPr>
            <w:rFonts w:ascii="Helvetica" w:eastAsiaTheme="minorEastAsia" w:hAnsi="Helvetica" w:cs="Helvetica"/>
            <w:sz w:val="20"/>
            <w:szCs w:val="20"/>
          </w:rPr>
          <w:t xml:space="preserve"> </w:t>
        </w:r>
        <w:r w:rsidRPr="00BB096A">
          <w:rPr>
            <w:rFonts w:ascii="Helvetica" w:eastAsiaTheme="minorEastAsia" w:hAnsi="Helvetica" w:cs="Helvetica"/>
            <w:sz w:val="20"/>
            <w:szCs w:val="20"/>
          </w:rPr>
          <w:t>indicate visual-leading stimuli</w:t>
        </w:r>
        <w:r>
          <w:rPr>
            <w:rFonts w:ascii="Helvetica" w:eastAsiaTheme="minorEastAsia" w:hAnsi="Helvetica" w:cs="Helvetica"/>
            <w:sz w:val="20"/>
            <w:szCs w:val="20"/>
          </w:rPr>
          <w:t xml:space="preserve">. </w:t>
        </w:r>
        <w:r w:rsidRPr="004E5182">
          <w:rPr>
            <w:rFonts w:ascii="Helvetica" w:eastAsiaTheme="minorEastAsia" w:hAnsi="Helvetica" w:cs="Helvetica"/>
            <w:sz w:val="20"/>
            <w:szCs w:val="20"/>
          </w:rPr>
          <w:t>Error</w:t>
        </w:r>
        <w:r>
          <w:rPr>
            <w:rFonts w:ascii="Helvetica" w:eastAsiaTheme="minorEastAsia" w:hAnsi="Helvetica" w:cs="Helvetica"/>
            <w:sz w:val="20"/>
            <w:szCs w:val="20"/>
          </w:rPr>
          <w:t xml:space="preserve"> bars</w:t>
        </w:r>
        <w:r w:rsidRPr="00BB096A">
          <w:rPr>
            <w:rFonts w:ascii="Helvetica" w:eastAsiaTheme="minorEastAsia" w:hAnsi="Helvetica" w:cs="Helvetica"/>
            <w:sz w:val="20"/>
            <w:szCs w:val="20"/>
          </w:rPr>
          <w:t xml:space="preserve"> </w:t>
        </w:r>
        <w:r>
          <w:rPr>
            <w:rFonts w:ascii="Helvetica" w:eastAsiaTheme="minorEastAsia" w:hAnsi="Helvetica" w:cs="Helvetica"/>
            <w:sz w:val="20"/>
            <w:szCs w:val="20"/>
          </w:rPr>
          <w:t xml:space="preserve">indicate </w:t>
        </w:r>
        <w:r w:rsidRPr="00BB096A">
          <w:rPr>
            <w:rFonts w:ascii="Helvetica" w:eastAsiaTheme="minorEastAsia" w:hAnsi="Helvetica" w:cs="Helvetica"/>
            <w:sz w:val="20"/>
            <w:szCs w:val="20"/>
          </w:rPr>
          <w:t>±SEM across ten network</w:t>
        </w:r>
        <w:r>
          <w:rPr>
            <w:rFonts w:ascii="Helvetica" w:eastAsiaTheme="minorEastAsia" w:hAnsi="Helvetica" w:cs="Helvetica"/>
            <w:sz w:val="20"/>
            <w:szCs w:val="20"/>
          </w:rPr>
          <w:t xml:space="preserve"> </w:t>
        </w:r>
        <w:r w:rsidRPr="00BB096A">
          <w:rPr>
            <w:rFonts w:ascii="Helvetica" w:eastAsiaTheme="minorEastAsia" w:hAnsi="Helvetica" w:cs="Helvetica"/>
            <w:sz w:val="20"/>
            <w:szCs w:val="20"/>
          </w:rPr>
          <w:t>instantiations.</w:t>
        </w:r>
      </w:ins>
    </w:p>
    <w:p w14:paraId="15C84231" w14:textId="77777777" w:rsidR="0E08FC74" w:rsidRPr="00253AFF" w:rsidRDefault="0E08FC74" w:rsidP="00253AFF">
      <w:pPr>
        <w:jc w:val="center"/>
        <w:rPr>
          <w:b/>
        </w:rPr>
      </w:pPr>
    </w:p>
    <w:sectPr w:rsidR="0E08FC74" w:rsidRPr="00253AFF">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58CF0" w14:textId="77777777" w:rsidR="00594B36" w:rsidRDefault="00594B36" w:rsidP="00506F4F">
      <w:pPr>
        <w:spacing w:after="0" w:line="240" w:lineRule="auto"/>
      </w:pPr>
      <w:r>
        <w:separator/>
      </w:r>
    </w:p>
  </w:endnote>
  <w:endnote w:type="continuationSeparator" w:id="0">
    <w:p w14:paraId="68932F74" w14:textId="77777777" w:rsidR="00594B36" w:rsidRDefault="00594B36" w:rsidP="00506F4F">
      <w:pPr>
        <w:spacing w:after="0" w:line="240" w:lineRule="auto"/>
      </w:pPr>
      <w:r>
        <w:continuationSeparator/>
      </w:r>
    </w:p>
  </w:endnote>
  <w:endnote w:type="continuationNotice" w:id="1">
    <w:p w14:paraId="4B57A0A5" w14:textId="77777777" w:rsidR="00594B36" w:rsidRDefault="00594B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4817861"/>
      <w:docPartObj>
        <w:docPartGallery w:val="Page Numbers (Bottom of Page)"/>
        <w:docPartUnique/>
      </w:docPartObj>
    </w:sdtPr>
    <w:sdtEndPr>
      <w:rPr>
        <w:noProof/>
      </w:rPr>
    </w:sdtEndPr>
    <w:sdtContent>
      <w:p w14:paraId="4ED35280" w14:textId="42B89665" w:rsidR="003C7568" w:rsidRDefault="003C75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B13E79" w14:textId="77777777" w:rsidR="00506F4F" w:rsidRDefault="00506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70B8C0" w14:textId="77777777" w:rsidR="00594B36" w:rsidRDefault="00594B36" w:rsidP="00506F4F">
      <w:pPr>
        <w:spacing w:after="0" w:line="240" w:lineRule="auto"/>
      </w:pPr>
      <w:r>
        <w:separator/>
      </w:r>
    </w:p>
  </w:footnote>
  <w:footnote w:type="continuationSeparator" w:id="0">
    <w:p w14:paraId="3FB14D07" w14:textId="77777777" w:rsidR="00594B36" w:rsidRDefault="00594B36" w:rsidP="00506F4F">
      <w:pPr>
        <w:spacing w:after="0" w:line="240" w:lineRule="auto"/>
      </w:pPr>
      <w:r>
        <w:continuationSeparator/>
      </w:r>
    </w:p>
  </w:footnote>
  <w:footnote w:type="continuationNotice" w:id="1">
    <w:p w14:paraId="58D395DC" w14:textId="77777777" w:rsidR="00594B36" w:rsidRDefault="00594B3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E4991"/>
    <w:multiLevelType w:val="hybridMultilevel"/>
    <w:tmpl w:val="D7EE6E8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ACE4EDD"/>
    <w:multiLevelType w:val="hybridMultilevel"/>
    <w:tmpl w:val="D1789AC6"/>
    <w:lvl w:ilvl="0" w:tplc="DF101A06">
      <w:start w:val="2"/>
      <w:numFmt w:val="bullet"/>
      <w:lvlText w:val="-"/>
      <w:lvlJc w:val="left"/>
      <w:pPr>
        <w:ind w:left="720" w:hanging="360"/>
      </w:pPr>
      <w:rPr>
        <w:rFonts w:ascii="Helvetica" w:eastAsiaTheme="minorHAnsi" w:hAnsi="Helvetica" w:cs="Helvetic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6C859AA"/>
    <w:multiLevelType w:val="hybridMultilevel"/>
    <w:tmpl w:val="9AB0D670"/>
    <w:lvl w:ilvl="0" w:tplc="6CD804F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ED66D1"/>
    <w:multiLevelType w:val="hybridMultilevel"/>
    <w:tmpl w:val="7AA813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CAE062D"/>
    <w:multiLevelType w:val="hybridMultilevel"/>
    <w:tmpl w:val="F07EB11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4CDC552C"/>
    <w:multiLevelType w:val="hybridMultilevel"/>
    <w:tmpl w:val="AD0AF034"/>
    <w:lvl w:ilvl="0" w:tplc="0C09000F">
      <w:start w:val="1"/>
      <w:numFmt w:val="decimal"/>
      <w:lvlText w:val="%1."/>
      <w:lvlJc w:val="left"/>
      <w:pPr>
        <w:ind w:left="720" w:hanging="360"/>
      </w:pPr>
      <w:rPr>
        <w:rFonts w:hint="default"/>
      </w:r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66031945">
    <w:abstractNumId w:val="2"/>
  </w:num>
  <w:num w:numId="2" w16cid:durableId="1312249006">
    <w:abstractNumId w:val="0"/>
  </w:num>
  <w:num w:numId="3" w16cid:durableId="439880884">
    <w:abstractNumId w:val="5"/>
  </w:num>
  <w:num w:numId="4" w16cid:durableId="1427968063">
    <w:abstractNumId w:val="1"/>
  </w:num>
  <w:num w:numId="5" w16cid:durableId="173767066">
    <w:abstractNumId w:val="4"/>
  </w:num>
  <w:num w:numId="6" w16cid:durableId="48466061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ishnu Mohan">
    <w15:presenceInfo w15:providerId="AD" w15:userId="S::vmoh0219@uni.sydney.edu.au::6af03adf-bf55-4bc5-bd75-0a929d690d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A5"/>
    <w:rsid w:val="00000EAD"/>
    <w:rsid w:val="0000170F"/>
    <w:rsid w:val="00001AD8"/>
    <w:rsid w:val="00004BC8"/>
    <w:rsid w:val="00004BF6"/>
    <w:rsid w:val="000056D9"/>
    <w:rsid w:val="00007899"/>
    <w:rsid w:val="00007A06"/>
    <w:rsid w:val="00007F55"/>
    <w:rsid w:val="00007F8E"/>
    <w:rsid w:val="00010B40"/>
    <w:rsid w:val="00010F91"/>
    <w:rsid w:val="0001121A"/>
    <w:rsid w:val="000115E2"/>
    <w:rsid w:val="00011B86"/>
    <w:rsid w:val="00011F14"/>
    <w:rsid w:val="00012275"/>
    <w:rsid w:val="00012693"/>
    <w:rsid w:val="00012B6A"/>
    <w:rsid w:val="000133C5"/>
    <w:rsid w:val="000149C9"/>
    <w:rsid w:val="00014A67"/>
    <w:rsid w:val="00014C29"/>
    <w:rsid w:val="000159FF"/>
    <w:rsid w:val="00015B66"/>
    <w:rsid w:val="00016594"/>
    <w:rsid w:val="00016DA8"/>
    <w:rsid w:val="00017334"/>
    <w:rsid w:val="00017717"/>
    <w:rsid w:val="0002019F"/>
    <w:rsid w:val="00020B10"/>
    <w:rsid w:val="00020BEB"/>
    <w:rsid w:val="00021E32"/>
    <w:rsid w:val="00022E48"/>
    <w:rsid w:val="00023AA3"/>
    <w:rsid w:val="00023BB0"/>
    <w:rsid w:val="00023D5C"/>
    <w:rsid w:val="00024426"/>
    <w:rsid w:val="00027B9D"/>
    <w:rsid w:val="000302BF"/>
    <w:rsid w:val="00030E30"/>
    <w:rsid w:val="000310EC"/>
    <w:rsid w:val="0003126A"/>
    <w:rsid w:val="0003176C"/>
    <w:rsid w:val="00031B7F"/>
    <w:rsid w:val="00032103"/>
    <w:rsid w:val="00032172"/>
    <w:rsid w:val="00032627"/>
    <w:rsid w:val="00032763"/>
    <w:rsid w:val="000332E2"/>
    <w:rsid w:val="00033CB9"/>
    <w:rsid w:val="00033ECF"/>
    <w:rsid w:val="00034001"/>
    <w:rsid w:val="00034248"/>
    <w:rsid w:val="00034363"/>
    <w:rsid w:val="00034E2E"/>
    <w:rsid w:val="00034FB0"/>
    <w:rsid w:val="0003537A"/>
    <w:rsid w:val="000356E9"/>
    <w:rsid w:val="00035D60"/>
    <w:rsid w:val="00035FAE"/>
    <w:rsid w:val="000361A7"/>
    <w:rsid w:val="000361E1"/>
    <w:rsid w:val="00036614"/>
    <w:rsid w:val="00037637"/>
    <w:rsid w:val="000407D1"/>
    <w:rsid w:val="00040F91"/>
    <w:rsid w:val="00041C33"/>
    <w:rsid w:val="00042233"/>
    <w:rsid w:val="000428A4"/>
    <w:rsid w:val="00042B4D"/>
    <w:rsid w:val="00042F45"/>
    <w:rsid w:val="00043293"/>
    <w:rsid w:val="00043C32"/>
    <w:rsid w:val="00043FA5"/>
    <w:rsid w:val="00044638"/>
    <w:rsid w:val="00044AD8"/>
    <w:rsid w:val="00045422"/>
    <w:rsid w:val="00045C33"/>
    <w:rsid w:val="000461B8"/>
    <w:rsid w:val="00046C53"/>
    <w:rsid w:val="000508DB"/>
    <w:rsid w:val="0005105E"/>
    <w:rsid w:val="00051497"/>
    <w:rsid w:val="0005162A"/>
    <w:rsid w:val="00051AD7"/>
    <w:rsid w:val="000520EA"/>
    <w:rsid w:val="0005288C"/>
    <w:rsid w:val="00052A06"/>
    <w:rsid w:val="00053271"/>
    <w:rsid w:val="00053590"/>
    <w:rsid w:val="000537EC"/>
    <w:rsid w:val="00053914"/>
    <w:rsid w:val="00053A31"/>
    <w:rsid w:val="0005410B"/>
    <w:rsid w:val="000546E9"/>
    <w:rsid w:val="0005486B"/>
    <w:rsid w:val="00054B35"/>
    <w:rsid w:val="000566CA"/>
    <w:rsid w:val="0005672E"/>
    <w:rsid w:val="000569B4"/>
    <w:rsid w:val="0005754F"/>
    <w:rsid w:val="00057E0D"/>
    <w:rsid w:val="00057EA9"/>
    <w:rsid w:val="0006107C"/>
    <w:rsid w:val="0006111C"/>
    <w:rsid w:val="00061204"/>
    <w:rsid w:val="00061512"/>
    <w:rsid w:val="00061A01"/>
    <w:rsid w:val="000626A2"/>
    <w:rsid w:val="00062BA3"/>
    <w:rsid w:val="0006302F"/>
    <w:rsid w:val="00063E3B"/>
    <w:rsid w:val="000641D4"/>
    <w:rsid w:val="0006427A"/>
    <w:rsid w:val="00064F19"/>
    <w:rsid w:val="0006547C"/>
    <w:rsid w:val="000657F4"/>
    <w:rsid w:val="000664AA"/>
    <w:rsid w:val="00066C41"/>
    <w:rsid w:val="0006727B"/>
    <w:rsid w:val="000672A5"/>
    <w:rsid w:val="0007061A"/>
    <w:rsid w:val="00070838"/>
    <w:rsid w:val="00070D0E"/>
    <w:rsid w:val="00072060"/>
    <w:rsid w:val="00072999"/>
    <w:rsid w:val="00072E12"/>
    <w:rsid w:val="00072FF1"/>
    <w:rsid w:val="00073290"/>
    <w:rsid w:val="000733E0"/>
    <w:rsid w:val="000756A8"/>
    <w:rsid w:val="00075F9D"/>
    <w:rsid w:val="000763EF"/>
    <w:rsid w:val="000765A1"/>
    <w:rsid w:val="000765F8"/>
    <w:rsid w:val="000776B1"/>
    <w:rsid w:val="00080443"/>
    <w:rsid w:val="000804CC"/>
    <w:rsid w:val="00080A31"/>
    <w:rsid w:val="000812DE"/>
    <w:rsid w:val="0008137B"/>
    <w:rsid w:val="0008193A"/>
    <w:rsid w:val="00081FF0"/>
    <w:rsid w:val="000832CD"/>
    <w:rsid w:val="000832FF"/>
    <w:rsid w:val="00083D24"/>
    <w:rsid w:val="00084F52"/>
    <w:rsid w:val="00085154"/>
    <w:rsid w:val="000851E0"/>
    <w:rsid w:val="00086376"/>
    <w:rsid w:val="00086469"/>
    <w:rsid w:val="00086534"/>
    <w:rsid w:val="000866FE"/>
    <w:rsid w:val="00086BD7"/>
    <w:rsid w:val="000873CC"/>
    <w:rsid w:val="0009052C"/>
    <w:rsid w:val="00090C65"/>
    <w:rsid w:val="00090E83"/>
    <w:rsid w:val="000913C7"/>
    <w:rsid w:val="00091DE1"/>
    <w:rsid w:val="00092886"/>
    <w:rsid w:val="000932DB"/>
    <w:rsid w:val="00093468"/>
    <w:rsid w:val="00093C09"/>
    <w:rsid w:val="00093D08"/>
    <w:rsid w:val="0009402A"/>
    <w:rsid w:val="000953E3"/>
    <w:rsid w:val="000956D1"/>
    <w:rsid w:val="00095DD1"/>
    <w:rsid w:val="00095E68"/>
    <w:rsid w:val="000975C1"/>
    <w:rsid w:val="0009767F"/>
    <w:rsid w:val="000A1066"/>
    <w:rsid w:val="000A1E9B"/>
    <w:rsid w:val="000A3212"/>
    <w:rsid w:val="000A62A9"/>
    <w:rsid w:val="000A6DF5"/>
    <w:rsid w:val="000A75C8"/>
    <w:rsid w:val="000A7B6E"/>
    <w:rsid w:val="000B0D0E"/>
    <w:rsid w:val="000B1256"/>
    <w:rsid w:val="000B139D"/>
    <w:rsid w:val="000B1491"/>
    <w:rsid w:val="000B1752"/>
    <w:rsid w:val="000B245A"/>
    <w:rsid w:val="000B3074"/>
    <w:rsid w:val="000B396C"/>
    <w:rsid w:val="000B3C1B"/>
    <w:rsid w:val="000B5A64"/>
    <w:rsid w:val="000B5B1D"/>
    <w:rsid w:val="000B5C79"/>
    <w:rsid w:val="000B61FC"/>
    <w:rsid w:val="000B64AE"/>
    <w:rsid w:val="000B7B39"/>
    <w:rsid w:val="000B7DD6"/>
    <w:rsid w:val="000B7E41"/>
    <w:rsid w:val="000C25A8"/>
    <w:rsid w:val="000C2D59"/>
    <w:rsid w:val="000C35C8"/>
    <w:rsid w:val="000C3FDA"/>
    <w:rsid w:val="000C5E97"/>
    <w:rsid w:val="000C67D8"/>
    <w:rsid w:val="000C789D"/>
    <w:rsid w:val="000D094B"/>
    <w:rsid w:val="000D12C7"/>
    <w:rsid w:val="000D2457"/>
    <w:rsid w:val="000D278B"/>
    <w:rsid w:val="000D2BAA"/>
    <w:rsid w:val="000D3207"/>
    <w:rsid w:val="000D3875"/>
    <w:rsid w:val="000D3CAA"/>
    <w:rsid w:val="000D3FA5"/>
    <w:rsid w:val="000D44EE"/>
    <w:rsid w:val="000D4A76"/>
    <w:rsid w:val="000D4BDE"/>
    <w:rsid w:val="000D4DC8"/>
    <w:rsid w:val="000D53FD"/>
    <w:rsid w:val="000D54B4"/>
    <w:rsid w:val="000D5C05"/>
    <w:rsid w:val="000D6A4E"/>
    <w:rsid w:val="000D7150"/>
    <w:rsid w:val="000D7F29"/>
    <w:rsid w:val="000E032D"/>
    <w:rsid w:val="000E04BB"/>
    <w:rsid w:val="000E1D77"/>
    <w:rsid w:val="000E24AF"/>
    <w:rsid w:val="000E334C"/>
    <w:rsid w:val="000E350D"/>
    <w:rsid w:val="000E369F"/>
    <w:rsid w:val="000E3A22"/>
    <w:rsid w:val="000E4392"/>
    <w:rsid w:val="000E56CC"/>
    <w:rsid w:val="000E6F25"/>
    <w:rsid w:val="000E75A8"/>
    <w:rsid w:val="000E7721"/>
    <w:rsid w:val="000E7865"/>
    <w:rsid w:val="000F0DF0"/>
    <w:rsid w:val="000F0F52"/>
    <w:rsid w:val="000F188A"/>
    <w:rsid w:val="000F1CF4"/>
    <w:rsid w:val="000F2799"/>
    <w:rsid w:val="000F2955"/>
    <w:rsid w:val="000F3851"/>
    <w:rsid w:val="000F48BC"/>
    <w:rsid w:val="000F4A45"/>
    <w:rsid w:val="000F4ED3"/>
    <w:rsid w:val="000F5080"/>
    <w:rsid w:val="000F62F5"/>
    <w:rsid w:val="000F70AE"/>
    <w:rsid w:val="000F7370"/>
    <w:rsid w:val="000F7520"/>
    <w:rsid w:val="000F7AE0"/>
    <w:rsid w:val="000F7B15"/>
    <w:rsid w:val="00100BD1"/>
    <w:rsid w:val="00100D6E"/>
    <w:rsid w:val="001013BC"/>
    <w:rsid w:val="001017CA"/>
    <w:rsid w:val="00102024"/>
    <w:rsid w:val="00102F8C"/>
    <w:rsid w:val="0010327A"/>
    <w:rsid w:val="0010389E"/>
    <w:rsid w:val="00103BF9"/>
    <w:rsid w:val="001049AC"/>
    <w:rsid w:val="001066ED"/>
    <w:rsid w:val="00106A1F"/>
    <w:rsid w:val="00107302"/>
    <w:rsid w:val="001073B5"/>
    <w:rsid w:val="00107EE2"/>
    <w:rsid w:val="00110EAF"/>
    <w:rsid w:val="00111590"/>
    <w:rsid w:val="00111733"/>
    <w:rsid w:val="00113389"/>
    <w:rsid w:val="00113C94"/>
    <w:rsid w:val="00115355"/>
    <w:rsid w:val="00115CFA"/>
    <w:rsid w:val="001172E0"/>
    <w:rsid w:val="001173E0"/>
    <w:rsid w:val="00117F07"/>
    <w:rsid w:val="00120184"/>
    <w:rsid w:val="001206D6"/>
    <w:rsid w:val="0012167A"/>
    <w:rsid w:val="00121901"/>
    <w:rsid w:val="0012207F"/>
    <w:rsid w:val="0012217B"/>
    <w:rsid w:val="00122189"/>
    <w:rsid w:val="0012283E"/>
    <w:rsid w:val="00122D15"/>
    <w:rsid w:val="00122F24"/>
    <w:rsid w:val="0012360D"/>
    <w:rsid w:val="00123C7E"/>
    <w:rsid w:val="00123DAF"/>
    <w:rsid w:val="00124076"/>
    <w:rsid w:val="00125377"/>
    <w:rsid w:val="001256E5"/>
    <w:rsid w:val="00126EB6"/>
    <w:rsid w:val="0012732C"/>
    <w:rsid w:val="00127504"/>
    <w:rsid w:val="0012757A"/>
    <w:rsid w:val="0012774C"/>
    <w:rsid w:val="001310F6"/>
    <w:rsid w:val="0013332B"/>
    <w:rsid w:val="00133D8B"/>
    <w:rsid w:val="00134269"/>
    <w:rsid w:val="00134277"/>
    <w:rsid w:val="0013571A"/>
    <w:rsid w:val="00135A57"/>
    <w:rsid w:val="001360A3"/>
    <w:rsid w:val="00137841"/>
    <w:rsid w:val="001378C2"/>
    <w:rsid w:val="00137B57"/>
    <w:rsid w:val="00140FB2"/>
    <w:rsid w:val="00141FDB"/>
    <w:rsid w:val="00143399"/>
    <w:rsid w:val="00143855"/>
    <w:rsid w:val="00143B23"/>
    <w:rsid w:val="00145D30"/>
    <w:rsid w:val="0014646B"/>
    <w:rsid w:val="00146DE3"/>
    <w:rsid w:val="001474FD"/>
    <w:rsid w:val="00147645"/>
    <w:rsid w:val="0014776A"/>
    <w:rsid w:val="00147811"/>
    <w:rsid w:val="00147D6B"/>
    <w:rsid w:val="00147E63"/>
    <w:rsid w:val="00150336"/>
    <w:rsid w:val="00150463"/>
    <w:rsid w:val="00150F6B"/>
    <w:rsid w:val="001511B0"/>
    <w:rsid w:val="00151237"/>
    <w:rsid w:val="00151734"/>
    <w:rsid w:val="001519EA"/>
    <w:rsid w:val="00152735"/>
    <w:rsid w:val="00152821"/>
    <w:rsid w:val="0015294F"/>
    <w:rsid w:val="001531D0"/>
    <w:rsid w:val="0015359A"/>
    <w:rsid w:val="00153F2D"/>
    <w:rsid w:val="00155AB9"/>
    <w:rsid w:val="00155DD5"/>
    <w:rsid w:val="0015601A"/>
    <w:rsid w:val="00156D40"/>
    <w:rsid w:val="0015756A"/>
    <w:rsid w:val="00160A1C"/>
    <w:rsid w:val="001636C9"/>
    <w:rsid w:val="00163AD7"/>
    <w:rsid w:val="00163C25"/>
    <w:rsid w:val="00164292"/>
    <w:rsid w:val="00164B70"/>
    <w:rsid w:val="00164C23"/>
    <w:rsid w:val="00165A61"/>
    <w:rsid w:val="00166CB9"/>
    <w:rsid w:val="00167060"/>
    <w:rsid w:val="00167B10"/>
    <w:rsid w:val="001701FA"/>
    <w:rsid w:val="00170721"/>
    <w:rsid w:val="00171ABD"/>
    <w:rsid w:val="00171B47"/>
    <w:rsid w:val="00171B78"/>
    <w:rsid w:val="00171F7A"/>
    <w:rsid w:val="0017221B"/>
    <w:rsid w:val="00172FBD"/>
    <w:rsid w:val="00173EC1"/>
    <w:rsid w:val="001744B8"/>
    <w:rsid w:val="00174DC3"/>
    <w:rsid w:val="0017559E"/>
    <w:rsid w:val="00176652"/>
    <w:rsid w:val="00176A7B"/>
    <w:rsid w:val="00176BA9"/>
    <w:rsid w:val="001772EA"/>
    <w:rsid w:val="00177C6E"/>
    <w:rsid w:val="00180C3C"/>
    <w:rsid w:val="001811F1"/>
    <w:rsid w:val="00181A9B"/>
    <w:rsid w:val="00182CE2"/>
    <w:rsid w:val="00182DE6"/>
    <w:rsid w:val="00183609"/>
    <w:rsid w:val="00183B26"/>
    <w:rsid w:val="00184CCB"/>
    <w:rsid w:val="00186BC4"/>
    <w:rsid w:val="001876B1"/>
    <w:rsid w:val="001876D3"/>
    <w:rsid w:val="00187742"/>
    <w:rsid w:val="00187CD5"/>
    <w:rsid w:val="00187E31"/>
    <w:rsid w:val="00190383"/>
    <w:rsid w:val="00191159"/>
    <w:rsid w:val="001917A9"/>
    <w:rsid w:val="00192763"/>
    <w:rsid w:val="001927F5"/>
    <w:rsid w:val="001945F4"/>
    <w:rsid w:val="001948E9"/>
    <w:rsid w:val="00194DCD"/>
    <w:rsid w:val="00195311"/>
    <w:rsid w:val="00195365"/>
    <w:rsid w:val="001961E7"/>
    <w:rsid w:val="00196809"/>
    <w:rsid w:val="00196A04"/>
    <w:rsid w:val="0019788E"/>
    <w:rsid w:val="0019796C"/>
    <w:rsid w:val="001A0096"/>
    <w:rsid w:val="001A0F08"/>
    <w:rsid w:val="001A23AF"/>
    <w:rsid w:val="001A35F0"/>
    <w:rsid w:val="001A3C0C"/>
    <w:rsid w:val="001A4330"/>
    <w:rsid w:val="001A47B2"/>
    <w:rsid w:val="001A4A2C"/>
    <w:rsid w:val="001A60CF"/>
    <w:rsid w:val="001A6B42"/>
    <w:rsid w:val="001A75FB"/>
    <w:rsid w:val="001A7970"/>
    <w:rsid w:val="001A7A52"/>
    <w:rsid w:val="001B1170"/>
    <w:rsid w:val="001B14BE"/>
    <w:rsid w:val="001B192F"/>
    <w:rsid w:val="001B1D1B"/>
    <w:rsid w:val="001B27F3"/>
    <w:rsid w:val="001B29F8"/>
    <w:rsid w:val="001B317E"/>
    <w:rsid w:val="001B4A50"/>
    <w:rsid w:val="001B50CC"/>
    <w:rsid w:val="001B5305"/>
    <w:rsid w:val="001B5B88"/>
    <w:rsid w:val="001B658A"/>
    <w:rsid w:val="001B6D0F"/>
    <w:rsid w:val="001B714C"/>
    <w:rsid w:val="001B7424"/>
    <w:rsid w:val="001B7875"/>
    <w:rsid w:val="001C0654"/>
    <w:rsid w:val="001C161E"/>
    <w:rsid w:val="001C1F83"/>
    <w:rsid w:val="001C2A71"/>
    <w:rsid w:val="001C2C6F"/>
    <w:rsid w:val="001C3C25"/>
    <w:rsid w:val="001C3DDA"/>
    <w:rsid w:val="001C418C"/>
    <w:rsid w:val="001C4724"/>
    <w:rsid w:val="001C5ACF"/>
    <w:rsid w:val="001C5C64"/>
    <w:rsid w:val="001C603B"/>
    <w:rsid w:val="001C703F"/>
    <w:rsid w:val="001D0FBC"/>
    <w:rsid w:val="001D143A"/>
    <w:rsid w:val="001D19AF"/>
    <w:rsid w:val="001D259C"/>
    <w:rsid w:val="001D2859"/>
    <w:rsid w:val="001D2D5D"/>
    <w:rsid w:val="001D3415"/>
    <w:rsid w:val="001D3579"/>
    <w:rsid w:val="001D393B"/>
    <w:rsid w:val="001D3D3C"/>
    <w:rsid w:val="001D413F"/>
    <w:rsid w:val="001D584A"/>
    <w:rsid w:val="001D7393"/>
    <w:rsid w:val="001D73FF"/>
    <w:rsid w:val="001D7947"/>
    <w:rsid w:val="001D7E71"/>
    <w:rsid w:val="001E0235"/>
    <w:rsid w:val="001E115D"/>
    <w:rsid w:val="001E15EA"/>
    <w:rsid w:val="001E2A6B"/>
    <w:rsid w:val="001E2BD7"/>
    <w:rsid w:val="001E2DAD"/>
    <w:rsid w:val="001E354F"/>
    <w:rsid w:val="001E37F4"/>
    <w:rsid w:val="001E3C00"/>
    <w:rsid w:val="001E4EE4"/>
    <w:rsid w:val="001E64C0"/>
    <w:rsid w:val="001E6587"/>
    <w:rsid w:val="001E68AE"/>
    <w:rsid w:val="001E6954"/>
    <w:rsid w:val="001F0747"/>
    <w:rsid w:val="001F08F8"/>
    <w:rsid w:val="001F0923"/>
    <w:rsid w:val="001F0BB2"/>
    <w:rsid w:val="001F272B"/>
    <w:rsid w:val="001F2A4B"/>
    <w:rsid w:val="001F2ACF"/>
    <w:rsid w:val="001F322E"/>
    <w:rsid w:val="001F4422"/>
    <w:rsid w:val="001F4673"/>
    <w:rsid w:val="001F4F57"/>
    <w:rsid w:val="001F5E7C"/>
    <w:rsid w:val="001F773A"/>
    <w:rsid w:val="001F78AC"/>
    <w:rsid w:val="001F7B42"/>
    <w:rsid w:val="001F7CD7"/>
    <w:rsid w:val="001F7D6D"/>
    <w:rsid w:val="00200104"/>
    <w:rsid w:val="002006B2"/>
    <w:rsid w:val="00200F5A"/>
    <w:rsid w:val="002010C9"/>
    <w:rsid w:val="00201BEB"/>
    <w:rsid w:val="0020205E"/>
    <w:rsid w:val="002027CA"/>
    <w:rsid w:val="00203328"/>
    <w:rsid w:val="0020333E"/>
    <w:rsid w:val="00203B91"/>
    <w:rsid w:val="00203E5C"/>
    <w:rsid w:val="002059D3"/>
    <w:rsid w:val="002068F4"/>
    <w:rsid w:val="0020696D"/>
    <w:rsid w:val="00206AE0"/>
    <w:rsid w:val="00206B0F"/>
    <w:rsid w:val="00207E71"/>
    <w:rsid w:val="00210A6B"/>
    <w:rsid w:val="00210D91"/>
    <w:rsid w:val="00211404"/>
    <w:rsid w:val="0021142A"/>
    <w:rsid w:val="00211ACA"/>
    <w:rsid w:val="00212B5F"/>
    <w:rsid w:val="00214331"/>
    <w:rsid w:val="00214676"/>
    <w:rsid w:val="00214A4A"/>
    <w:rsid w:val="00214D59"/>
    <w:rsid w:val="00215013"/>
    <w:rsid w:val="0021580B"/>
    <w:rsid w:val="00216367"/>
    <w:rsid w:val="0021681F"/>
    <w:rsid w:val="00216BF6"/>
    <w:rsid w:val="00216C7F"/>
    <w:rsid w:val="00217754"/>
    <w:rsid w:val="002177FF"/>
    <w:rsid w:val="00220C0B"/>
    <w:rsid w:val="00220F6E"/>
    <w:rsid w:val="00221986"/>
    <w:rsid w:val="00222096"/>
    <w:rsid w:val="00222757"/>
    <w:rsid w:val="00222BE9"/>
    <w:rsid w:val="00222EF2"/>
    <w:rsid w:val="00222F17"/>
    <w:rsid w:val="002239A2"/>
    <w:rsid w:val="00224406"/>
    <w:rsid w:val="00224A43"/>
    <w:rsid w:val="0022521F"/>
    <w:rsid w:val="002268B4"/>
    <w:rsid w:val="00226BAF"/>
    <w:rsid w:val="00226DCC"/>
    <w:rsid w:val="002276AA"/>
    <w:rsid w:val="00230737"/>
    <w:rsid w:val="00230950"/>
    <w:rsid w:val="00230F8D"/>
    <w:rsid w:val="002321D5"/>
    <w:rsid w:val="00233424"/>
    <w:rsid w:val="00233B41"/>
    <w:rsid w:val="00233B4A"/>
    <w:rsid w:val="00234294"/>
    <w:rsid w:val="0023501C"/>
    <w:rsid w:val="002350BC"/>
    <w:rsid w:val="00235157"/>
    <w:rsid w:val="00235545"/>
    <w:rsid w:val="00235A31"/>
    <w:rsid w:val="002360AD"/>
    <w:rsid w:val="00236380"/>
    <w:rsid w:val="002372FD"/>
    <w:rsid w:val="00237ABB"/>
    <w:rsid w:val="00240196"/>
    <w:rsid w:val="00240234"/>
    <w:rsid w:val="00240A07"/>
    <w:rsid w:val="00240C02"/>
    <w:rsid w:val="002411B8"/>
    <w:rsid w:val="00242158"/>
    <w:rsid w:val="00242162"/>
    <w:rsid w:val="0024269C"/>
    <w:rsid w:val="00242A15"/>
    <w:rsid w:val="00243918"/>
    <w:rsid w:val="00243ECA"/>
    <w:rsid w:val="00244281"/>
    <w:rsid w:val="0024593C"/>
    <w:rsid w:val="002470F9"/>
    <w:rsid w:val="00247362"/>
    <w:rsid w:val="0024743F"/>
    <w:rsid w:val="00247AEC"/>
    <w:rsid w:val="00251587"/>
    <w:rsid w:val="0025179B"/>
    <w:rsid w:val="0025275D"/>
    <w:rsid w:val="00253444"/>
    <w:rsid w:val="002534E9"/>
    <w:rsid w:val="00253AFF"/>
    <w:rsid w:val="00253BF0"/>
    <w:rsid w:val="00254994"/>
    <w:rsid w:val="002558AA"/>
    <w:rsid w:val="0025624E"/>
    <w:rsid w:val="002565B0"/>
    <w:rsid w:val="0025763E"/>
    <w:rsid w:val="00257A95"/>
    <w:rsid w:val="00257BD5"/>
    <w:rsid w:val="00257F6C"/>
    <w:rsid w:val="00260E0A"/>
    <w:rsid w:val="00260F05"/>
    <w:rsid w:val="0026105F"/>
    <w:rsid w:val="0026314F"/>
    <w:rsid w:val="0026322D"/>
    <w:rsid w:val="0026334B"/>
    <w:rsid w:val="002638E8"/>
    <w:rsid w:val="00263CC7"/>
    <w:rsid w:val="00263F13"/>
    <w:rsid w:val="0026401D"/>
    <w:rsid w:val="002640B4"/>
    <w:rsid w:val="00264B19"/>
    <w:rsid w:val="00264CE9"/>
    <w:rsid w:val="00266756"/>
    <w:rsid w:val="00266823"/>
    <w:rsid w:val="00266C49"/>
    <w:rsid w:val="00266D1D"/>
    <w:rsid w:val="00270296"/>
    <w:rsid w:val="002704AF"/>
    <w:rsid w:val="00270739"/>
    <w:rsid w:val="002713E6"/>
    <w:rsid w:val="002717C7"/>
    <w:rsid w:val="002725DC"/>
    <w:rsid w:val="00273FA1"/>
    <w:rsid w:val="002745D4"/>
    <w:rsid w:val="00274AE0"/>
    <w:rsid w:val="00274C7B"/>
    <w:rsid w:val="00275047"/>
    <w:rsid w:val="002755FF"/>
    <w:rsid w:val="0027568E"/>
    <w:rsid w:val="002763C0"/>
    <w:rsid w:val="002764A2"/>
    <w:rsid w:val="00276A5C"/>
    <w:rsid w:val="00276F13"/>
    <w:rsid w:val="002774FE"/>
    <w:rsid w:val="00277569"/>
    <w:rsid w:val="00280279"/>
    <w:rsid w:val="00280F99"/>
    <w:rsid w:val="002818BE"/>
    <w:rsid w:val="00281CB7"/>
    <w:rsid w:val="00282DAF"/>
    <w:rsid w:val="00282F53"/>
    <w:rsid w:val="00283439"/>
    <w:rsid w:val="0028372A"/>
    <w:rsid w:val="00283997"/>
    <w:rsid w:val="00284BE2"/>
    <w:rsid w:val="002850AC"/>
    <w:rsid w:val="002862AF"/>
    <w:rsid w:val="00286D15"/>
    <w:rsid w:val="00287303"/>
    <w:rsid w:val="0028766F"/>
    <w:rsid w:val="00287AB9"/>
    <w:rsid w:val="00290A03"/>
    <w:rsid w:val="00290CDB"/>
    <w:rsid w:val="00292156"/>
    <w:rsid w:val="00293CD5"/>
    <w:rsid w:val="00295CFB"/>
    <w:rsid w:val="00295E1B"/>
    <w:rsid w:val="002968E7"/>
    <w:rsid w:val="00297090"/>
    <w:rsid w:val="00297B68"/>
    <w:rsid w:val="002A17A1"/>
    <w:rsid w:val="002A1A4A"/>
    <w:rsid w:val="002A252D"/>
    <w:rsid w:val="002A2990"/>
    <w:rsid w:val="002A4294"/>
    <w:rsid w:val="002A43A9"/>
    <w:rsid w:val="002A4D83"/>
    <w:rsid w:val="002A53D6"/>
    <w:rsid w:val="002A571F"/>
    <w:rsid w:val="002A586F"/>
    <w:rsid w:val="002A62A9"/>
    <w:rsid w:val="002A6A7C"/>
    <w:rsid w:val="002A6CCA"/>
    <w:rsid w:val="002A7C10"/>
    <w:rsid w:val="002A7D63"/>
    <w:rsid w:val="002A7E3D"/>
    <w:rsid w:val="002B0315"/>
    <w:rsid w:val="002B03BC"/>
    <w:rsid w:val="002B19F5"/>
    <w:rsid w:val="002B1C75"/>
    <w:rsid w:val="002B223B"/>
    <w:rsid w:val="002B2364"/>
    <w:rsid w:val="002B2617"/>
    <w:rsid w:val="002B3563"/>
    <w:rsid w:val="002B372B"/>
    <w:rsid w:val="002B3BF1"/>
    <w:rsid w:val="002B4205"/>
    <w:rsid w:val="002B5419"/>
    <w:rsid w:val="002B549A"/>
    <w:rsid w:val="002B5635"/>
    <w:rsid w:val="002B7117"/>
    <w:rsid w:val="002B75B6"/>
    <w:rsid w:val="002C1D2F"/>
    <w:rsid w:val="002C2617"/>
    <w:rsid w:val="002C3D82"/>
    <w:rsid w:val="002C3F12"/>
    <w:rsid w:val="002C40FB"/>
    <w:rsid w:val="002C49F3"/>
    <w:rsid w:val="002C56C3"/>
    <w:rsid w:val="002C5B2D"/>
    <w:rsid w:val="002C754C"/>
    <w:rsid w:val="002C7AAF"/>
    <w:rsid w:val="002D070A"/>
    <w:rsid w:val="002D3299"/>
    <w:rsid w:val="002D3994"/>
    <w:rsid w:val="002D422C"/>
    <w:rsid w:val="002D4965"/>
    <w:rsid w:val="002D52DA"/>
    <w:rsid w:val="002D5886"/>
    <w:rsid w:val="002D682D"/>
    <w:rsid w:val="002D6D29"/>
    <w:rsid w:val="002D7468"/>
    <w:rsid w:val="002D7BEC"/>
    <w:rsid w:val="002E135F"/>
    <w:rsid w:val="002E1CF9"/>
    <w:rsid w:val="002E3104"/>
    <w:rsid w:val="002E35B2"/>
    <w:rsid w:val="002E36A7"/>
    <w:rsid w:val="002E3AEF"/>
    <w:rsid w:val="002E3E5C"/>
    <w:rsid w:val="002E4390"/>
    <w:rsid w:val="002E4BEE"/>
    <w:rsid w:val="002E4FDE"/>
    <w:rsid w:val="002E517B"/>
    <w:rsid w:val="002E5C4C"/>
    <w:rsid w:val="002E5DD6"/>
    <w:rsid w:val="002E629F"/>
    <w:rsid w:val="002E73BA"/>
    <w:rsid w:val="002E7EC7"/>
    <w:rsid w:val="002F0CC3"/>
    <w:rsid w:val="002F21EA"/>
    <w:rsid w:val="002F2567"/>
    <w:rsid w:val="002F2803"/>
    <w:rsid w:val="002F2A9C"/>
    <w:rsid w:val="002F2B5B"/>
    <w:rsid w:val="002F2E49"/>
    <w:rsid w:val="002F2EE2"/>
    <w:rsid w:val="002F3149"/>
    <w:rsid w:val="002F3C22"/>
    <w:rsid w:val="002F46E4"/>
    <w:rsid w:val="002F4932"/>
    <w:rsid w:val="002F49CC"/>
    <w:rsid w:val="002F526E"/>
    <w:rsid w:val="002F5908"/>
    <w:rsid w:val="002F5F55"/>
    <w:rsid w:val="002F62D2"/>
    <w:rsid w:val="002F6353"/>
    <w:rsid w:val="002F6370"/>
    <w:rsid w:val="002F749E"/>
    <w:rsid w:val="002F7722"/>
    <w:rsid w:val="0030058B"/>
    <w:rsid w:val="00300D8C"/>
    <w:rsid w:val="00301142"/>
    <w:rsid w:val="0030281B"/>
    <w:rsid w:val="003028CF"/>
    <w:rsid w:val="00303A9C"/>
    <w:rsid w:val="00303D4B"/>
    <w:rsid w:val="00304B17"/>
    <w:rsid w:val="0030778E"/>
    <w:rsid w:val="00310167"/>
    <w:rsid w:val="003110E8"/>
    <w:rsid w:val="00311E2B"/>
    <w:rsid w:val="00311E2F"/>
    <w:rsid w:val="00311E31"/>
    <w:rsid w:val="00313551"/>
    <w:rsid w:val="00313B06"/>
    <w:rsid w:val="00313F91"/>
    <w:rsid w:val="00314713"/>
    <w:rsid w:val="0031498D"/>
    <w:rsid w:val="00314A5D"/>
    <w:rsid w:val="00314A9B"/>
    <w:rsid w:val="00315009"/>
    <w:rsid w:val="0031507B"/>
    <w:rsid w:val="003156B1"/>
    <w:rsid w:val="0031572B"/>
    <w:rsid w:val="0031639D"/>
    <w:rsid w:val="00316714"/>
    <w:rsid w:val="003167DC"/>
    <w:rsid w:val="0031690D"/>
    <w:rsid w:val="00317301"/>
    <w:rsid w:val="00317667"/>
    <w:rsid w:val="00317ABF"/>
    <w:rsid w:val="00320995"/>
    <w:rsid w:val="00320B6C"/>
    <w:rsid w:val="00321208"/>
    <w:rsid w:val="003217B0"/>
    <w:rsid w:val="00322A02"/>
    <w:rsid w:val="00322DC8"/>
    <w:rsid w:val="003234C8"/>
    <w:rsid w:val="00324027"/>
    <w:rsid w:val="00324A6E"/>
    <w:rsid w:val="00324B6A"/>
    <w:rsid w:val="00325037"/>
    <w:rsid w:val="0032562B"/>
    <w:rsid w:val="0032614A"/>
    <w:rsid w:val="003266E8"/>
    <w:rsid w:val="00326A29"/>
    <w:rsid w:val="0032723C"/>
    <w:rsid w:val="00327865"/>
    <w:rsid w:val="00327BE0"/>
    <w:rsid w:val="003300B6"/>
    <w:rsid w:val="00330E13"/>
    <w:rsid w:val="0033124D"/>
    <w:rsid w:val="00331C6B"/>
    <w:rsid w:val="00332999"/>
    <w:rsid w:val="00332A26"/>
    <w:rsid w:val="00332A88"/>
    <w:rsid w:val="00332CA2"/>
    <w:rsid w:val="00333152"/>
    <w:rsid w:val="003333F0"/>
    <w:rsid w:val="00333573"/>
    <w:rsid w:val="00333E78"/>
    <w:rsid w:val="00335059"/>
    <w:rsid w:val="0033530B"/>
    <w:rsid w:val="00335519"/>
    <w:rsid w:val="0033577D"/>
    <w:rsid w:val="003363BD"/>
    <w:rsid w:val="0033670B"/>
    <w:rsid w:val="00336D8D"/>
    <w:rsid w:val="003375B2"/>
    <w:rsid w:val="003376C8"/>
    <w:rsid w:val="003378E7"/>
    <w:rsid w:val="00341A0B"/>
    <w:rsid w:val="0034243E"/>
    <w:rsid w:val="00342451"/>
    <w:rsid w:val="00342DE7"/>
    <w:rsid w:val="0034336E"/>
    <w:rsid w:val="0034368C"/>
    <w:rsid w:val="00344381"/>
    <w:rsid w:val="00344A80"/>
    <w:rsid w:val="003450AB"/>
    <w:rsid w:val="0034522E"/>
    <w:rsid w:val="00345B78"/>
    <w:rsid w:val="00345B81"/>
    <w:rsid w:val="003461A9"/>
    <w:rsid w:val="003467FA"/>
    <w:rsid w:val="00347706"/>
    <w:rsid w:val="00347D4A"/>
    <w:rsid w:val="003500E1"/>
    <w:rsid w:val="00350D89"/>
    <w:rsid w:val="0035273C"/>
    <w:rsid w:val="00352761"/>
    <w:rsid w:val="00353860"/>
    <w:rsid w:val="00353C5D"/>
    <w:rsid w:val="0035467D"/>
    <w:rsid w:val="00354B67"/>
    <w:rsid w:val="0035549E"/>
    <w:rsid w:val="0035557C"/>
    <w:rsid w:val="00355CC8"/>
    <w:rsid w:val="00356B21"/>
    <w:rsid w:val="003570EA"/>
    <w:rsid w:val="00357A12"/>
    <w:rsid w:val="00360B9E"/>
    <w:rsid w:val="00360C5C"/>
    <w:rsid w:val="0036191E"/>
    <w:rsid w:val="0036267A"/>
    <w:rsid w:val="00363061"/>
    <w:rsid w:val="00363E4B"/>
    <w:rsid w:val="0036404F"/>
    <w:rsid w:val="0036426F"/>
    <w:rsid w:val="00364773"/>
    <w:rsid w:val="00364B11"/>
    <w:rsid w:val="00364C73"/>
    <w:rsid w:val="00364C75"/>
    <w:rsid w:val="00364DE7"/>
    <w:rsid w:val="00364FAD"/>
    <w:rsid w:val="003650F2"/>
    <w:rsid w:val="00365587"/>
    <w:rsid w:val="00365BB6"/>
    <w:rsid w:val="00366678"/>
    <w:rsid w:val="00366F81"/>
    <w:rsid w:val="0036766C"/>
    <w:rsid w:val="00367696"/>
    <w:rsid w:val="00370294"/>
    <w:rsid w:val="00371748"/>
    <w:rsid w:val="003717A1"/>
    <w:rsid w:val="00372AEF"/>
    <w:rsid w:val="003733F1"/>
    <w:rsid w:val="00374166"/>
    <w:rsid w:val="00374F37"/>
    <w:rsid w:val="00375651"/>
    <w:rsid w:val="00376280"/>
    <w:rsid w:val="0037659F"/>
    <w:rsid w:val="003810E4"/>
    <w:rsid w:val="00381522"/>
    <w:rsid w:val="003831AC"/>
    <w:rsid w:val="00383985"/>
    <w:rsid w:val="00383EBD"/>
    <w:rsid w:val="003847C0"/>
    <w:rsid w:val="003847D0"/>
    <w:rsid w:val="00384ABA"/>
    <w:rsid w:val="00385017"/>
    <w:rsid w:val="003852E5"/>
    <w:rsid w:val="0038579F"/>
    <w:rsid w:val="00386533"/>
    <w:rsid w:val="00386680"/>
    <w:rsid w:val="00386C61"/>
    <w:rsid w:val="003900EF"/>
    <w:rsid w:val="00390516"/>
    <w:rsid w:val="00390738"/>
    <w:rsid w:val="00390E16"/>
    <w:rsid w:val="003918DC"/>
    <w:rsid w:val="00391CBE"/>
    <w:rsid w:val="00392607"/>
    <w:rsid w:val="0039282C"/>
    <w:rsid w:val="0039373D"/>
    <w:rsid w:val="003957DF"/>
    <w:rsid w:val="00395A3B"/>
    <w:rsid w:val="00396254"/>
    <w:rsid w:val="003A162F"/>
    <w:rsid w:val="003A1632"/>
    <w:rsid w:val="003A1E68"/>
    <w:rsid w:val="003A2AA0"/>
    <w:rsid w:val="003A2D77"/>
    <w:rsid w:val="003A2EA8"/>
    <w:rsid w:val="003A470B"/>
    <w:rsid w:val="003A4AD1"/>
    <w:rsid w:val="003A5057"/>
    <w:rsid w:val="003A510D"/>
    <w:rsid w:val="003A521B"/>
    <w:rsid w:val="003A52C6"/>
    <w:rsid w:val="003A5596"/>
    <w:rsid w:val="003A5609"/>
    <w:rsid w:val="003A5D1F"/>
    <w:rsid w:val="003A6027"/>
    <w:rsid w:val="003A6224"/>
    <w:rsid w:val="003A6294"/>
    <w:rsid w:val="003A631B"/>
    <w:rsid w:val="003A72E4"/>
    <w:rsid w:val="003A77E0"/>
    <w:rsid w:val="003A7A29"/>
    <w:rsid w:val="003A7BD5"/>
    <w:rsid w:val="003A7CF1"/>
    <w:rsid w:val="003A7F0D"/>
    <w:rsid w:val="003B08C5"/>
    <w:rsid w:val="003B1205"/>
    <w:rsid w:val="003B2011"/>
    <w:rsid w:val="003B2D40"/>
    <w:rsid w:val="003B3A00"/>
    <w:rsid w:val="003B42ED"/>
    <w:rsid w:val="003B4FDD"/>
    <w:rsid w:val="003B5B7A"/>
    <w:rsid w:val="003B66FC"/>
    <w:rsid w:val="003B6BF2"/>
    <w:rsid w:val="003C0265"/>
    <w:rsid w:val="003C0DC6"/>
    <w:rsid w:val="003C1772"/>
    <w:rsid w:val="003C1999"/>
    <w:rsid w:val="003C1D2D"/>
    <w:rsid w:val="003C2E09"/>
    <w:rsid w:val="003C3359"/>
    <w:rsid w:val="003C3FAA"/>
    <w:rsid w:val="003C4046"/>
    <w:rsid w:val="003C50B6"/>
    <w:rsid w:val="003C54E4"/>
    <w:rsid w:val="003C5ED6"/>
    <w:rsid w:val="003C6DDA"/>
    <w:rsid w:val="003C710E"/>
    <w:rsid w:val="003C743D"/>
    <w:rsid w:val="003C74DE"/>
    <w:rsid w:val="003C7568"/>
    <w:rsid w:val="003D011E"/>
    <w:rsid w:val="003D0673"/>
    <w:rsid w:val="003D2FBE"/>
    <w:rsid w:val="003D3042"/>
    <w:rsid w:val="003D3769"/>
    <w:rsid w:val="003D3A03"/>
    <w:rsid w:val="003D3D0A"/>
    <w:rsid w:val="003D3EF8"/>
    <w:rsid w:val="003D3FD3"/>
    <w:rsid w:val="003D40C3"/>
    <w:rsid w:val="003D4361"/>
    <w:rsid w:val="003D4C66"/>
    <w:rsid w:val="003D5328"/>
    <w:rsid w:val="003D782D"/>
    <w:rsid w:val="003E0810"/>
    <w:rsid w:val="003E0C1C"/>
    <w:rsid w:val="003E1DA6"/>
    <w:rsid w:val="003E3833"/>
    <w:rsid w:val="003E3CA2"/>
    <w:rsid w:val="003E4399"/>
    <w:rsid w:val="003E45A1"/>
    <w:rsid w:val="003E4CC8"/>
    <w:rsid w:val="003E554E"/>
    <w:rsid w:val="003E5593"/>
    <w:rsid w:val="003E5E6D"/>
    <w:rsid w:val="003E6752"/>
    <w:rsid w:val="003E69E1"/>
    <w:rsid w:val="003E783E"/>
    <w:rsid w:val="003E7999"/>
    <w:rsid w:val="003F0254"/>
    <w:rsid w:val="003F1B3E"/>
    <w:rsid w:val="003F20B0"/>
    <w:rsid w:val="003F2259"/>
    <w:rsid w:val="003F22A5"/>
    <w:rsid w:val="003F2F5F"/>
    <w:rsid w:val="003F3259"/>
    <w:rsid w:val="003F37F1"/>
    <w:rsid w:val="003F3A23"/>
    <w:rsid w:val="003F50F8"/>
    <w:rsid w:val="003F5358"/>
    <w:rsid w:val="003F588B"/>
    <w:rsid w:val="003F60B5"/>
    <w:rsid w:val="003F6150"/>
    <w:rsid w:val="003F6B76"/>
    <w:rsid w:val="003F76ED"/>
    <w:rsid w:val="003F7845"/>
    <w:rsid w:val="003F7B30"/>
    <w:rsid w:val="003F7DA1"/>
    <w:rsid w:val="00400675"/>
    <w:rsid w:val="004008E4"/>
    <w:rsid w:val="00400ABD"/>
    <w:rsid w:val="004010DE"/>
    <w:rsid w:val="004024F4"/>
    <w:rsid w:val="004027CD"/>
    <w:rsid w:val="00402FE1"/>
    <w:rsid w:val="0040377A"/>
    <w:rsid w:val="00403FC0"/>
    <w:rsid w:val="00404C73"/>
    <w:rsid w:val="00404E16"/>
    <w:rsid w:val="0040528A"/>
    <w:rsid w:val="00406E0B"/>
    <w:rsid w:val="00406E6F"/>
    <w:rsid w:val="0040735F"/>
    <w:rsid w:val="00407513"/>
    <w:rsid w:val="004077F7"/>
    <w:rsid w:val="00407A50"/>
    <w:rsid w:val="00407AF4"/>
    <w:rsid w:val="00407EC8"/>
    <w:rsid w:val="00407FA9"/>
    <w:rsid w:val="0041106D"/>
    <w:rsid w:val="004120C4"/>
    <w:rsid w:val="0041254F"/>
    <w:rsid w:val="004132A9"/>
    <w:rsid w:val="00413B5E"/>
    <w:rsid w:val="00413D86"/>
    <w:rsid w:val="004150E2"/>
    <w:rsid w:val="00415501"/>
    <w:rsid w:val="00415673"/>
    <w:rsid w:val="0041621C"/>
    <w:rsid w:val="00416AFC"/>
    <w:rsid w:val="00416EDF"/>
    <w:rsid w:val="00420359"/>
    <w:rsid w:val="00421DAD"/>
    <w:rsid w:val="00422BE7"/>
    <w:rsid w:val="00422CDE"/>
    <w:rsid w:val="00423E55"/>
    <w:rsid w:val="004240BB"/>
    <w:rsid w:val="00424478"/>
    <w:rsid w:val="00424514"/>
    <w:rsid w:val="00424EC2"/>
    <w:rsid w:val="004261CE"/>
    <w:rsid w:val="00426441"/>
    <w:rsid w:val="00426B7E"/>
    <w:rsid w:val="00426C7F"/>
    <w:rsid w:val="004273D0"/>
    <w:rsid w:val="00427C86"/>
    <w:rsid w:val="00427EDC"/>
    <w:rsid w:val="004313F1"/>
    <w:rsid w:val="004317F7"/>
    <w:rsid w:val="00432A00"/>
    <w:rsid w:val="00432FBD"/>
    <w:rsid w:val="00434251"/>
    <w:rsid w:val="00434410"/>
    <w:rsid w:val="00434F30"/>
    <w:rsid w:val="004350DD"/>
    <w:rsid w:val="0043513A"/>
    <w:rsid w:val="00435DA6"/>
    <w:rsid w:val="00435DF4"/>
    <w:rsid w:val="0043620F"/>
    <w:rsid w:val="0043755B"/>
    <w:rsid w:val="004378CA"/>
    <w:rsid w:val="00437C7A"/>
    <w:rsid w:val="00440A16"/>
    <w:rsid w:val="00440A18"/>
    <w:rsid w:val="004413CD"/>
    <w:rsid w:val="00441ACE"/>
    <w:rsid w:val="004424E1"/>
    <w:rsid w:val="00442758"/>
    <w:rsid w:val="00442EBA"/>
    <w:rsid w:val="0044309D"/>
    <w:rsid w:val="00443648"/>
    <w:rsid w:val="004437C6"/>
    <w:rsid w:val="00443BC6"/>
    <w:rsid w:val="004443F8"/>
    <w:rsid w:val="0044570F"/>
    <w:rsid w:val="004459E9"/>
    <w:rsid w:val="00445B56"/>
    <w:rsid w:val="004463A5"/>
    <w:rsid w:val="004465DB"/>
    <w:rsid w:val="00446FD7"/>
    <w:rsid w:val="00450004"/>
    <w:rsid w:val="00450008"/>
    <w:rsid w:val="00450246"/>
    <w:rsid w:val="00450D5A"/>
    <w:rsid w:val="00450EDE"/>
    <w:rsid w:val="00450FA5"/>
    <w:rsid w:val="004512E4"/>
    <w:rsid w:val="00451C83"/>
    <w:rsid w:val="00451DF3"/>
    <w:rsid w:val="00452164"/>
    <w:rsid w:val="0045263F"/>
    <w:rsid w:val="00452CB6"/>
    <w:rsid w:val="004537C7"/>
    <w:rsid w:val="004542CD"/>
    <w:rsid w:val="004546FD"/>
    <w:rsid w:val="00454934"/>
    <w:rsid w:val="00454970"/>
    <w:rsid w:val="00454FFC"/>
    <w:rsid w:val="004553B1"/>
    <w:rsid w:val="00456F28"/>
    <w:rsid w:val="00457737"/>
    <w:rsid w:val="00460045"/>
    <w:rsid w:val="004600D7"/>
    <w:rsid w:val="00461258"/>
    <w:rsid w:val="0046190A"/>
    <w:rsid w:val="0046213F"/>
    <w:rsid w:val="0046289F"/>
    <w:rsid w:val="00463828"/>
    <w:rsid w:val="00463B6A"/>
    <w:rsid w:val="00463CF0"/>
    <w:rsid w:val="00463DFB"/>
    <w:rsid w:val="0046431C"/>
    <w:rsid w:val="004643E8"/>
    <w:rsid w:val="004654AF"/>
    <w:rsid w:val="00465589"/>
    <w:rsid w:val="004655FF"/>
    <w:rsid w:val="00465600"/>
    <w:rsid w:val="00465635"/>
    <w:rsid w:val="00465BB1"/>
    <w:rsid w:val="00466290"/>
    <w:rsid w:val="00467132"/>
    <w:rsid w:val="00471E8D"/>
    <w:rsid w:val="00472B19"/>
    <w:rsid w:val="00472C32"/>
    <w:rsid w:val="004730FA"/>
    <w:rsid w:val="00473142"/>
    <w:rsid w:val="00473167"/>
    <w:rsid w:val="0047321D"/>
    <w:rsid w:val="004737B4"/>
    <w:rsid w:val="00473858"/>
    <w:rsid w:val="00473AA8"/>
    <w:rsid w:val="00473CF2"/>
    <w:rsid w:val="004743D6"/>
    <w:rsid w:val="00474B43"/>
    <w:rsid w:val="00475491"/>
    <w:rsid w:val="00475589"/>
    <w:rsid w:val="00476576"/>
    <w:rsid w:val="004765A5"/>
    <w:rsid w:val="0047663B"/>
    <w:rsid w:val="00476F02"/>
    <w:rsid w:val="0047754C"/>
    <w:rsid w:val="00477B8A"/>
    <w:rsid w:val="00477EAB"/>
    <w:rsid w:val="0048057E"/>
    <w:rsid w:val="00480C7B"/>
    <w:rsid w:val="004827B0"/>
    <w:rsid w:val="0048315F"/>
    <w:rsid w:val="004849D7"/>
    <w:rsid w:val="00484CC2"/>
    <w:rsid w:val="00485D15"/>
    <w:rsid w:val="00486C1A"/>
    <w:rsid w:val="00486DC1"/>
    <w:rsid w:val="00487938"/>
    <w:rsid w:val="004906C0"/>
    <w:rsid w:val="004906E0"/>
    <w:rsid w:val="00490FB0"/>
    <w:rsid w:val="00491EF7"/>
    <w:rsid w:val="004930DA"/>
    <w:rsid w:val="00493747"/>
    <w:rsid w:val="004949BE"/>
    <w:rsid w:val="004949DA"/>
    <w:rsid w:val="00495006"/>
    <w:rsid w:val="004957E4"/>
    <w:rsid w:val="00495B84"/>
    <w:rsid w:val="00496BCE"/>
    <w:rsid w:val="00497DB4"/>
    <w:rsid w:val="004A0450"/>
    <w:rsid w:val="004A1387"/>
    <w:rsid w:val="004A1868"/>
    <w:rsid w:val="004A1CAC"/>
    <w:rsid w:val="004A218A"/>
    <w:rsid w:val="004A2AC3"/>
    <w:rsid w:val="004A2C39"/>
    <w:rsid w:val="004A2CFE"/>
    <w:rsid w:val="004A3BE4"/>
    <w:rsid w:val="004A4EBB"/>
    <w:rsid w:val="004A5BC9"/>
    <w:rsid w:val="004A6210"/>
    <w:rsid w:val="004A628A"/>
    <w:rsid w:val="004A7502"/>
    <w:rsid w:val="004A7D3C"/>
    <w:rsid w:val="004B0307"/>
    <w:rsid w:val="004B10F5"/>
    <w:rsid w:val="004B1A12"/>
    <w:rsid w:val="004B1B00"/>
    <w:rsid w:val="004B204F"/>
    <w:rsid w:val="004B25E0"/>
    <w:rsid w:val="004B4262"/>
    <w:rsid w:val="004B5399"/>
    <w:rsid w:val="004B5BB4"/>
    <w:rsid w:val="004B5C1C"/>
    <w:rsid w:val="004B638B"/>
    <w:rsid w:val="004B6DF6"/>
    <w:rsid w:val="004B791E"/>
    <w:rsid w:val="004C0B47"/>
    <w:rsid w:val="004C2462"/>
    <w:rsid w:val="004C293B"/>
    <w:rsid w:val="004C2981"/>
    <w:rsid w:val="004C3591"/>
    <w:rsid w:val="004C38B3"/>
    <w:rsid w:val="004C3EF5"/>
    <w:rsid w:val="004C4097"/>
    <w:rsid w:val="004C4B0E"/>
    <w:rsid w:val="004C4BC7"/>
    <w:rsid w:val="004C5180"/>
    <w:rsid w:val="004C6A88"/>
    <w:rsid w:val="004D0A14"/>
    <w:rsid w:val="004D0E50"/>
    <w:rsid w:val="004D0EEF"/>
    <w:rsid w:val="004D2375"/>
    <w:rsid w:val="004D2CB8"/>
    <w:rsid w:val="004D2E8A"/>
    <w:rsid w:val="004D3A00"/>
    <w:rsid w:val="004D3EAD"/>
    <w:rsid w:val="004D4614"/>
    <w:rsid w:val="004D4ABF"/>
    <w:rsid w:val="004D4D71"/>
    <w:rsid w:val="004D4E97"/>
    <w:rsid w:val="004D4F5D"/>
    <w:rsid w:val="004D4FB6"/>
    <w:rsid w:val="004D5962"/>
    <w:rsid w:val="004D6C81"/>
    <w:rsid w:val="004D759E"/>
    <w:rsid w:val="004D7D21"/>
    <w:rsid w:val="004D7F8E"/>
    <w:rsid w:val="004E003D"/>
    <w:rsid w:val="004E0763"/>
    <w:rsid w:val="004E0795"/>
    <w:rsid w:val="004E0F15"/>
    <w:rsid w:val="004E16BC"/>
    <w:rsid w:val="004E228B"/>
    <w:rsid w:val="004E23CF"/>
    <w:rsid w:val="004E284D"/>
    <w:rsid w:val="004E28BF"/>
    <w:rsid w:val="004E2E8C"/>
    <w:rsid w:val="004E3727"/>
    <w:rsid w:val="004E5E95"/>
    <w:rsid w:val="004E65BA"/>
    <w:rsid w:val="004E694F"/>
    <w:rsid w:val="004E6A43"/>
    <w:rsid w:val="004E797F"/>
    <w:rsid w:val="004F02EF"/>
    <w:rsid w:val="004F0853"/>
    <w:rsid w:val="004F095C"/>
    <w:rsid w:val="004F1674"/>
    <w:rsid w:val="004F3539"/>
    <w:rsid w:val="004F4C1B"/>
    <w:rsid w:val="004F4D78"/>
    <w:rsid w:val="004F5007"/>
    <w:rsid w:val="004F5158"/>
    <w:rsid w:val="004F659B"/>
    <w:rsid w:val="004F76E0"/>
    <w:rsid w:val="00500480"/>
    <w:rsid w:val="00501177"/>
    <w:rsid w:val="00501547"/>
    <w:rsid w:val="00501EC2"/>
    <w:rsid w:val="00502091"/>
    <w:rsid w:val="00502385"/>
    <w:rsid w:val="005028D4"/>
    <w:rsid w:val="00503516"/>
    <w:rsid w:val="00503E5E"/>
    <w:rsid w:val="00503ECA"/>
    <w:rsid w:val="005050BD"/>
    <w:rsid w:val="00505B16"/>
    <w:rsid w:val="0050699E"/>
    <w:rsid w:val="00506F4F"/>
    <w:rsid w:val="00511006"/>
    <w:rsid w:val="00511078"/>
    <w:rsid w:val="0051187D"/>
    <w:rsid w:val="00513F9D"/>
    <w:rsid w:val="00514235"/>
    <w:rsid w:val="0051463B"/>
    <w:rsid w:val="00514E30"/>
    <w:rsid w:val="00514EE1"/>
    <w:rsid w:val="005151E0"/>
    <w:rsid w:val="0051526F"/>
    <w:rsid w:val="0051585D"/>
    <w:rsid w:val="00515CA5"/>
    <w:rsid w:val="005164BA"/>
    <w:rsid w:val="00517340"/>
    <w:rsid w:val="0051746E"/>
    <w:rsid w:val="005176B5"/>
    <w:rsid w:val="005176BA"/>
    <w:rsid w:val="0051790F"/>
    <w:rsid w:val="00517A92"/>
    <w:rsid w:val="005205BF"/>
    <w:rsid w:val="00520826"/>
    <w:rsid w:val="00520C72"/>
    <w:rsid w:val="005235E0"/>
    <w:rsid w:val="005246DC"/>
    <w:rsid w:val="00525C12"/>
    <w:rsid w:val="005265DD"/>
    <w:rsid w:val="00526DC1"/>
    <w:rsid w:val="005271CD"/>
    <w:rsid w:val="00527B48"/>
    <w:rsid w:val="00527B82"/>
    <w:rsid w:val="00530CCD"/>
    <w:rsid w:val="00531206"/>
    <w:rsid w:val="00532367"/>
    <w:rsid w:val="00532731"/>
    <w:rsid w:val="00532A07"/>
    <w:rsid w:val="00533076"/>
    <w:rsid w:val="00534A26"/>
    <w:rsid w:val="0053520A"/>
    <w:rsid w:val="0053611F"/>
    <w:rsid w:val="005363CA"/>
    <w:rsid w:val="0053716D"/>
    <w:rsid w:val="005372A6"/>
    <w:rsid w:val="005373BB"/>
    <w:rsid w:val="0054033E"/>
    <w:rsid w:val="0054096A"/>
    <w:rsid w:val="00540DD7"/>
    <w:rsid w:val="00542087"/>
    <w:rsid w:val="005422C0"/>
    <w:rsid w:val="005424F6"/>
    <w:rsid w:val="0054362A"/>
    <w:rsid w:val="005436B6"/>
    <w:rsid w:val="005441DD"/>
    <w:rsid w:val="00544B5C"/>
    <w:rsid w:val="00544E12"/>
    <w:rsid w:val="00545165"/>
    <w:rsid w:val="005451AC"/>
    <w:rsid w:val="00545A81"/>
    <w:rsid w:val="0054732A"/>
    <w:rsid w:val="005474DD"/>
    <w:rsid w:val="00550175"/>
    <w:rsid w:val="00550496"/>
    <w:rsid w:val="00550549"/>
    <w:rsid w:val="005506A6"/>
    <w:rsid w:val="005515AF"/>
    <w:rsid w:val="005516E9"/>
    <w:rsid w:val="0055190E"/>
    <w:rsid w:val="0055193B"/>
    <w:rsid w:val="00552AB4"/>
    <w:rsid w:val="00552D40"/>
    <w:rsid w:val="00552F64"/>
    <w:rsid w:val="005538C7"/>
    <w:rsid w:val="00554254"/>
    <w:rsid w:val="00556355"/>
    <w:rsid w:val="00556C53"/>
    <w:rsid w:val="00560211"/>
    <w:rsid w:val="005607C8"/>
    <w:rsid w:val="005609B3"/>
    <w:rsid w:val="005616AE"/>
    <w:rsid w:val="00561992"/>
    <w:rsid w:val="00561E1D"/>
    <w:rsid w:val="005625EF"/>
    <w:rsid w:val="00563344"/>
    <w:rsid w:val="00563717"/>
    <w:rsid w:val="00564285"/>
    <w:rsid w:val="00564658"/>
    <w:rsid w:val="005648A1"/>
    <w:rsid w:val="005664C1"/>
    <w:rsid w:val="00566F8F"/>
    <w:rsid w:val="00567844"/>
    <w:rsid w:val="00567ACB"/>
    <w:rsid w:val="00567AE1"/>
    <w:rsid w:val="00570FF1"/>
    <w:rsid w:val="005714B4"/>
    <w:rsid w:val="005716EE"/>
    <w:rsid w:val="00571BAD"/>
    <w:rsid w:val="00572658"/>
    <w:rsid w:val="00572E19"/>
    <w:rsid w:val="00573CC6"/>
    <w:rsid w:val="00574265"/>
    <w:rsid w:val="0057442E"/>
    <w:rsid w:val="0057446D"/>
    <w:rsid w:val="00574544"/>
    <w:rsid w:val="0057473A"/>
    <w:rsid w:val="0057501A"/>
    <w:rsid w:val="00575EE6"/>
    <w:rsid w:val="0057612B"/>
    <w:rsid w:val="005763BF"/>
    <w:rsid w:val="005763DA"/>
    <w:rsid w:val="0057658E"/>
    <w:rsid w:val="00576C95"/>
    <w:rsid w:val="005775D0"/>
    <w:rsid w:val="00577FF4"/>
    <w:rsid w:val="00580E35"/>
    <w:rsid w:val="00581F54"/>
    <w:rsid w:val="00582BC0"/>
    <w:rsid w:val="00583565"/>
    <w:rsid w:val="005849F6"/>
    <w:rsid w:val="00584BA7"/>
    <w:rsid w:val="00584D5C"/>
    <w:rsid w:val="005862D4"/>
    <w:rsid w:val="00586622"/>
    <w:rsid w:val="00586691"/>
    <w:rsid w:val="00586B11"/>
    <w:rsid w:val="00586B22"/>
    <w:rsid w:val="005875C6"/>
    <w:rsid w:val="00587ABD"/>
    <w:rsid w:val="00587E05"/>
    <w:rsid w:val="00590790"/>
    <w:rsid w:val="00590BE9"/>
    <w:rsid w:val="005913C1"/>
    <w:rsid w:val="00591B4F"/>
    <w:rsid w:val="00592671"/>
    <w:rsid w:val="00592B9E"/>
    <w:rsid w:val="005942EC"/>
    <w:rsid w:val="00594B36"/>
    <w:rsid w:val="00595328"/>
    <w:rsid w:val="00595BB4"/>
    <w:rsid w:val="0059604D"/>
    <w:rsid w:val="005964C9"/>
    <w:rsid w:val="00596E87"/>
    <w:rsid w:val="005971DB"/>
    <w:rsid w:val="005971F4"/>
    <w:rsid w:val="00597282"/>
    <w:rsid w:val="005976FA"/>
    <w:rsid w:val="005977FD"/>
    <w:rsid w:val="00597A6F"/>
    <w:rsid w:val="005A061B"/>
    <w:rsid w:val="005A08A5"/>
    <w:rsid w:val="005A0BAC"/>
    <w:rsid w:val="005A0FA4"/>
    <w:rsid w:val="005A1449"/>
    <w:rsid w:val="005A1836"/>
    <w:rsid w:val="005A2B2E"/>
    <w:rsid w:val="005A3E29"/>
    <w:rsid w:val="005A4907"/>
    <w:rsid w:val="005A5B86"/>
    <w:rsid w:val="005A6176"/>
    <w:rsid w:val="005A65F9"/>
    <w:rsid w:val="005A6660"/>
    <w:rsid w:val="005A6BE8"/>
    <w:rsid w:val="005A7A12"/>
    <w:rsid w:val="005B19FF"/>
    <w:rsid w:val="005B416D"/>
    <w:rsid w:val="005B4285"/>
    <w:rsid w:val="005B5ADA"/>
    <w:rsid w:val="005B5ED6"/>
    <w:rsid w:val="005B6263"/>
    <w:rsid w:val="005B7D1C"/>
    <w:rsid w:val="005B7F3A"/>
    <w:rsid w:val="005C00F1"/>
    <w:rsid w:val="005C0CBC"/>
    <w:rsid w:val="005C0EFD"/>
    <w:rsid w:val="005C1D59"/>
    <w:rsid w:val="005C217F"/>
    <w:rsid w:val="005C2325"/>
    <w:rsid w:val="005C23FD"/>
    <w:rsid w:val="005C32F4"/>
    <w:rsid w:val="005C3793"/>
    <w:rsid w:val="005C4045"/>
    <w:rsid w:val="005C47EA"/>
    <w:rsid w:val="005C4C66"/>
    <w:rsid w:val="005C5B59"/>
    <w:rsid w:val="005C64C8"/>
    <w:rsid w:val="005C65C9"/>
    <w:rsid w:val="005C7195"/>
    <w:rsid w:val="005C71D0"/>
    <w:rsid w:val="005C7329"/>
    <w:rsid w:val="005C7427"/>
    <w:rsid w:val="005C7438"/>
    <w:rsid w:val="005C7A5E"/>
    <w:rsid w:val="005C7CA4"/>
    <w:rsid w:val="005D0AFF"/>
    <w:rsid w:val="005D1EAA"/>
    <w:rsid w:val="005D2302"/>
    <w:rsid w:val="005D245E"/>
    <w:rsid w:val="005D258D"/>
    <w:rsid w:val="005D2882"/>
    <w:rsid w:val="005D2F3A"/>
    <w:rsid w:val="005D3B6D"/>
    <w:rsid w:val="005D3DE1"/>
    <w:rsid w:val="005D3F7E"/>
    <w:rsid w:val="005D4433"/>
    <w:rsid w:val="005D46F7"/>
    <w:rsid w:val="005D4CD3"/>
    <w:rsid w:val="005D5215"/>
    <w:rsid w:val="005D6DF1"/>
    <w:rsid w:val="005D7E1C"/>
    <w:rsid w:val="005E004E"/>
    <w:rsid w:val="005E10B7"/>
    <w:rsid w:val="005E1658"/>
    <w:rsid w:val="005E1C31"/>
    <w:rsid w:val="005E2090"/>
    <w:rsid w:val="005E3ABC"/>
    <w:rsid w:val="005E3F73"/>
    <w:rsid w:val="005E4B6D"/>
    <w:rsid w:val="005E5B31"/>
    <w:rsid w:val="005F18A3"/>
    <w:rsid w:val="005F19D7"/>
    <w:rsid w:val="005F1D37"/>
    <w:rsid w:val="005F2375"/>
    <w:rsid w:val="005F2971"/>
    <w:rsid w:val="005F2D7A"/>
    <w:rsid w:val="005F2F00"/>
    <w:rsid w:val="005F32E0"/>
    <w:rsid w:val="005F4D99"/>
    <w:rsid w:val="005F7206"/>
    <w:rsid w:val="005F75F3"/>
    <w:rsid w:val="005F7BDC"/>
    <w:rsid w:val="00600B8B"/>
    <w:rsid w:val="00601130"/>
    <w:rsid w:val="00601DFD"/>
    <w:rsid w:val="00602177"/>
    <w:rsid w:val="00602796"/>
    <w:rsid w:val="00603586"/>
    <w:rsid w:val="00603A3C"/>
    <w:rsid w:val="0060416D"/>
    <w:rsid w:val="00605EC4"/>
    <w:rsid w:val="006060E4"/>
    <w:rsid w:val="00606381"/>
    <w:rsid w:val="006067DE"/>
    <w:rsid w:val="00607DDA"/>
    <w:rsid w:val="00611CAA"/>
    <w:rsid w:val="00612204"/>
    <w:rsid w:val="0061342A"/>
    <w:rsid w:val="006139E6"/>
    <w:rsid w:val="00613F14"/>
    <w:rsid w:val="00613F3A"/>
    <w:rsid w:val="006141A5"/>
    <w:rsid w:val="006146B3"/>
    <w:rsid w:val="00614781"/>
    <w:rsid w:val="00614AE0"/>
    <w:rsid w:val="00614B62"/>
    <w:rsid w:val="00615315"/>
    <w:rsid w:val="0061552F"/>
    <w:rsid w:val="0061706E"/>
    <w:rsid w:val="00617346"/>
    <w:rsid w:val="006179EF"/>
    <w:rsid w:val="00617BE3"/>
    <w:rsid w:val="006200FF"/>
    <w:rsid w:val="00620F5E"/>
    <w:rsid w:val="00620FEA"/>
    <w:rsid w:val="00621229"/>
    <w:rsid w:val="00621337"/>
    <w:rsid w:val="006215F8"/>
    <w:rsid w:val="00621973"/>
    <w:rsid w:val="00622245"/>
    <w:rsid w:val="006223FD"/>
    <w:rsid w:val="00622C6D"/>
    <w:rsid w:val="006236C6"/>
    <w:rsid w:val="0062370C"/>
    <w:rsid w:val="0062379B"/>
    <w:rsid w:val="006240CC"/>
    <w:rsid w:val="0062571F"/>
    <w:rsid w:val="00625CD4"/>
    <w:rsid w:val="0062642D"/>
    <w:rsid w:val="00626F97"/>
    <w:rsid w:val="006273EC"/>
    <w:rsid w:val="0062749F"/>
    <w:rsid w:val="00627520"/>
    <w:rsid w:val="0063004B"/>
    <w:rsid w:val="006309FE"/>
    <w:rsid w:val="0063162A"/>
    <w:rsid w:val="0063206F"/>
    <w:rsid w:val="00633224"/>
    <w:rsid w:val="00633C29"/>
    <w:rsid w:val="00634745"/>
    <w:rsid w:val="00634895"/>
    <w:rsid w:val="00634DBE"/>
    <w:rsid w:val="006352F4"/>
    <w:rsid w:val="006359A2"/>
    <w:rsid w:val="006360E7"/>
    <w:rsid w:val="006360F9"/>
    <w:rsid w:val="00636272"/>
    <w:rsid w:val="006378FC"/>
    <w:rsid w:val="00637948"/>
    <w:rsid w:val="006403E9"/>
    <w:rsid w:val="00640A50"/>
    <w:rsid w:val="006413A0"/>
    <w:rsid w:val="0064256D"/>
    <w:rsid w:val="00642B94"/>
    <w:rsid w:val="00642BEC"/>
    <w:rsid w:val="00642CD5"/>
    <w:rsid w:val="00643286"/>
    <w:rsid w:val="00643327"/>
    <w:rsid w:val="00643537"/>
    <w:rsid w:val="00644EDF"/>
    <w:rsid w:val="006451AC"/>
    <w:rsid w:val="006459EF"/>
    <w:rsid w:val="00645A53"/>
    <w:rsid w:val="00646885"/>
    <w:rsid w:val="00646DB8"/>
    <w:rsid w:val="00647B88"/>
    <w:rsid w:val="00647EED"/>
    <w:rsid w:val="00650426"/>
    <w:rsid w:val="00650BFD"/>
    <w:rsid w:val="00650E5C"/>
    <w:rsid w:val="006513F9"/>
    <w:rsid w:val="006517AF"/>
    <w:rsid w:val="00651851"/>
    <w:rsid w:val="006518E4"/>
    <w:rsid w:val="006519BD"/>
    <w:rsid w:val="00651EDD"/>
    <w:rsid w:val="006524CC"/>
    <w:rsid w:val="006526D5"/>
    <w:rsid w:val="00652EE9"/>
    <w:rsid w:val="00652F31"/>
    <w:rsid w:val="00654621"/>
    <w:rsid w:val="00654E9F"/>
    <w:rsid w:val="006552F3"/>
    <w:rsid w:val="006553FF"/>
    <w:rsid w:val="006565DE"/>
    <w:rsid w:val="0065664B"/>
    <w:rsid w:val="00656CFC"/>
    <w:rsid w:val="00657602"/>
    <w:rsid w:val="00660D66"/>
    <w:rsid w:val="00660DE2"/>
    <w:rsid w:val="006615BB"/>
    <w:rsid w:val="006618CB"/>
    <w:rsid w:val="00661A34"/>
    <w:rsid w:val="00662BEA"/>
    <w:rsid w:val="00663242"/>
    <w:rsid w:val="00663AF1"/>
    <w:rsid w:val="00663CC9"/>
    <w:rsid w:val="006640C7"/>
    <w:rsid w:val="006650F3"/>
    <w:rsid w:val="00665B9F"/>
    <w:rsid w:val="006667BD"/>
    <w:rsid w:val="00666E4B"/>
    <w:rsid w:val="006672CB"/>
    <w:rsid w:val="0066745E"/>
    <w:rsid w:val="0066763E"/>
    <w:rsid w:val="006704EC"/>
    <w:rsid w:val="00670966"/>
    <w:rsid w:val="00670F23"/>
    <w:rsid w:val="00671002"/>
    <w:rsid w:val="00671AD6"/>
    <w:rsid w:val="00671BCE"/>
    <w:rsid w:val="006723BE"/>
    <w:rsid w:val="006724AA"/>
    <w:rsid w:val="006729D0"/>
    <w:rsid w:val="00672BAF"/>
    <w:rsid w:val="006732A1"/>
    <w:rsid w:val="006733FD"/>
    <w:rsid w:val="00673F9A"/>
    <w:rsid w:val="0067483B"/>
    <w:rsid w:val="0067493A"/>
    <w:rsid w:val="00674C5D"/>
    <w:rsid w:val="00674D92"/>
    <w:rsid w:val="00674DBA"/>
    <w:rsid w:val="00674EAE"/>
    <w:rsid w:val="0067510A"/>
    <w:rsid w:val="00675623"/>
    <w:rsid w:val="00675819"/>
    <w:rsid w:val="00675E90"/>
    <w:rsid w:val="00677E57"/>
    <w:rsid w:val="006813BA"/>
    <w:rsid w:val="00681CFE"/>
    <w:rsid w:val="00683631"/>
    <w:rsid w:val="00683B0C"/>
    <w:rsid w:val="006842DD"/>
    <w:rsid w:val="0068462D"/>
    <w:rsid w:val="00684D06"/>
    <w:rsid w:val="006857E9"/>
    <w:rsid w:val="00685BC8"/>
    <w:rsid w:val="006860D0"/>
    <w:rsid w:val="00686EA4"/>
    <w:rsid w:val="006870D7"/>
    <w:rsid w:val="00687B38"/>
    <w:rsid w:val="00687D3E"/>
    <w:rsid w:val="006901A5"/>
    <w:rsid w:val="00690434"/>
    <w:rsid w:val="00690510"/>
    <w:rsid w:val="00690E73"/>
    <w:rsid w:val="00690E8B"/>
    <w:rsid w:val="006913F1"/>
    <w:rsid w:val="0069152F"/>
    <w:rsid w:val="00691AB9"/>
    <w:rsid w:val="00691C46"/>
    <w:rsid w:val="00691F9E"/>
    <w:rsid w:val="00692FDB"/>
    <w:rsid w:val="006933B5"/>
    <w:rsid w:val="00693DC6"/>
    <w:rsid w:val="006943CF"/>
    <w:rsid w:val="006947FE"/>
    <w:rsid w:val="00694A12"/>
    <w:rsid w:val="00695498"/>
    <w:rsid w:val="00696054"/>
    <w:rsid w:val="006961A2"/>
    <w:rsid w:val="006961FC"/>
    <w:rsid w:val="0069621E"/>
    <w:rsid w:val="00697574"/>
    <w:rsid w:val="006A00AC"/>
    <w:rsid w:val="006A01A1"/>
    <w:rsid w:val="006A35E8"/>
    <w:rsid w:val="006A39A2"/>
    <w:rsid w:val="006A4879"/>
    <w:rsid w:val="006A48A7"/>
    <w:rsid w:val="006A4FC2"/>
    <w:rsid w:val="006A59D8"/>
    <w:rsid w:val="006A667B"/>
    <w:rsid w:val="006A76F2"/>
    <w:rsid w:val="006A7745"/>
    <w:rsid w:val="006A7883"/>
    <w:rsid w:val="006A7F75"/>
    <w:rsid w:val="006B0879"/>
    <w:rsid w:val="006B1CA3"/>
    <w:rsid w:val="006B2489"/>
    <w:rsid w:val="006B2600"/>
    <w:rsid w:val="006B3A40"/>
    <w:rsid w:val="006B3C20"/>
    <w:rsid w:val="006B46A6"/>
    <w:rsid w:val="006B6CDE"/>
    <w:rsid w:val="006B6D75"/>
    <w:rsid w:val="006B72C2"/>
    <w:rsid w:val="006B72CA"/>
    <w:rsid w:val="006B7378"/>
    <w:rsid w:val="006B7843"/>
    <w:rsid w:val="006C1319"/>
    <w:rsid w:val="006C1A4A"/>
    <w:rsid w:val="006C2A04"/>
    <w:rsid w:val="006C2D83"/>
    <w:rsid w:val="006C3221"/>
    <w:rsid w:val="006C546E"/>
    <w:rsid w:val="006C5558"/>
    <w:rsid w:val="006C61D0"/>
    <w:rsid w:val="006C7F04"/>
    <w:rsid w:val="006D04BA"/>
    <w:rsid w:val="006D07CA"/>
    <w:rsid w:val="006D1AED"/>
    <w:rsid w:val="006D1DFA"/>
    <w:rsid w:val="006D2494"/>
    <w:rsid w:val="006D2C08"/>
    <w:rsid w:val="006D3E25"/>
    <w:rsid w:val="006D482E"/>
    <w:rsid w:val="006D4FCB"/>
    <w:rsid w:val="006D59E5"/>
    <w:rsid w:val="006D62B5"/>
    <w:rsid w:val="006D640D"/>
    <w:rsid w:val="006D6BAC"/>
    <w:rsid w:val="006D6E2B"/>
    <w:rsid w:val="006D7C8E"/>
    <w:rsid w:val="006E03FB"/>
    <w:rsid w:val="006E0848"/>
    <w:rsid w:val="006E0867"/>
    <w:rsid w:val="006E1EE7"/>
    <w:rsid w:val="006E26C4"/>
    <w:rsid w:val="006E273E"/>
    <w:rsid w:val="006E294C"/>
    <w:rsid w:val="006E3A9E"/>
    <w:rsid w:val="006E4E51"/>
    <w:rsid w:val="006E64D8"/>
    <w:rsid w:val="006E6B8D"/>
    <w:rsid w:val="006E6D78"/>
    <w:rsid w:val="006E732C"/>
    <w:rsid w:val="006E7C41"/>
    <w:rsid w:val="006E7CA4"/>
    <w:rsid w:val="006E7FC2"/>
    <w:rsid w:val="006F08F5"/>
    <w:rsid w:val="006F1090"/>
    <w:rsid w:val="006F1192"/>
    <w:rsid w:val="006F2503"/>
    <w:rsid w:val="006F2B88"/>
    <w:rsid w:val="006F3B9B"/>
    <w:rsid w:val="006F4FCD"/>
    <w:rsid w:val="006F4FF3"/>
    <w:rsid w:val="006F6AA1"/>
    <w:rsid w:val="006F6C3B"/>
    <w:rsid w:val="006F7286"/>
    <w:rsid w:val="006F7DBF"/>
    <w:rsid w:val="006F7F96"/>
    <w:rsid w:val="00700419"/>
    <w:rsid w:val="00700836"/>
    <w:rsid w:val="00700903"/>
    <w:rsid w:val="0070180E"/>
    <w:rsid w:val="007019A4"/>
    <w:rsid w:val="00702077"/>
    <w:rsid w:val="00702D5C"/>
    <w:rsid w:val="0070316E"/>
    <w:rsid w:val="007031E4"/>
    <w:rsid w:val="007032B5"/>
    <w:rsid w:val="007038BD"/>
    <w:rsid w:val="00703F5F"/>
    <w:rsid w:val="00704734"/>
    <w:rsid w:val="0070499B"/>
    <w:rsid w:val="0070526E"/>
    <w:rsid w:val="00705E00"/>
    <w:rsid w:val="007061B3"/>
    <w:rsid w:val="00706D13"/>
    <w:rsid w:val="0071075D"/>
    <w:rsid w:val="00711AC2"/>
    <w:rsid w:val="00711C34"/>
    <w:rsid w:val="00711C9D"/>
    <w:rsid w:val="00711DFC"/>
    <w:rsid w:val="0071207B"/>
    <w:rsid w:val="00712153"/>
    <w:rsid w:val="0071297B"/>
    <w:rsid w:val="007129C7"/>
    <w:rsid w:val="00713AF9"/>
    <w:rsid w:val="00713B06"/>
    <w:rsid w:val="00714E75"/>
    <w:rsid w:val="0071550C"/>
    <w:rsid w:val="00716EC0"/>
    <w:rsid w:val="00717345"/>
    <w:rsid w:val="00717A08"/>
    <w:rsid w:val="00717D82"/>
    <w:rsid w:val="00720372"/>
    <w:rsid w:val="00720604"/>
    <w:rsid w:val="007213C3"/>
    <w:rsid w:val="007218B4"/>
    <w:rsid w:val="00721ADE"/>
    <w:rsid w:val="0072324F"/>
    <w:rsid w:val="007232F1"/>
    <w:rsid w:val="00723A1F"/>
    <w:rsid w:val="00723A3A"/>
    <w:rsid w:val="00723F56"/>
    <w:rsid w:val="007255ED"/>
    <w:rsid w:val="0072582C"/>
    <w:rsid w:val="007300D7"/>
    <w:rsid w:val="00731037"/>
    <w:rsid w:val="00731413"/>
    <w:rsid w:val="00731D08"/>
    <w:rsid w:val="007322D7"/>
    <w:rsid w:val="0073271E"/>
    <w:rsid w:val="007327BE"/>
    <w:rsid w:val="00732CFB"/>
    <w:rsid w:val="00732E0C"/>
    <w:rsid w:val="00734887"/>
    <w:rsid w:val="00734935"/>
    <w:rsid w:val="00735963"/>
    <w:rsid w:val="00736469"/>
    <w:rsid w:val="007365F6"/>
    <w:rsid w:val="0073660E"/>
    <w:rsid w:val="00737409"/>
    <w:rsid w:val="00737AB5"/>
    <w:rsid w:val="00737E5B"/>
    <w:rsid w:val="0074135F"/>
    <w:rsid w:val="00741659"/>
    <w:rsid w:val="00741D23"/>
    <w:rsid w:val="007424E8"/>
    <w:rsid w:val="007424F9"/>
    <w:rsid w:val="00742D52"/>
    <w:rsid w:val="00742E66"/>
    <w:rsid w:val="00744091"/>
    <w:rsid w:val="00744DA7"/>
    <w:rsid w:val="00745221"/>
    <w:rsid w:val="007458CD"/>
    <w:rsid w:val="00746924"/>
    <w:rsid w:val="0074697A"/>
    <w:rsid w:val="00746DC1"/>
    <w:rsid w:val="0074727B"/>
    <w:rsid w:val="00750497"/>
    <w:rsid w:val="00750A30"/>
    <w:rsid w:val="007513BB"/>
    <w:rsid w:val="007515FB"/>
    <w:rsid w:val="007516CC"/>
    <w:rsid w:val="00751DE1"/>
    <w:rsid w:val="00752692"/>
    <w:rsid w:val="00752F8D"/>
    <w:rsid w:val="00753FF8"/>
    <w:rsid w:val="00754775"/>
    <w:rsid w:val="007547A9"/>
    <w:rsid w:val="007547AC"/>
    <w:rsid w:val="00754AF1"/>
    <w:rsid w:val="00755450"/>
    <w:rsid w:val="007556EB"/>
    <w:rsid w:val="007557BD"/>
    <w:rsid w:val="00755B27"/>
    <w:rsid w:val="00756AA6"/>
    <w:rsid w:val="00757B9F"/>
    <w:rsid w:val="007600B7"/>
    <w:rsid w:val="0076140A"/>
    <w:rsid w:val="0076147F"/>
    <w:rsid w:val="00761C19"/>
    <w:rsid w:val="00761D97"/>
    <w:rsid w:val="0076214A"/>
    <w:rsid w:val="007624A5"/>
    <w:rsid w:val="00762AA1"/>
    <w:rsid w:val="00763DF5"/>
    <w:rsid w:val="00763FC5"/>
    <w:rsid w:val="00764167"/>
    <w:rsid w:val="007645E5"/>
    <w:rsid w:val="00764A12"/>
    <w:rsid w:val="007652EC"/>
    <w:rsid w:val="007654DF"/>
    <w:rsid w:val="007656C5"/>
    <w:rsid w:val="00765DA3"/>
    <w:rsid w:val="00766E94"/>
    <w:rsid w:val="007672CB"/>
    <w:rsid w:val="0077060F"/>
    <w:rsid w:val="007709BE"/>
    <w:rsid w:val="00770B25"/>
    <w:rsid w:val="007719F7"/>
    <w:rsid w:val="00771D73"/>
    <w:rsid w:val="00771E48"/>
    <w:rsid w:val="0077334D"/>
    <w:rsid w:val="00774647"/>
    <w:rsid w:val="0077464B"/>
    <w:rsid w:val="00774B03"/>
    <w:rsid w:val="00775234"/>
    <w:rsid w:val="00775292"/>
    <w:rsid w:val="0077574F"/>
    <w:rsid w:val="00775A7F"/>
    <w:rsid w:val="00775B67"/>
    <w:rsid w:val="00775C29"/>
    <w:rsid w:val="007766C6"/>
    <w:rsid w:val="0077670A"/>
    <w:rsid w:val="00776B46"/>
    <w:rsid w:val="00776DC2"/>
    <w:rsid w:val="0077740D"/>
    <w:rsid w:val="00777440"/>
    <w:rsid w:val="0077789B"/>
    <w:rsid w:val="00777A7D"/>
    <w:rsid w:val="00777CF8"/>
    <w:rsid w:val="0078005B"/>
    <w:rsid w:val="007803CF"/>
    <w:rsid w:val="00780C9E"/>
    <w:rsid w:val="00781CF1"/>
    <w:rsid w:val="00782323"/>
    <w:rsid w:val="007843C8"/>
    <w:rsid w:val="00784ADA"/>
    <w:rsid w:val="00784DFB"/>
    <w:rsid w:val="00785FB9"/>
    <w:rsid w:val="0078690C"/>
    <w:rsid w:val="00786D12"/>
    <w:rsid w:val="00786F8D"/>
    <w:rsid w:val="007872E8"/>
    <w:rsid w:val="00787EBD"/>
    <w:rsid w:val="007908DC"/>
    <w:rsid w:val="00791228"/>
    <w:rsid w:val="007919A3"/>
    <w:rsid w:val="00791FEF"/>
    <w:rsid w:val="00794012"/>
    <w:rsid w:val="007949E3"/>
    <w:rsid w:val="00794B10"/>
    <w:rsid w:val="0079561C"/>
    <w:rsid w:val="00795D0A"/>
    <w:rsid w:val="00796863"/>
    <w:rsid w:val="00797C04"/>
    <w:rsid w:val="007A061F"/>
    <w:rsid w:val="007A0FE6"/>
    <w:rsid w:val="007A15CF"/>
    <w:rsid w:val="007A24A7"/>
    <w:rsid w:val="007A3935"/>
    <w:rsid w:val="007A4239"/>
    <w:rsid w:val="007A44CD"/>
    <w:rsid w:val="007A4A95"/>
    <w:rsid w:val="007A4C1F"/>
    <w:rsid w:val="007A4C39"/>
    <w:rsid w:val="007A4F02"/>
    <w:rsid w:val="007A561C"/>
    <w:rsid w:val="007A5710"/>
    <w:rsid w:val="007A5C6E"/>
    <w:rsid w:val="007A5E9F"/>
    <w:rsid w:val="007A60C0"/>
    <w:rsid w:val="007A628F"/>
    <w:rsid w:val="007A68AD"/>
    <w:rsid w:val="007A6AEC"/>
    <w:rsid w:val="007A6BE2"/>
    <w:rsid w:val="007A7103"/>
    <w:rsid w:val="007A715D"/>
    <w:rsid w:val="007A7206"/>
    <w:rsid w:val="007A793C"/>
    <w:rsid w:val="007B03A9"/>
    <w:rsid w:val="007B07AC"/>
    <w:rsid w:val="007B0C57"/>
    <w:rsid w:val="007B1341"/>
    <w:rsid w:val="007B1F48"/>
    <w:rsid w:val="007B2365"/>
    <w:rsid w:val="007B2F86"/>
    <w:rsid w:val="007B337C"/>
    <w:rsid w:val="007B3416"/>
    <w:rsid w:val="007B3418"/>
    <w:rsid w:val="007B3434"/>
    <w:rsid w:val="007B34AB"/>
    <w:rsid w:val="007B34D0"/>
    <w:rsid w:val="007B3592"/>
    <w:rsid w:val="007B3954"/>
    <w:rsid w:val="007B4CD1"/>
    <w:rsid w:val="007B4E45"/>
    <w:rsid w:val="007B4EDA"/>
    <w:rsid w:val="007B5AD5"/>
    <w:rsid w:val="007B5B40"/>
    <w:rsid w:val="007B664C"/>
    <w:rsid w:val="007C106D"/>
    <w:rsid w:val="007C1719"/>
    <w:rsid w:val="007C1819"/>
    <w:rsid w:val="007C1A9F"/>
    <w:rsid w:val="007C1C63"/>
    <w:rsid w:val="007C1E3B"/>
    <w:rsid w:val="007C239A"/>
    <w:rsid w:val="007C36BE"/>
    <w:rsid w:val="007C36C0"/>
    <w:rsid w:val="007C3847"/>
    <w:rsid w:val="007C4514"/>
    <w:rsid w:val="007C49C7"/>
    <w:rsid w:val="007C4E5E"/>
    <w:rsid w:val="007C53B1"/>
    <w:rsid w:val="007C6798"/>
    <w:rsid w:val="007C7EB2"/>
    <w:rsid w:val="007D0076"/>
    <w:rsid w:val="007D0718"/>
    <w:rsid w:val="007D2145"/>
    <w:rsid w:val="007D245C"/>
    <w:rsid w:val="007D300B"/>
    <w:rsid w:val="007D3624"/>
    <w:rsid w:val="007D49EE"/>
    <w:rsid w:val="007D5032"/>
    <w:rsid w:val="007D5A95"/>
    <w:rsid w:val="007D5AB4"/>
    <w:rsid w:val="007D6FC6"/>
    <w:rsid w:val="007D769A"/>
    <w:rsid w:val="007D7D32"/>
    <w:rsid w:val="007D7E19"/>
    <w:rsid w:val="007E01D3"/>
    <w:rsid w:val="007E03F3"/>
    <w:rsid w:val="007E0BFE"/>
    <w:rsid w:val="007E23BC"/>
    <w:rsid w:val="007E2B73"/>
    <w:rsid w:val="007E2E0D"/>
    <w:rsid w:val="007E3B00"/>
    <w:rsid w:val="007E3C15"/>
    <w:rsid w:val="007E4F4E"/>
    <w:rsid w:val="007E5044"/>
    <w:rsid w:val="007E5676"/>
    <w:rsid w:val="007E68D0"/>
    <w:rsid w:val="007E6DE8"/>
    <w:rsid w:val="007E7FC5"/>
    <w:rsid w:val="007F18F1"/>
    <w:rsid w:val="007F1E1F"/>
    <w:rsid w:val="007F1EBE"/>
    <w:rsid w:val="007F2850"/>
    <w:rsid w:val="007F3016"/>
    <w:rsid w:val="007F317A"/>
    <w:rsid w:val="007F3722"/>
    <w:rsid w:val="007F3FFC"/>
    <w:rsid w:val="007F4D9B"/>
    <w:rsid w:val="007F5465"/>
    <w:rsid w:val="007F57FF"/>
    <w:rsid w:val="007F6143"/>
    <w:rsid w:val="007F6247"/>
    <w:rsid w:val="007F66EE"/>
    <w:rsid w:val="007F7323"/>
    <w:rsid w:val="007F73E7"/>
    <w:rsid w:val="007F769E"/>
    <w:rsid w:val="007F78BA"/>
    <w:rsid w:val="00800294"/>
    <w:rsid w:val="00801CBF"/>
    <w:rsid w:val="00802927"/>
    <w:rsid w:val="0080292F"/>
    <w:rsid w:val="0080299C"/>
    <w:rsid w:val="00802A81"/>
    <w:rsid w:val="00802A9C"/>
    <w:rsid w:val="00803270"/>
    <w:rsid w:val="00803310"/>
    <w:rsid w:val="0080404F"/>
    <w:rsid w:val="00804087"/>
    <w:rsid w:val="008041A2"/>
    <w:rsid w:val="00805E53"/>
    <w:rsid w:val="00807A95"/>
    <w:rsid w:val="008103BF"/>
    <w:rsid w:val="00811A3A"/>
    <w:rsid w:val="00811EF9"/>
    <w:rsid w:val="00812E19"/>
    <w:rsid w:val="00812EF0"/>
    <w:rsid w:val="008131A3"/>
    <w:rsid w:val="008142F2"/>
    <w:rsid w:val="00814CB0"/>
    <w:rsid w:val="00814D4F"/>
    <w:rsid w:val="00814F78"/>
    <w:rsid w:val="00815895"/>
    <w:rsid w:val="00815D36"/>
    <w:rsid w:val="00816B78"/>
    <w:rsid w:val="0081730A"/>
    <w:rsid w:val="00817B6D"/>
    <w:rsid w:val="00820FB9"/>
    <w:rsid w:val="00821A5D"/>
    <w:rsid w:val="00821A91"/>
    <w:rsid w:val="00822241"/>
    <w:rsid w:val="00822867"/>
    <w:rsid w:val="00823C72"/>
    <w:rsid w:val="00823F7F"/>
    <w:rsid w:val="00824254"/>
    <w:rsid w:val="0082453B"/>
    <w:rsid w:val="00824758"/>
    <w:rsid w:val="0082481C"/>
    <w:rsid w:val="00825A3F"/>
    <w:rsid w:val="00826F1A"/>
    <w:rsid w:val="008317D1"/>
    <w:rsid w:val="00831992"/>
    <w:rsid w:val="00831B6A"/>
    <w:rsid w:val="00832BB5"/>
    <w:rsid w:val="008337EB"/>
    <w:rsid w:val="008339E9"/>
    <w:rsid w:val="00833AAB"/>
    <w:rsid w:val="00834091"/>
    <w:rsid w:val="008346CF"/>
    <w:rsid w:val="00834D1D"/>
    <w:rsid w:val="00834EFB"/>
    <w:rsid w:val="008357F5"/>
    <w:rsid w:val="00835C0B"/>
    <w:rsid w:val="00837980"/>
    <w:rsid w:val="008379C9"/>
    <w:rsid w:val="008379E7"/>
    <w:rsid w:val="008410AA"/>
    <w:rsid w:val="00841634"/>
    <w:rsid w:val="0084232B"/>
    <w:rsid w:val="008426E2"/>
    <w:rsid w:val="00842B07"/>
    <w:rsid w:val="00844FBC"/>
    <w:rsid w:val="0084537F"/>
    <w:rsid w:val="0084733C"/>
    <w:rsid w:val="00847B72"/>
    <w:rsid w:val="008504B5"/>
    <w:rsid w:val="0085121B"/>
    <w:rsid w:val="00851304"/>
    <w:rsid w:val="008517E9"/>
    <w:rsid w:val="00852BE4"/>
    <w:rsid w:val="0085324F"/>
    <w:rsid w:val="00853991"/>
    <w:rsid w:val="008554BC"/>
    <w:rsid w:val="00856091"/>
    <w:rsid w:val="00857D00"/>
    <w:rsid w:val="0086056A"/>
    <w:rsid w:val="008608EF"/>
    <w:rsid w:val="008609B8"/>
    <w:rsid w:val="0086132E"/>
    <w:rsid w:val="0086143D"/>
    <w:rsid w:val="008618B1"/>
    <w:rsid w:val="008618B3"/>
    <w:rsid w:val="00861C8B"/>
    <w:rsid w:val="00862369"/>
    <w:rsid w:val="0086240A"/>
    <w:rsid w:val="00862518"/>
    <w:rsid w:val="008632AA"/>
    <w:rsid w:val="0086377E"/>
    <w:rsid w:val="00863A4B"/>
    <w:rsid w:val="00864BDB"/>
    <w:rsid w:val="00864D0E"/>
    <w:rsid w:val="008650CE"/>
    <w:rsid w:val="008654F1"/>
    <w:rsid w:val="00865F23"/>
    <w:rsid w:val="00867512"/>
    <w:rsid w:val="00867719"/>
    <w:rsid w:val="00867A2B"/>
    <w:rsid w:val="00867C57"/>
    <w:rsid w:val="00870602"/>
    <w:rsid w:val="008708ED"/>
    <w:rsid w:val="008713C6"/>
    <w:rsid w:val="00871E02"/>
    <w:rsid w:val="008726DA"/>
    <w:rsid w:val="00872C4E"/>
    <w:rsid w:val="008732FF"/>
    <w:rsid w:val="0087369E"/>
    <w:rsid w:val="00873DDF"/>
    <w:rsid w:val="00873DED"/>
    <w:rsid w:val="00874A41"/>
    <w:rsid w:val="00875241"/>
    <w:rsid w:val="008753D7"/>
    <w:rsid w:val="00875EBA"/>
    <w:rsid w:val="00875F2F"/>
    <w:rsid w:val="008763D0"/>
    <w:rsid w:val="00876D44"/>
    <w:rsid w:val="00876F9C"/>
    <w:rsid w:val="008806E9"/>
    <w:rsid w:val="00880FB0"/>
    <w:rsid w:val="008815F5"/>
    <w:rsid w:val="0088174F"/>
    <w:rsid w:val="00881BB6"/>
    <w:rsid w:val="00882C7C"/>
    <w:rsid w:val="00884399"/>
    <w:rsid w:val="008845C8"/>
    <w:rsid w:val="00885072"/>
    <w:rsid w:val="00885B71"/>
    <w:rsid w:val="00885BB2"/>
    <w:rsid w:val="00885F35"/>
    <w:rsid w:val="00886C80"/>
    <w:rsid w:val="00887C5F"/>
    <w:rsid w:val="00890AB4"/>
    <w:rsid w:val="00890DB9"/>
    <w:rsid w:val="00890E0E"/>
    <w:rsid w:val="00891381"/>
    <w:rsid w:val="008925BB"/>
    <w:rsid w:val="0089261B"/>
    <w:rsid w:val="00892F70"/>
    <w:rsid w:val="0089333E"/>
    <w:rsid w:val="00893BC8"/>
    <w:rsid w:val="00894980"/>
    <w:rsid w:val="0089631E"/>
    <w:rsid w:val="00896718"/>
    <w:rsid w:val="00896CCD"/>
    <w:rsid w:val="00896D64"/>
    <w:rsid w:val="008971FD"/>
    <w:rsid w:val="008973BF"/>
    <w:rsid w:val="008974E9"/>
    <w:rsid w:val="0089750A"/>
    <w:rsid w:val="0089779E"/>
    <w:rsid w:val="008978A0"/>
    <w:rsid w:val="00897B3C"/>
    <w:rsid w:val="00897D66"/>
    <w:rsid w:val="008A00A3"/>
    <w:rsid w:val="008A063A"/>
    <w:rsid w:val="008A094F"/>
    <w:rsid w:val="008A1589"/>
    <w:rsid w:val="008A17E6"/>
    <w:rsid w:val="008A183B"/>
    <w:rsid w:val="008A27B4"/>
    <w:rsid w:val="008A3517"/>
    <w:rsid w:val="008A3A01"/>
    <w:rsid w:val="008A414A"/>
    <w:rsid w:val="008A44D3"/>
    <w:rsid w:val="008A452F"/>
    <w:rsid w:val="008A4973"/>
    <w:rsid w:val="008A4B2F"/>
    <w:rsid w:val="008A52EF"/>
    <w:rsid w:val="008A79A0"/>
    <w:rsid w:val="008A7B5E"/>
    <w:rsid w:val="008B0B7C"/>
    <w:rsid w:val="008B0CCE"/>
    <w:rsid w:val="008B1588"/>
    <w:rsid w:val="008B31D3"/>
    <w:rsid w:val="008B466D"/>
    <w:rsid w:val="008B4E64"/>
    <w:rsid w:val="008B5801"/>
    <w:rsid w:val="008B5EBD"/>
    <w:rsid w:val="008B6294"/>
    <w:rsid w:val="008B6567"/>
    <w:rsid w:val="008B7D25"/>
    <w:rsid w:val="008B7E42"/>
    <w:rsid w:val="008C019D"/>
    <w:rsid w:val="008C1F4B"/>
    <w:rsid w:val="008C2728"/>
    <w:rsid w:val="008C2CF8"/>
    <w:rsid w:val="008C31DC"/>
    <w:rsid w:val="008C3568"/>
    <w:rsid w:val="008C3EE9"/>
    <w:rsid w:val="008C40B2"/>
    <w:rsid w:val="008C48C1"/>
    <w:rsid w:val="008C48C8"/>
    <w:rsid w:val="008C4FD1"/>
    <w:rsid w:val="008C6A04"/>
    <w:rsid w:val="008C6B2A"/>
    <w:rsid w:val="008C6DE3"/>
    <w:rsid w:val="008C7B48"/>
    <w:rsid w:val="008C7E16"/>
    <w:rsid w:val="008D00AA"/>
    <w:rsid w:val="008D00C2"/>
    <w:rsid w:val="008D0459"/>
    <w:rsid w:val="008D0920"/>
    <w:rsid w:val="008D098C"/>
    <w:rsid w:val="008D196B"/>
    <w:rsid w:val="008D2421"/>
    <w:rsid w:val="008D26CA"/>
    <w:rsid w:val="008D36B7"/>
    <w:rsid w:val="008D387A"/>
    <w:rsid w:val="008D3E14"/>
    <w:rsid w:val="008D4B4A"/>
    <w:rsid w:val="008D4D3C"/>
    <w:rsid w:val="008D5162"/>
    <w:rsid w:val="008D5284"/>
    <w:rsid w:val="008D5C15"/>
    <w:rsid w:val="008D621D"/>
    <w:rsid w:val="008D62AB"/>
    <w:rsid w:val="008D6EAC"/>
    <w:rsid w:val="008D7B68"/>
    <w:rsid w:val="008E0CC0"/>
    <w:rsid w:val="008E1329"/>
    <w:rsid w:val="008E199F"/>
    <w:rsid w:val="008E21FC"/>
    <w:rsid w:val="008E3C51"/>
    <w:rsid w:val="008E4326"/>
    <w:rsid w:val="008E4A51"/>
    <w:rsid w:val="008E4E1B"/>
    <w:rsid w:val="008E5BA2"/>
    <w:rsid w:val="008E64E8"/>
    <w:rsid w:val="008E654B"/>
    <w:rsid w:val="008E68AF"/>
    <w:rsid w:val="008E70A8"/>
    <w:rsid w:val="008E74F4"/>
    <w:rsid w:val="008F1107"/>
    <w:rsid w:val="008F111D"/>
    <w:rsid w:val="008F15B8"/>
    <w:rsid w:val="008F35FB"/>
    <w:rsid w:val="008F48DB"/>
    <w:rsid w:val="008F5253"/>
    <w:rsid w:val="008F58D9"/>
    <w:rsid w:val="008F6664"/>
    <w:rsid w:val="008F67B7"/>
    <w:rsid w:val="008F70D7"/>
    <w:rsid w:val="008F7317"/>
    <w:rsid w:val="008F78A6"/>
    <w:rsid w:val="0090013F"/>
    <w:rsid w:val="0090047A"/>
    <w:rsid w:val="009010F9"/>
    <w:rsid w:val="00902630"/>
    <w:rsid w:val="00902987"/>
    <w:rsid w:val="00902E90"/>
    <w:rsid w:val="00903739"/>
    <w:rsid w:val="00904970"/>
    <w:rsid w:val="00904A6B"/>
    <w:rsid w:val="00904E16"/>
    <w:rsid w:val="0090588B"/>
    <w:rsid w:val="00906D09"/>
    <w:rsid w:val="00907082"/>
    <w:rsid w:val="009078A6"/>
    <w:rsid w:val="009102C4"/>
    <w:rsid w:val="009103E7"/>
    <w:rsid w:val="00910541"/>
    <w:rsid w:val="0091061F"/>
    <w:rsid w:val="00910BC6"/>
    <w:rsid w:val="00911391"/>
    <w:rsid w:val="0091157B"/>
    <w:rsid w:val="0091164B"/>
    <w:rsid w:val="00911E3E"/>
    <w:rsid w:val="0091245D"/>
    <w:rsid w:val="009124AF"/>
    <w:rsid w:val="00913403"/>
    <w:rsid w:val="00913DD6"/>
    <w:rsid w:val="009150B9"/>
    <w:rsid w:val="00915E29"/>
    <w:rsid w:val="00915FDC"/>
    <w:rsid w:val="0091605C"/>
    <w:rsid w:val="0091769D"/>
    <w:rsid w:val="00917E5A"/>
    <w:rsid w:val="00920637"/>
    <w:rsid w:val="009207CC"/>
    <w:rsid w:val="0092096F"/>
    <w:rsid w:val="00920C7F"/>
    <w:rsid w:val="00921B05"/>
    <w:rsid w:val="00922005"/>
    <w:rsid w:val="009221F8"/>
    <w:rsid w:val="00922420"/>
    <w:rsid w:val="009229E9"/>
    <w:rsid w:val="009237DB"/>
    <w:rsid w:val="009237DF"/>
    <w:rsid w:val="00923868"/>
    <w:rsid w:val="009269A6"/>
    <w:rsid w:val="00926AD6"/>
    <w:rsid w:val="00926F1D"/>
    <w:rsid w:val="00927A83"/>
    <w:rsid w:val="009308F1"/>
    <w:rsid w:val="00932102"/>
    <w:rsid w:val="00932AFC"/>
    <w:rsid w:val="00932B49"/>
    <w:rsid w:val="00932C5E"/>
    <w:rsid w:val="00932C7B"/>
    <w:rsid w:val="00932CB0"/>
    <w:rsid w:val="0093327E"/>
    <w:rsid w:val="00933BC9"/>
    <w:rsid w:val="00933C9F"/>
    <w:rsid w:val="0093443E"/>
    <w:rsid w:val="0093453E"/>
    <w:rsid w:val="00934F0C"/>
    <w:rsid w:val="00934F15"/>
    <w:rsid w:val="00935090"/>
    <w:rsid w:val="009362AC"/>
    <w:rsid w:val="00936667"/>
    <w:rsid w:val="009370B0"/>
    <w:rsid w:val="009371D6"/>
    <w:rsid w:val="00937833"/>
    <w:rsid w:val="00937981"/>
    <w:rsid w:val="00940E6B"/>
    <w:rsid w:val="00940F10"/>
    <w:rsid w:val="00941080"/>
    <w:rsid w:val="00941418"/>
    <w:rsid w:val="009418C0"/>
    <w:rsid w:val="00941D7F"/>
    <w:rsid w:val="009420FE"/>
    <w:rsid w:val="009437EF"/>
    <w:rsid w:val="009444FA"/>
    <w:rsid w:val="00944535"/>
    <w:rsid w:val="00946924"/>
    <w:rsid w:val="0094717B"/>
    <w:rsid w:val="0094727D"/>
    <w:rsid w:val="0094780D"/>
    <w:rsid w:val="009507B2"/>
    <w:rsid w:val="00950864"/>
    <w:rsid w:val="00950A28"/>
    <w:rsid w:val="00950CC1"/>
    <w:rsid w:val="00950CF8"/>
    <w:rsid w:val="00951572"/>
    <w:rsid w:val="0095163A"/>
    <w:rsid w:val="00952729"/>
    <w:rsid w:val="00952755"/>
    <w:rsid w:val="00952F30"/>
    <w:rsid w:val="00953024"/>
    <w:rsid w:val="00953E10"/>
    <w:rsid w:val="00954DF2"/>
    <w:rsid w:val="009551E2"/>
    <w:rsid w:val="0095579C"/>
    <w:rsid w:val="00955A08"/>
    <w:rsid w:val="00955A46"/>
    <w:rsid w:val="00956421"/>
    <w:rsid w:val="00956442"/>
    <w:rsid w:val="009567DA"/>
    <w:rsid w:val="00956D32"/>
    <w:rsid w:val="009572E1"/>
    <w:rsid w:val="00957423"/>
    <w:rsid w:val="00957556"/>
    <w:rsid w:val="009603CC"/>
    <w:rsid w:val="00960A4A"/>
    <w:rsid w:val="00960B81"/>
    <w:rsid w:val="009610F5"/>
    <w:rsid w:val="00961299"/>
    <w:rsid w:val="00961E3F"/>
    <w:rsid w:val="00961ED1"/>
    <w:rsid w:val="009621CF"/>
    <w:rsid w:val="0096229F"/>
    <w:rsid w:val="00962A48"/>
    <w:rsid w:val="00964317"/>
    <w:rsid w:val="00964324"/>
    <w:rsid w:val="0096462F"/>
    <w:rsid w:val="00964EA1"/>
    <w:rsid w:val="00964F9E"/>
    <w:rsid w:val="009650A6"/>
    <w:rsid w:val="00965FF7"/>
    <w:rsid w:val="00966121"/>
    <w:rsid w:val="00966DA9"/>
    <w:rsid w:val="0096709A"/>
    <w:rsid w:val="009676C4"/>
    <w:rsid w:val="00967D4A"/>
    <w:rsid w:val="00967F58"/>
    <w:rsid w:val="0097042E"/>
    <w:rsid w:val="00970F0D"/>
    <w:rsid w:val="0097107C"/>
    <w:rsid w:val="00971266"/>
    <w:rsid w:val="009715B0"/>
    <w:rsid w:val="009719DB"/>
    <w:rsid w:val="00971CB0"/>
    <w:rsid w:val="0097218E"/>
    <w:rsid w:val="0097264A"/>
    <w:rsid w:val="00972F07"/>
    <w:rsid w:val="00972F19"/>
    <w:rsid w:val="009731DE"/>
    <w:rsid w:val="00973336"/>
    <w:rsid w:val="00974BFF"/>
    <w:rsid w:val="00975B5D"/>
    <w:rsid w:val="00975F48"/>
    <w:rsid w:val="00977C5D"/>
    <w:rsid w:val="009807AB"/>
    <w:rsid w:val="009809CA"/>
    <w:rsid w:val="009809EA"/>
    <w:rsid w:val="00980A80"/>
    <w:rsid w:val="00980B2F"/>
    <w:rsid w:val="00981689"/>
    <w:rsid w:val="009816F4"/>
    <w:rsid w:val="00981E36"/>
    <w:rsid w:val="009829CB"/>
    <w:rsid w:val="00982D8D"/>
    <w:rsid w:val="0098334C"/>
    <w:rsid w:val="0098359F"/>
    <w:rsid w:val="00984CC2"/>
    <w:rsid w:val="009850EE"/>
    <w:rsid w:val="009853F6"/>
    <w:rsid w:val="0098564F"/>
    <w:rsid w:val="00985CFA"/>
    <w:rsid w:val="009862A7"/>
    <w:rsid w:val="0098651F"/>
    <w:rsid w:val="00986CAD"/>
    <w:rsid w:val="00987612"/>
    <w:rsid w:val="00987A64"/>
    <w:rsid w:val="00987DA4"/>
    <w:rsid w:val="00990378"/>
    <w:rsid w:val="009908A9"/>
    <w:rsid w:val="00991FD9"/>
    <w:rsid w:val="00997231"/>
    <w:rsid w:val="00997949"/>
    <w:rsid w:val="00997B97"/>
    <w:rsid w:val="00997E69"/>
    <w:rsid w:val="009A067F"/>
    <w:rsid w:val="009A0AD3"/>
    <w:rsid w:val="009A0FFF"/>
    <w:rsid w:val="009A13A5"/>
    <w:rsid w:val="009A1A60"/>
    <w:rsid w:val="009A2BD4"/>
    <w:rsid w:val="009A3178"/>
    <w:rsid w:val="009A3F02"/>
    <w:rsid w:val="009A3F2F"/>
    <w:rsid w:val="009A4A1B"/>
    <w:rsid w:val="009A4B16"/>
    <w:rsid w:val="009A5314"/>
    <w:rsid w:val="009A5E02"/>
    <w:rsid w:val="009A63F5"/>
    <w:rsid w:val="009A77DF"/>
    <w:rsid w:val="009B0116"/>
    <w:rsid w:val="009B096A"/>
    <w:rsid w:val="009B10CD"/>
    <w:rsid w:val="009B1750"/>
    <w:rsid w:val="009B1D30"/>
    <w:rsid w:val="009B235B"/>
    <w:rsid w:val="009B23D0"/>
    <w:rsid w:val="009B355C"/>
    <w:rsid w:val="009B3A86"/>
    <w:rsid w:val="009B3C59"/>
    <w:rsid w:val="009B4C6C"/>
    <w:rsid w:val="009B555C"/>
    <w:rsid w:val="009B6673"/>
    <w:rsid w:val="009B6E40"/>
    <w:rsid w:val="009B7427"/>
    <w:rsid w:val="009B75D5"/>
    <w:rsid w:val="009C0641"/>
    <w:rsid w:val="009C06B4"/>
    <w:rsid w:val="009C0899"/>
    <w:rsid w:val="009C0BD7"/>
    <w:rsid w:val="009C101C"/>
    <w:rsid w:val="009C202F"/>
    <w:rsid w:val="009C27DD"/>
    <w:rsid w:val="009C298D"/>
    <w:rsid w:val="009C3566"/>
    <w:rsid w:val="009C497F"/>
    <w:rsid w:val="009C4D38"/>
    <w:rsid w:val="009C5061"/>
    <w:rsid w:val="009C5D8A"/>
    <w:rsid w:val="009C6793"/>
    <w:rsid w:val="009C6963"/>
    <w:rsid w:val="009C6C5E"/>
    <w:rsid w:val="009C6C71"/>
    <w:rsid w:val="009C7171"/>
    <w:rsid w:val="009C71F6"/>
    <w:rsid w:val="009C7231"/>
    <w:rsid w:val="009C72C8"/>
    <w:rsid w:val="009C7449"/>
    <w:rsid w:val="009C765D"/>
    <w:rsid w:val="009C76EA"/>
    <w:rsid w:val="009C772A"/>
    <w:rsid w:val="009C7F14"/>
    <w:rsid w:val="009D00E3"/>
    <w:rsid w:val="009D09F5"/>
    <w:rsid w:val="009D15D5"/>
    <w:rsid w:val="009D2129"/>
    <w:rsid w:val="009D2625"/>
    <w:rsid w:val="009D2851"/>
    <w:rsid w:val="009D2932"/>
    <w:rsid w:val="009D2F27"/>
    <w:rsid w:val="009D329B"/>
    <w:rsid w:val="009D3581"/>
    <w:rsid w:val="009D3EC1"/>
    <w:rsid w:val="009D3FD1"/>
    <w:rsid w:val="009D46E9"/>
    <w:rsid w:val="009D47B4"/>
    <w:rsid w:val="009D488A"/>
    <w:rsid w:val="009D4C6A"/>
    <w:rsid w:val="009D5672"/>
    <w:rsid w:val="009D65DF"/>
    <w:rsid w:val="009D663F"/>
    <w:rsid w:val="009D73A3"/>
    <w:rsid w:val="009D7970"/>
    <w:rsid w:val="009D7BEC"/>
    <w:rsid w:val="009E0882"/>
    <w:rsid w:val="009E1203"/>
    <w:rsid w:val="009E1A34"/>
    <w:rsid w:val="009E1ADA"/>
    <w:rsid w:val="009E2630"/>
    <w:rsid w:val="009E280B"/>
    <w:rsid w:val="009E28D3"/>
    <w:rsid w:val="009E2DC3"/>
    <w:rsid w:val="009E39BD"/>
    <w:rsid w:val="009E3D02"/>
    <w:rsid w:val="009E3EC8"/>
    <w:rsid w:val="009E4A89"/>
    <w:rsid w:val="009E5BCC"/>
    <w:rsid w:val="009E5E80"/>
    <w:rsid w:val="009E725C"/>
    <w:rsid w:val="009E7340"/>
    <w:rsid w:val="009E76A8"/>
    <w:rsid w:val="009F1998"/>
    <w:rsid w:val="009F1A25"/>
    <w:rsid w:val="009F2297"/>
    <w:rsid w:val="009F2D4C"/>
    <w:rsid w:val="009F34B4"/>
    <w:rsid w:val="009F4DCF"/>
    <w:rsid w:val="009F4E68"/>
    <w:rsid w:val="009F51E0"/>
    <w:rsid w:val="009F5479"/>
    <w:rsid w:val="009F6B4A"/>
    <w:rsid w:val="009F6BFE"/>
    <w:rsid w:val="009F6E18"/>
    <w:rsid w:val="009F7401"/>
    <w:rsid w:val="009F757A"/>
    <w:rsid w:val="009F78B5"/>
    <w:rsid w:val="009F7B2A"/>
    <w:rsid w:val="00A00BD1"/>
    <w:rsid w:val="00A0243A"/>
    <w:rsid w:val="00A02DAB"/>
    <w:rsid w:val="00A03EB6"/>
    <w:rsid w:val="00A0479F"/>
    <w:rsid w:val="00A04C50"/>
    <w:rsid w:val="00A0540E"/>
    <w:rsid w:val="00A0564D"/>
    <w:rsid w:val="00A05C46"/>
    <w:rsid w:val="00A07D93"/>
    <w:rsid w:val="00A07E69"/>
    <w:rsid w:val="00A105D1"/>
    <w:rsid w:val="00A113BD"/>
    <w:rsid w:val="00A11749"/>
    <w:rsid w:val="00A12791"/>
    <w:rsid w:val="00A132F2"/>
    <w:rsid w:val="00A13493"/>
    <w:rsid w:val="00A14243"/>
    <w:rsid w:val="00A145A4"/>
    <w:rsid w:val="00A14AFC"/>
    <w:rsid w:val="00A14D85"/>
    <w:rsid w:val="00A1593F"/>
    <w:rsid w:val="00A15BFC"/>
    <w:rsid w:val="00A15D59"/>
    <w:rsid w:val="00A170AE"/>
    <w:rsid w:val="00A211AC"/>
    <w:rsid w:val="00A21398"/>
    <w:rsid w:val="00A22328"/>
    <w:rsid w:val="00A23078"/>
    <w:rsid w:val="00A24AD1"/>
    <w:rsid w:val="00A24AF1"/>
    <w:rsid w:val="00A24F79"/>
    <w:rsid w:val="00A255AC"/>
    <w:rsid w:val="00A3056F"/>
    <w:rsid w:val="00A30BD8"/>
    <w:rsid w:val="00A32BF4"/>
    <w:rsid w:val="00A32C3E"/>
    <w:rsid w:val="00A32C75"/>
    <w:rsid w:val="00A333FF"/>
    <w:rsid w:val="00A33476"/>
    <w:rsid w:val="00A335AF"/>
    <w:rsid w:val="00A33883"/>
    <w:rsid w:val="00A33C06"/>
    <w:rsid w:val="00A3442D"/>
    <w:rsid w:val="00A345F5"/>
    <w:rsid w:val="00A346D1"/>
    <w:rsid w:val="00A34D8F"/>
    <w:rsid w:val="00A35826"/>
    <w:rsid w:val="00A3613A"/>
    <w:rsid w:val="00A36A8B"/>
    <w:rsid w:val="00A36D4C"/>
    <w:rsid w:val="00A36D83"/>
    <w:rsid w:val="00A374C4"/>
    <w:rsid w:val="00A37748"/>
    <w:rsid w:val="00A37ADB"/>
    <w:rsid w:val="00A37ED1"/>
    <w:rsid w:val="00A37FA6"/>
    <w:rsid w:val="00A407E7"/>
    <w:rsid w:val="00A409B6"/>
    <w:rsid w:val="00A40B70"/>
    <w:rsid w:val="00A41307"/>
    <w:rsid w:val="00A4158E"/>
    <w:rsid w:val="00A41FC1"/>
    <w:rsid w:val="00A432BF"/>
    <w:rsid w:val="00A43704"/>
    <w:rsid w:val="00A437BD"/>
    <w:rsid w:val="00A438D4"/>
    <w:rsid w:val="00A43A31"/>
    <w:rsid w:val="00A43FB1"/>
    <w:rsid w:val="00A44C72"/>
    <w:rsid w:val="00A46EB7"/>
    <w:rsid w:val="00A4715C"/>
    <w:rsid w:val="00A5043A"/>
    <w:rsid w:val="00A51246"/>
    <w:rsid w:val="00A5309F"/>
    <w:rsid w:val="00A5385E"/>
    <w:rsid w:val="00A538EC"/>
    <w:rsid w:val="00A539E3"/>
    <w:rsid w:val="00A53E74"/>
    <w:rsid w:val="00A54F87"/>
    <w:rsid w:val="00A55EF6"/>
    <w:rsid w:val="00A56985"/>
    <w:rsid w:val="00A5755C"/>
    <w:rsid w:val="00A57DE0"/>
    <w:rsid w:val="00A605DC"/>
    <w:rsid w:val="00A60CB1"/>
    <w:rsid w:val="00A60E1A"/>
    <w:rsid w:val="00A613C1"/>
    <w:rsid w:val="00A61434"/>
    <w:rsid w:val="00A635B7"/>
    <w:rsid w:val="00A637EE"/>
    <w:rsid w:val="00A63921"/>
    <w:rsid w:val="00A65312"/>
    <w:rsid w:val="00A65CAE"/>
    <w:rsid w:val="00A661C3"/>
    <w:rsid w:val="00A66BD3"/>
    <w:rsid w:val="00A66D7F"/>
    <w:rsid w:val="00A66DC7"/>
    <w:rsid w:val="00A67110"/>
    <w:rsid w:val="00A675FA"/>
    <w:rsid w:val="00A7043E"/>
    <w:rsid w:val="00A70CB7"/>
    <w:rsid w:val="00A71417"/>
    <w:rsid w:val="00A71640"/>
    <w:rsid w:val="00A717F7"/>
    <w:rsid w:val="00A71A4B"/>
    <w:rsid w:val="00A72E7B"/>
    <w:rsid w:val="00A73511"/>
    <w:rsid w:val="00A73B8F"/>
    <w:rsid w:val="00A73ECA"/>
    <w:rsid w:val="00A7416C"/>
    <w:rsid w:val="00A749D8"/>
    <w:rsid w:val="00A75582"/>
    <w:rsid w:val="00A75630"/>
    <w:rsid w:val="00A75814"/>
    <w:rsid w:val="00A75E2A"/>
    <w:rsid w:val="00A76984"/>
    <w:rsid w:val="00A76C63"/>
    <w:rsid w:val="00A773EB"/>
    <w:rsid w:val="00A77724"/>
    <w:rsid w:val="00A777E6"/>
    <w:rsid w:val="00A77893"/>
    <w:rsid w:val="00A77E4B"/>
    <w:rsid w:val="00A80AB9"/>
    <w:rsid w:val="00A81A05"/>
    <w:rsid w:val="00A82CAE"/>
    <w:rsid w:val="00A830F2"/>
    <w:rsid w:val="00A83939"/>
    <w:rsid w:val="00A854AB"/>
    <w:rsid w:val="00A86CA5"/>
    <w:rsid w:val="00A86FCE"/>
    <w:rsid w:val="00A8752B"/>
    <w:rsid w:val="00A910DE"/>
    <w:rsid w:val="00A914A4"/>
    <w:rsid w:val="00A91B4A"/>
    <w:rsid w:val="00A91F95"/>
    <w:rsid w:val="00A93091"/>
    <w:rsid w:val="00A933C8"/>
    <w:rsid w:val="00A935F0"/>
    <w:rsid w:val="00A93F07"/>
    <w:rsid w:val="00A94978"/>
    <w:rsid w:val="00A95D4F"/>
    <w:rsid w:val="00A965D7"/>
    <w:rsid w:val="00A966F9"/>
    <w:rsid w:val="00A96CEF"/>
    <w:rsid w:val="00A9777C"/>
    <w:rsid w:val="00A97A01"/>
    <w:rsid w:val="00AA0B57"/>
    <w:rsid w:val="00AA1DBB"/>
    <w:rsid w:val="00AA21BE"/>
    <w:rsid w:val="00AA2D67"/>
    <w:rsid w:val="00AA3295"/>
    <w:rsid w:val="00AA5257"/>
    <w:rsid w:val="00AA5C28"/>
    <w:rsid w:val="00AA633B"/>
    <w:rsid w:val="00AA6BF8"/>
    <w:rsid w:val="00AA6C35"/>
    <w:rsid w:val="00AA6E8E"/>
    <w:rsid w:val="00AA6F08"/>
    <w:rsid w:val="00AA6FD7"/>
    <w:rsid w:val="00AA781C"/>
    <w:rsid w:val="00AB0244"/>
    <w:rsid w:val="00AB06D0"/>
    <w:rsid w:val="00AB0AC7"/>
    <w:rsid w:val="00AB2232"/>
    <w:rsid w:val="00AB2D75"/>
    <w:rsid w:val="00AB4A7D"/>
    <w:rsid w:val="00AB660F"/>
    <w:rsid w:val="00AB7044"/>
    <w:rsid w:val="00AB74B9"/>
    <w:rsid w:val="00AB77F2"/>
    <w:rsid w:val="00AC01CF"/>
    <w:rsid w:val="00AC0869"/>
    <w:rsid w:val="00AC0EFA"/>
    <w:rsid w:val="00AC0FFD"/>
    <w:rsid w:val="00AC136D"/>
    <w:rsid w:val="00AC158D"/>
    <w:rsid w:val="00AC1B98"/>
    <w:rsid w:val="00AC2913"/>
    <w:rsid w:val="00AC2D29"/>
    <w:rsid w:val="00AC2D34"/>
    <w:rsid w:val="00AC4B05"/>
    <w:rsid w:val="00AC50B7"/>
    <w:rsid w:val="00AC5914"/>
    <w:rsid w:val="00AC59E0"/>
    <w:rsid w:val="00AC5A6E"/>
    <w:rsid w:val="00AC5DDE"/>
    <w:rsid w:val="00AC5F54"/>
    <w:rsid w:val="00AC6ED4"/>
    <w:rsid w:val="00AC7114"/>
    <w:rsid w:val="00AC714E"/>
    <w:rsid w:val="00AC7333"/>
    <w:rsid w:val="00AC767D"/>
    <w:rsid w:val="00AD0060"/>
    <w:rsid w:val="00AD0332"/>
    <w:rsid w:val="00AD17F2"/>
    <w:rsid w:val="00AD190E"/>
    <w:rsid w:val="00AD2718"/>
    <w:rsid w:val="00AD2B11"/>
    <w:rsid w:val="00AD30D1"/>
    <w:rsid w:val="00AD322F"/>
    <w:rsid w:val="00AD3DF7"/>
    <w:rsid w:val="00AD401E"/>
    <w:rsid w:val="00AD4634"/>
    <w:rsid w:val="00AD484A"/>
    <w:rsid w:val="00AD5A6A"/>
    <w:rsid w:val="00AD5F64"/>
    <w:rsid w:val="00AD5F98"/>
    <w:rsid w:val="00AD6304"/>
    <w:rsid w:val="00AD68A2"/>
    <w:rsid w:val="00AD69B7"/>
    <w:rsid w:val="00AD73F1"/>
    <w:rsid w:val="00AD75E9"/>
    <w:rsid w:val="00AE007D"/>
    <w:rsid w:val="00AE0D56"/>
    <w:rsid w:val="00AE174B"/>
    <w:rsid w:val="00AE19BC"/>
    <w:rsid w:val="00AE1BED"/>
    <w:rsid w:val="00AE1E0F"/>
    <w:rsid w:val="00AE28B5"/>
    <w:rsid w:val="00AE28C5"/>
    <w:rsid w:val="00AE2A61"/>
    <w:rsid w:val="00AE2DDE"/>
    <w:rsid w:val="00AE31A7"/>
    <w:rsid w:val="00AE41F1"/>
    <w:rsid w:val="00AE4245"/>
    <w:rsid w:val="00AE47F8"/>
    <w:rsid w:val="00AE61FC"/>
    <w:rsid w:val="00AE6422"/>
    <w:rsid w:val="00AE7006"/>
    <w:rsid w:val="00AF03D3"/>
    <w:rsid w:val="00AF0674"/>
    <w:rsid w:val="00AF1A22"/>
    <w:rsid w:val="00AF1C05"/>
    <w:rsid w:val="00AF33B9"/>
    <w:rsid w:val="00AF36C7"/>
    <w:rsid w:val="00AF39AE"/>
    <w:rsid w:val="00AF41CD"/>
    <w:rsid w:val="00AF4768"/>
    <w:rsid w:val="00AF49F0"/>
    <w:rsid w:val="00AF530D"/>
    <w:rsid w:val="00AF6136"/>
    <w:rsid w:val="00AF6692"/>
    <w:rsid w:val="00AF6B73"/>
    <w:rsid w:val="00AF7098"/>
    <w:rsid w:val="00AF7A30"/>
    <w:rsid w:val="00AF7A63"/>
    <w:rsid w:val="00B0085B"/>
    <w:rsid w:val="00B00E25"/>
    <w:rsid w:val="00B01375"/>
    <w:rsid w:val="00B014F6"/>
    <w:rsid w:val="00B02492"/>
    <w:rsid w:val="00B02597"/>
    <w:rsid w:val="00B03BB1"/>
    <w:rsid w:val="00B03D07"/>
    <w:rsid w:val="00B04009"/>
    <w:rsid w:val="00B04331"/>
    <w:rsid w:val="00B05D16"/>
    <w:rsid w:val="00B05DAA"/>
    <w:rsid w:val="00B06010"/>
    <w:rsid w:val="00B06022"/>
    <w:rsid w:val="00B063EB"/>
    <w:rsid w:val="00B07753"/>
    <w:rsid w:val="00B10A06"/>
    <w:rsid w:val="00B10E80"/>
    <w:rsid w:val="00B111AB"/>
    <w:rsid w:val="00B11CC4"/>
    <w:rsid w:val="00B12313"/>
    <w:rsid w:val="00B12373"/>
    <w:rsid w:val="00B125F3"/>
    <w:rsid w:val="00B1283C"/>
    <w:rsid w:val="00B12D32"/>
    <w:rsid w:val="00B12EA6"/>
    <w:rsid w:val="00B139CF"/>
    <w:rsid w:val="00B14338"/>
    <w:rsid w:val="00B146CE"/>
    <w:rsid w:val="00B15025"/>
    <w:rsid w:val="00B15167"/>
    <w:rsid w:val="00B15747"/>
    <w:rsid w:val="00B157DE"/>
    <w:rsid w:val="00B1688B"/>
    <w:rsid w:val="00B20003"/>
    <w:rsid w:val="00B216A6"/>
    <w:rsid w:val="00B21A64"/>
    <w:rsid w:val="00B22AF0"/>
    <w:rsid w:val="00B23304"/>
    <w:rsid w:val="00B23450"/>
    <w:rsid w:val="00B23461"/>
    <w:rsid w:val="00B2392B"/>
    <w:rsid w:val="00B23BE0"/>
    <w:rsid w:val="00B2432E"/>
    <w:rsid w:val="00B243FE"/>
    <w:rsid w:val="00B2538C"/>
    <w:rsid w:val="00B2626E"/>
    <w:rsid w:val="00B27328"/>
    <w:rsid w:val="00B2775D"/>
    <w:rsid w:val="00B27775"/>
    <w:rsid w:val="00B27800"/>
    <w:rsid w:val="00B27FCC"/>
    <w:rsid w:val="00B311C9"/>
    <w:rsid w:val="00B31758"/>
    <w:rsid w:val="00B31B2D"/>
    <w:rsid w:val="00B32C46"/>
    <w:rsid w:val="00B32C76"/>
    <w:rsid w:val="00B32E1B"/>
    <w:rsid w:val="00B338E2"/>
    <w:rsid w:val="00B33E05"/>
    <w:rsid w:val="00B3403C"/>
    <w:rsid w:val="00B342DF"/>
    <w:rsid w:val="00B347DB"/>
    <w:rsid w:val="00B3499E"/>
    <w:rsid w:val="00B35263"/>
    <w:rsid w:val="00B354FE"/>
    <w:rsid w:val="00B359D4"/>
    <w:rsid w:val="00B36B42"/>
    <w:rsid w:val="00B37C81"/>
    <w:rsid w:val="00B40C52"/>
    <w:rsid w:val="00B40EAE"/>
    <w:rsid w:val="00B41376"/>
    <w:rsid w:val="00B41395"/>
    <w:rsid w:val="00B416F8"/>
    <w:rsid w:val="00B41B60"/>
    <w:rsid w:val="00B41F7F"/>
    <w:rsid w:val="00B4223C"/>
    <w:rsid w:val="00B42C03"/>
    <w:rsid w:val="00B43DAD"/>
    <w:rsid w:val="00B44873"/>
    <w:rsid w:val="00B466CD"/>
    <w:rsid w:val="00B46A31"/>
    <w:rsid w:val="00B47733"/>
    <w:rsid w:val="00B47DAB"/>
    <w:rsid w:val="00B47E7F"/>
    <w:rsid w:val="00B47F91"/>
    <w:rsid w:val="00B5018D"/>
    <w:rsid w:val="00B50947"/>
    <w:rsid w:val="00B50F47"/>
    <w:rsid w:val="00B50FA6"/>
    <w:rsid w:val="00B51BA0"/>
    <w:rsid w:val="00B521ED"/>
    <w:rsid w:val="00B52C1E"/>
    <w:rsid w:val="00B537AB"/>
    <w:rsid w:val="00B53B08"/>
    <w:rsid w:val="00B53F48"/>
    <w:rsid w:val="00B54B91"/>
    <w:rsid w:val="00B56296"/>
    <w:rsid w:val="00B56E95"/>
    <w:rsid w:val="00B57798"/>
    <w:rsid w:val="00B60305"/>
    <w:rsid w:val="00B60553"/>
    <w:rsid w:val="00B60EB7"/>
    <w:rsid w:val="00B6191B"/>
    <w:rsid w:val="00B62E26"/>
    <w:rsid w:val="00B64847"/>
    <w:rsid w:val="00B6501E"/>
    <w:rsid w:val="00B65FC5"/>
    <w:rsid w:val="00B67991"/>
    <w:rsid w:val="00B67A29"/>
    <w:rsid w:val="00B67B6F"/>
    <w:rsid w:val="00B71844"/>
    <w:rsid w:val="00B71901"/>
    <w:rsid w:val="00B73200"/>
    <w:rsid w:val="00B74066"/>
    <w:rsid w:val="00B740F5"/>
    <w:rsid w:val="00B746B4"/>
    <w:rsid w:val="00B74F87"/>
    <w:rsid w:val="00B756D2"/>
    <w:rsid w:val="00B76A95"/>
    <w:rsid w:val="00B76D75"/>
    <w:rsid w:val="00B76F15"/>
    <w:rsid w:val="00B771D1"/>
    <w:rsid w:val="00B777F8"/>
    <w:rsid w:val="00B7781D"/>
    <w:rsid w:val="00B82088"/>
    <w:rsid w:val="00B821D7"/>
    <w:rsid w:val="00B82262"/>
    <w:rsid w:val="00B82414"/>
    <w:rsid w:val="00B824AC"/>
    <w:rsid w:val="00B82827"/>
    <w:rsid w:val="00B83050"/>
    <w:rsid w:val="00B8346C"/>
    <w:rsid w:val="00B8478A"/>
    <w:rsid w:val="00B84D65"/>
    <w:rsid w:val="00B84F14"/>
    <w:rsid w:val="00B856C0"/>
    <w:rsid w:val="00B85EB1"/>
    <w:rsid w:val="00B85F95"/>
    <w:rsid w:val="00B865E6"/>
    <w:rsid w:val="00B86A61"/>
    <w:rsid w:val="00B86F06"/>
    <w:rsid w:val="00B9080B"/>
    <w:rsid w:val="00B90CC0"/>
    <w:rsid w:val="00B915AC"/>
    <w:rsid w:val="00B92558"/>
    <w:rsid w:val="00B92B00"/>
    <w:rsid w:val="00B92FE1"/>
    <w:rsid w:val="00B9306F"/>
    <w:rsid w:val="00B93804"/>
    <w:rsid w:val="00B94644"/>
    <w:rsid w:val="00B94A79"/>
    <w:rsid w:val="00B95287"/>
    <w:rsid w:val="00B958A6"/>
    <w:rsid w:val="00B961BC"/>
    <w:rsid w:val="00B96377"/>
    <w:rsid w:val="00B963BD"/>
    <w:rsid w:val="00B96B43"/>
    <w:rsid w:val="00B9714B"/>
    <w:rsid w:val="00B97C4B"/>
    <w:rsid w:val="00BA042B"/>
    <w:rsid w:val="00BA0699"/>
    <w:rsid w:val="00BA0EB3"/>
    <w:rsid w:val="00BA11C9"/>
    <w:rsid w:val="00BA11F3"/>
    <w:rsid w:val="00BA22B6"/>
    <w:rsid w:val="00BA245D"/>
    <w:rsid w:val="00BA34A3"/>
    <w:rsid w:val="00BA4548"/>
    <w:rsid w:val="00BA466E"/>
    <w:rsid w:val="00BA490C"/>
    <w:rsid w:val="00BA4E2C"/>
    <w:rsid w:val="00BA59AB"/>
    <w:rsid w:val="00BA5F87"/>
    <w:rsid w:val="00BA65B7"/>
    <w:rsid w:val="00BA6879"/>
    <w:rsid w:val="00BA6C17"/>
    <w:rsid w:val="00BA72F9"/>
    <w:rsid w:val="00BA7917"/>
    <w:rsid w:val="00BA79F3"/>
    <w:rsid w:val="00BA7ECF"/>
    <w:rsid w:val="00BB0F84"/>
    <w:rsid w:val="00BB18D8"/>
    <w:rsid w:val="00BB25DA"/>
    <w:rsid w:val="00BB281D"/>
    <w:rsid w:val="00BB3091"/>
    <w:rsid w:val="00BB3178"/>
    <w:rsid w:val="00BB3EEE"/>
    <w:rsid w:val="00BB431C"/>
    <w:rsid w:val="00BB4531"/>
    <w:rsid w:val="00BB4D61"/>
    <w:rsid w:val="00BB63E9"/>
    <w:rsid w:val="00BB6EB0"/>
    <w:rsid w:val="00BB6F9E"/>
    <w:rsid w:val="00BB7AC0"/>
    <w:rsid w:val="00BB7D5B"/>
    <w:rsid w:val="00BB7E16"/>
    <w:rsid w:val="00BC06A3"/>
    <w:rsid w:val="00BC0EC6"/>
    <w:rsid w:val="00BC13F5"/>
    <w:rsid w:val="00BC1D08"/>
    <w:rsid w:val="00BC242D"/>
    <w:rsid w:val="00BC2723"/>
    <w:rsid w:val="00BC3264"/>
    <w:rsid w:val="00BC3834"/>
    <w:rsid w:val="00BC39D9"/>
    <w:rsid w:val="00BC3E3B"/>
    <w:rsid w:val="00BC4D47"/>
    <w:rsid w:val="00BC5353"/>
    <w:rsid w:val="00BC5B15"/>
    <w:rsid w:val="00BC6AF8"/>
    <w:rsid w:val="00BC74E6"/>
    <w:rsid w:val="00BC7787"/>
    <w:rsid w:val="00BC7928"/>
    <w:rsid w:val="00BD02B0"/>
    <w:rsid w:val="00BD06FF"/>
    <w:rsid w:val="00BD0DEC"/>
    <w:rsid w:val="00BD104B"/>
    <w:rsid w:val="00BD1581"/>
    <w:rsid w:val="00BD1F65"/>
    <w:rsid w:val="00BD21E7"/>
    <w:rsid w:val="00BD2388"/>
    <w:rsid w:val="00BD3696"/>
    <w:rsid w:val="00BD3DC2"/>
    <w:rsid w:val="00BD422D"/>
    <w:rsid w:val="00BD4FAF"/>
    <w:rsid w:val="00BD5041"/>
    <w:rsid w:val="00BD5053"/>
    <w:rsid w:val="00BD5999"/>
    <w:rsid w:val="00BD5CF1"/>
    <w:rsid w:val="00BD69D1"/>
    <w:rsid w:val="00BD6A08"/>
    <w:rsid w:val="00BD6C17"/>
    <w:rsid w:val="00BD6EFD"/>
    <w:rsid w:val="00BD7346"/>
    <w:rsid w:val="00BE0357"/>
    <w:rsid w:val="00BE058C"/>
    <w:rsid w:val="00BE1B02"/>
    <w:rsid w:val="00BE20F2"/>
    <w:rsid w:val="00BE285A"/>
    <w:rsid w:val="00BE2997"/>
    <w:rsid w:val="00BE2CBC"/>
    <w:rsid w:val="00BE343C"/>
    <w:rsid w:val="00BE3F2E"/>
    <w:rsid w:val="00BE510E"/>
    <w:rsid w:val="00BE5926"/>
    <w:rsid w:val="00BE5BFA"/>
    <w:rsid w:val="00BE6F06"/>
    <w:rsid w:val="00BE75FB"/>
    <w:rsid w:val="00BE7A80"/>
    <w:rsid w:val="00BF092A"/>
    <w:rsid w:val="00BF0E9A"/>
    <w:rsid w:val="00BF24A0"/>
    <w:rsid w:val="00BF38ED"/>
    <w:rsid w:val="00BF4300"/>
    <w:rsid w:val="00BF5235"/>
    <w:rsid w:val="00BF56BB"/>
    <w:rsid w:val="00BF768C"/>
    <w:rsid w:val="00C007C4"/>
    <w:rsid w:val="00C01656"/>
    <w:rsid w:val="00C01B17"/>
    <w:rsid w:val="00C020CB"/>
    <w:rsid w:val="00C02B94"/>
    <w:rsid w:val="00C02F8E"/>
    <w:rsid w:val="00C03267"/>
    <w:rsid w:val="00C039B1"/>
    <w:rsid w:val="00C0574C"/>
    <w:rsid w:val="00C05857"/>
    <w:rsid w:val="00C05CCB"/>
    <w:rsid w:val="00C06557"/>
    <w:rsid w:val="00C06A7C"/>
    <w:rsid w:val="00C074A3"/>
    <w:rsid w:val="00C07AAC"/>
    <w:rsid w:val="00C1167B"/>
    <w:rsid w:val="00C1173E"/>
    <w:rsid w:val="00C13219"/>
    <w:rsid w:val="00C13238"/>
    <w:rsid w:val="00C13335"/>
    <w:rsid w:val="00C15985"/>
    <w:rsid w:val="00C16B64"/>
    <w:rsid w:val="00C179F8"/>
    <w:rsid w:val="00C20048"/>
    <w:rsid w:val="00C2039E"/>
    <w:rsid w:val="00C21B26"/>
    <w:rsid w:val="00C21BB0"/>
    <w:rsid w:val="00C21EDD"/>
    <w:rsid w:val="00C22E43"/>
    <w:rsid w:val="00C23E86"/>
    <w:rsid w:val="00C25171"/>
    <w:rsid w:val="00C25A65"/>
    <w:rsid w:val="00C2691F"/>
    <w:rsid w:val="00C26CAE"/>
    <w:rsid w:val="00C27668"/>
    <w:rsid w:val="00C277E8"/>
    <w:rsid w:val="00C27E57"/>
    <w:rsid w:val="00C3014D"/>
    <w:rsid w:val="00C309DB"/>
    <w:rsid w:val="00C3126F"/>
    <w:rsid w:val="00C315E9"/>
    <w:rsid w:val="00C322E6"/>
    <w:rsid w:val="00C32607"/>
    <w:rsid w:val="00C334F2"/>
    <w:rsid w:val="00C33542"/>
    <w:rsid w:val="00C335EB"/>
    <w:rsid w:val="00C33C6B"/>
    <w:rsid w:val="00C34107"/>
    <w:rsid w:val="00C3522F"/>
    <w:rsid w:val="00C35564"/>
    <w:rsid w:val="00C35BD2"/>
    <w:rsid w:val="00C36183"/>
    <w:rsid w:val="00C36229"/>
    <w:rsid w:val="00C377B8"/>
    <w:rsid w:val="00C379A5"/>
    <w:rsid w:val="00C37B3E"/>
    <w:rsid w:val="00C37BE6"/>
    <w:rsid w:val="00C40F6B"/>
    <w:rsid w:val="00C417DF"/>
    <w:rsid w:val="00C4237C"/>
    <w:rsid w:val="00C424C6"/>
    <w:rsid w:val="00C4282B"/>
    <w:rsid w:val="00C42A33"/>
    <w:rsid w:val="00C42D19"/>
    <w:rsid w:val="00C42E28"/>
    <w:rsid w:val="00C4329C"/>
    <w:rsid w:val="00C4361F"/>
    <w:rsid w:val="00C43751"/>
    <w:rsid w:val="00C43829"/>
    <w:rsid w:val="00C43B8B"/>
    <w:rsid w:val="00C44CB4"/>
    <w:rsid w:val="00C457CA"/>
    <w:rsid w:val="00C46087"/>
    <w:rsid w:val="00C46E67"/>
    <w:rsid w:val="00C47C32"/>
    <w:rsid w:val="00C50144"/>
    <w:rsid w:val="00C504B2"/>
    <w:rsid w:val="00C506D3"/>
    <w:rsid w:val="00C50DC9"/>
    <w:rsid w:val="00C51990"/>
    <w:rsid w:val="00C522FB"/>
    <w:rsid w:val="00C548CE"/>
    <w:rsid w:val="00C55021"/>
    <w:rsid w:val="00C55E1C"/>
    <w:rsid w:val="00C565A2"/>
    <w:rsid w:val="00C569A2"/>
    <w:rsid w:val="00C57002"/>
    <w:rsid w:val="00C5726B"/>
    <w:rsid w:val="00C61724"/>
    <w:rsid w:val="00C621D0"/>
    <w:rsid w:val="00C628FD"/>
    <w:rsid w:val="00C62D42"/>
    <w:rsid w:val="00C6324F"/>
    <w:rsid w:val="00C633E4"/>
    <w:rsid w:val="00C63D4F"/>
    <w:rsid w:val="00C640A0"/>
    <w:rsid w:val="00C64454"/>
    <w:rsid w:val="00C65CC3"/>
    <w:rsid w:val="00C66288"/>
    <w:rsid w:val="00C665AD"/>
    <w:rsid w:val="00C66A4F"/>
    <w:rsid w:val="00C66E7E"/>
    <w:rsid w:val="00C66ED1"/>
    <w:rsid w:val="00C66F01"/>
    <w:rsid w:val="00C705FD"/>
    <w:rsid w:val="00C71827"/>
    <w:rsid w:val="00C71D2B"/>
    <w:rsid w:val="00C722D5"/>
    <w:rsid w:val="00C7241D"/>
    <w:rsid w:val="00C72981"/>
    <w:rsid w:val="00C72FCC"/>
    <w:rsid w:val="00C739A5"/>
    <w:rsid w:val="00C7488D"/>
    <w:rsid w:val="00C75052"/>
    <w:rsid w:val="00C752FA"/>
    <w:rsid w:val="00C75329"/>
    <w:rsid w:val="00C759FD"/>
    <w:rsid w:val="00C75A10"/>
    <w:rsid w:val="00C75C4F"/>
    <w:rsid w:val="00C7714A"/>
    <w:rsid w:val="00C77871"/>
    <w:rsid w:val="00C80056"/>
    <w:rsid w:val="00C80E09"/>
    <w:rsid w:val="00C81800"/>
    <w:rsid w:val="00C8210E"/>
    <w:rsid w:val="00C82342"/>
    <w:rsid w:val="00C829F6"/>
    <w:rsid w:val="00C83949"/>
    <w:rsid w:val="00C84015"/>
    <w:rsid w:val="00C84856"/>
    <w:rsid w:val="00C84AEC"/>
    <w:rsid w:val="00C85645"/>
    <w:rsid w:val="00C86974"/>
    <w:rsid w:val="00C87597"/>
    <w:rsid w:val="00C87921"/>
    <w:rsid w:val="00C87C7C"/>
    <w:rsid w:val="00C90099"/>
    <w:rsid w:val="00C9016A"/>
    <w:rsid w:val="00C90654"/>
    <w:rsid w:val="00C90CC4"/>
    <w:rsid w:val="00C91218"/>
    <w:rsid w:val="00C91BB8"/>
    <w:rsid w:val="00C91E72"/>
    <w:rsid w:val="00C92188"/>
    <w:rsid w:val="00C92F69"/>
    <w:rsid w:val="00C92FCF"/>
    <w:rsid w:val="00C93889"/>
    <w:rsid w:val="00C93A02"/>
    <w:rsid w:val="00C96096"/>
    <w:rsid w:val="00C961A3"/>
    <w:rsid w:val="00C96786"/>
    <w:rsid w:val="00C96F05"/>
    <w:rsid w:val="00C975A9"/>
    <w:rsid w:val="00CA018A"/>
    <w:rsid w:val="00CA0E5F"/>
    <w:rsid w:val="00CA0EA4"/>
    <w:rsid w:val="00CA19D9"/>
    <w:rsid w:val="00CA2131"/>
    <w:rsid w:val="00CA2B95"/>
    <w:rsid w:val="00CA3EDB"/>
    <w:rsid w:val="00CA46B8"/>
    <w:rsid w:val="00CA496B"/>
    <w:rsid w:val="00CA52C6"/>
    <w:rsid w:val="00CA560D"/>
    <w:rsid w:val="00CA593B"/>
    <w:rsid w:val="00CA5F4C"/>
    <w:rsid w:val="00CA6AAC"/>
    <w:rsid w:val="00CA6EDD"/>
    <w:rsid w:val="00CA7771"/>
    <w:rsid w:val="00CA7D78"/>
    <w:rsid w:val="00CB0668"/>
    <w:rsid w:val="00CB11E0"/>
    <w:rsid w:val="00CB19C5"/>
    <w:rsid w:val="00CB2BA1"/>
    <w:rsid w:val="00CB380E"/>
    <w:rsid w:val="00CB3D31"/>
    <w:rsid w:val="00CB491F"/>
    <w:rsid w:val="00CB4B6E"/>
    <w:rsid w:val="00CB4F2B"/>
    <w:rsid w:val="00CB65E4"/>
    <w:rsid w:val="00CB75BD"/>
    <w:rsid w:val="00CB7A94"/>
    <w:rsid w:val="00CC03B9"/>
    <w:rsid w:val="00CC040E"/>
    <w:rsid w:val="00CC0C9F"/>
    <w:rsid w:val="00CC3369"/>
    <w:rsid w:val="00CC4946"/>
    <w:rsid w:val="00CC4C9B"/>
    <w:rsid w:val="00CC56B5"/>
    <w:rsid w:val="00CC5C69"/>
    <w:rsid w:val="00CC5E5C"/>
    <w:rsid w:val="00CC63C0"/>
    <w:rsid w:val="00CC6872"/>
    <w:rsid w:val="00CC6A01"/>
    <w:rsid w:val="00CC7349"/>
    <w:rsid w:val="00CC7B8F"/>
    <w:rsid w:val="00CD0999"/>
    <w:rsid w:val="00CD453C"/>
    <w:rsid w:val="00CD4D61"/>
    <w:rsid w:val="00CD4DA4"/>
    <w:rsid w:val="00CD5148"/>
    <w:rsid w:val="00CD58EA"/>
    <w:rsid w:val="00CD645C"/>
    <w:rsid w:val="00CD6E18"/>
    <w:rsid w:val="00CD6E57"/>
    <w:rsid w:val="00CD719C"/>
    <w:rsid w:val="00CD7220"/>
    <w:rsid w:val="00CE0054"/>
    <w:rsid w:val="00CE04D0"/>
    <w:rsid w:val="00CE058B"/>
    <w:rsid w:val="00CE07AD"/>
    <w:rsid w:val="00CE0BA2"/>
    <w:rsid w:val="00CE108C"/>
    <w:rsid w:val="00CE1684"/>
    <w:rsid w:val="00CE1A82"/>
    <w:rsid w:val="00CE2060"/>
    <w:rsid w:val="00CE28DD"/>
    <w:rsid w:val="00CE3030"/>
    <w:rsid w:val="00CE364A"/>
    <w:rsid w:val="00CE3ED5"/>
    <w:rsid w:val="00CE428C"/>
    <w:rsid w:val="00CE6212"/>
    <w:rsid w:val="00CE6445"/>
    <w:rsid w:val="00CE6768"/>
    <w:rsid w:val="00CE7F20"/>
    <w:rsid w:val="00CF0FDB"/>
    <w:rsid w:val="00CF123D"/>
    <w:rsid w:val="00CF1313"/>
    <w:rsid w:val="00CF13DB"/>
    <w:rsid w:val="00CF1861"/>
    <w:rsid w:val="00CF1BE6"/>
    <w:rsid w:val="00CF2286"/>
    <w:rsid w:val="00CF2AA9"/>
    <w:rsid w:val="00CF32B6"/>
    <w:rsid w:val="00CF49CA"/>
    <w:rsid w:val="00CF5BF9"/>
    <w:rsid w:val="00CF6652"/>
    <w:rsid w:val="00CF70DC"/>
    <w:rsid w:val="00D0025A"/>
    <w:rsid w:val="00D002B9"/>
    <w:rsid w:val="00D018ED"/>
    <w:rsid w:val="00D01920"/>
    <w:rsid w:val="00D03829"/>
    <w:rsid w:val="00D03A80"/>
    <w:rsid w:val="00D045A5"/>
    <w:rsid w:val="00D06B5F"/>
    <w:rsid w:val="00D06D53"/>
    <w:rsid w:val="00D06F18"/>
    <w:rsid w:val="00D06F28"/>
    <w:rsid w:val="00D07957"/>
    <w:rsid w:val="00D07C9A"/>
    <w:rsid w:val="00D1019D"/>
    <w:rsid w:val="00D10F50"/>
    <w:rsid w:val="00D117AF"/>
    <w:rsid w:val="00D1190A"/>
    <w:rsid w:val="00D11E5D"/>
    <w:rsid w:val="00D12907"/>
    <w:rsid w:val="00D13204"/>
    <w:rsid w:val="00D14071"/>
    <w:rsid w:val="00D14B33"/>
    <w:rsid w:val="00D14EC0"/>
    <w:rsid w:val="00D1512A"/>
    <w:rsid w:val="00D160AF"/>
    <w:rsid w:val="00D167A6"/>
    <w:rsid w:val="00D168CE"/>
    <w:rsid w:val="00D16918"/>
    <w:rsid w:val="00D1766D"/>
    <w:rsid w:val="00D209E2"/>
    <w:rsid w:val="00D20C50"/>
    <w:rsid w:val="00D21F89"/>
    <w:rsid w:val="00D2234F"/>
    <w:rsid w:val="00D22691"/>
    <w:rsid w:val="00D23867"/>
    <w:rsid w:val="00D2426C"/>
    <w:rsid w:val="00D24427"/>
    <w:rsid w:val="00D24843"/>
    <w:rsid w:val="00D25363"/>
    <w:rsid w:val="00D255CA"/>
    <w:rsid w:val="00D26873"/>
    <w:rsid w:val="00D269A5"/>
    <w:rsid w:val="00D26C3E"/>
    <w:rsid w:val="00D2706F"/>
    <w:rsid w:val="00D307FE"/>
    <w:rsid w:val="00D30C53"/>
    <w:rsid w:val="00D30DF8"/>
    <w:rsid w:val="00D32163"/>
    <w:rsid w:val="00D32676"/>
    <w:rsid w:val="00D32E3A"/>
    <w:rsid w:val="00D33300"/>
    <w:rsid w:val="00D33384"/>
    <w:rsid w:val="00D33ED6"/>
    <w:rsid w:val="00D34976"/>
    <w:rsid w:val="00D34E72"/>
    <w:rsid w:val="00D35908"/>
    <w:rsid w:val="00D35B54"/>
    <w:rsid w:val="00D3703B"/>
    <w:rsid w:val="00D37086"/>
    <w:rsid w:val="00D37895"/>
    <w:rsid w:val="00D37A93"/>
    <w:rsid w:val="00D4097F"/>
    <w:rsid w:val="00D40FB8"/>
    <w:rsid w:val="00D41DE4"/>
    <w:rsid w:val="00D43586"/>
    <w:rsid w:val="00D45970"/>
    <w:rsid w:val="00D45AF8"/>
    <w:rsid w:val="00D45F0E"/>
    <w:rsid w:val="00D46FCC"/>
    <w:rsid w:val="00D475C4"/>
    <w:rsid w:val="00D47654"/>
    <w:rsid w:val="00D476F1"/>
    <w:rsid w:val="00D47CDC"/>
    <w:rsid w:val="00D47D25"/>
    <w:rsid w:val="00D5058F"/>
    <w:rsid w:val="00D5059C"/>
    <w:rsid w:val="00D509E9"/>
    <w:rsid w:val="00D523C7"/>
    <w:rsid w:val="00D52C73"/>
    <w:rsid w:val="00D53FE3"/>
    <w:rsid w:val="00D55488"/>
    <w:rsid w:val="00D56E52"/>
    <w:rsid w:val="00D6025F"/>
    <w:rsid w:val="00D60744"/>
    <w:rsid w:val="00D611CB"/>
    <w:rsid w:val="00D61601"/>
    <w:rsid w:val="00D61B9C"/>
    <w:rsid w:val="00D61C04"/>
    <w:rsid w:val="00D62ECE"/>
    <w:rsid w:val="00D634FC"/>
    <w:rsid w:val="00D63625"/>
    <w:rsid w:val="00D63D93"/>
    <w:rsid w:val="00D645B1"/>
    <w:rsid w:val="00D64821"/>
    <w:rsid w:val="00D653F4"/>
    <w:rsid w:val="00D65991"/>
    <w:rsid w:val="00D66B38"/>
    <w:rsid w:val="00D676F2"/>
    <w:rsid w:val="00D67EA3"/>
    <w:rsid w:val="00D7064F"/>
    <w:rsid w:val="00D70BD4"/>
    <w:rsid w:val="00D72C18"/>
    <w:rsid w:val="00D731BE"/>
    <w:rsid w:val="00D736A8"/>
    <w:rsid w:val="00D73729"/>
    <w:rsid w:val="00D73D3C"/>
    <w:rsid w:val="00D741FF"/>
    <w:rsid w:val="00D74751"/>
    <w:rsid w:val="00D74DA3"/>
    <w:rsid w:val="00D74EF4"/>
    <w:rsid w:val="00D75738"/>
    <w:rsid w:val="00D75EC0"/>
    <w:rsid w:val="00D7666F"/>
    <w:rsid w:val="00D80322"/>
    <w:rsid w:val="00D807AE"/>
    <w:rsid w:val="00D80B61"/>
    <w:rsid w:val="00D820B7"/>
    <w:rsid w:val="00D82CBE"/>
    <w:rsid w:val="00D83913"/>
    <w:rsid w:val="00D83B1F"/>
    <w:rsid w:val="00D843B3"/>
    <w:rsid w:val="00D84BC2"/>
    <w:rsid w:val="00D84D83"/>
    <w:rsid w:val="00D857C5"/>
    <w:rsid w:val="00D85852"/>
    <w:rsid w:val="00D859CF"/>
    <w:rsid w:val="00D85D0D"/>
    <w:rsid w:val="00D8669D"/>
    <w:rsid w:val="00D87592"/>
    <w:rsid w:val="00D87D18"/>
    <w:rsid w:val="00D9066A"/>
    <w:rsid w:val="00D90881"/>
    <w:rsid w:val="00D90C64"/>
    <w:rsid w:val="00D90F13"/>
    <w:rsid w:val="00D91783"/>
    <w:rsid w:val="00D9180E"/>
    <w:rsid w:val="00D9197E"/>
    <w:rsid w:val="00D9323A"/>
    <w:rsid w:val="00D93362"/>
    <w:rsid w:val="00D93382"/>
    <w:rsid w:val="00D94025"/>
    <w:rsid w:val="00D944C2"/>
    <w:rsid w:val="00D94B0C"/>
    <w:rsid w:val="00D94D33"/>
    <w:rsid w:val="00D94FE6"/>
    <w:rsid w:val="00D9584D"/>
    <w:rsid w:val="00D95932"/>
    <w:rsid w:val="00D95E55"/>
    <w:rsid w:val="00D95FD9"/>
    <w:rsid w:val="00D962E9"/>
    <w:rsid w:val="00D96A58"/>
    <w:rsid w:val="00D970F6"/>
    <w:rsid w:val="00D97D99"/>
    <w:rsid w:val="00DA1B3C"/>
    <w:rsid w:val="00DA2B2F"/>
    <w:rsid w:val="00DA3FE7"/>
    <w:rsid w:val="00DA40C8"/>
    <w:rsid w:val="00DA4D63"/>
    <w:rsid w:val="00DA4E1D"/>
    <w:rsid w:val="00DA4FCA"/>
    <w:rsid w:val="00DA5947"/>
    <w:rsid w:val="00DA6920"/>
    <w:rsid w:val="00DA6F4C"/>
    <w:rsid w:val="00DB0382"/>
    <w:rsid w:val="00DB124F"/>
    <w:rsid w:val="00DB1D86"/>
    <w:rsid w:val="00DB1F20"/>
    <w:rsid w:val="00DB3634"/>
    <w:rsid w:val="00DB41C7"/>
    <w:rsid w:val="00DB41D3"/>
    <w:rsid w:val="00DB4900"/>
    <w:rsid w:val="00DB5777"/>
    <w:rsid w:val="00DB689F"/>
    <w:rsid w:val="00DC26F4"/>
    <w:rsid w:val="00DC2C8A"/>
    <w:rsid w:val="00DC2E18"/>
    <w:rsid w:val="00DC3552"/>
    <w:rsid w:val="00DC4434"/>
    <w:rsid w:val="00DC4461"/>
    <w:rsid w:val="00DC5CB6"/>
    <w:rsid w:val="00DC6236"/>
    <w:rsid w:val="00DC78EF"/>
    <w:rsid w:val="00DC7DD6"/>
    <w:rsid w:val="00DD02EB"/>
    <w:rsid w:val="00DD171C"/>
    <w:rsid w:val="00DD1BDF"/>
    <w:rsid w:val="00DD1C57"/>
    <w:rsid w:val="00DD234C"/>
    <w:rsid w:val="00DD342F"/>
    <w:rsid w:val="00DD35C7"/>
    <w:rsid w:val="00DD37B6"/>
    <w:rsid w:val="00DD4302"/>
    <w:rsid w:val="00DD5050"/>
    <w:rsid w:val="00DD52DE"/>
    <w:rsid w:val="00DD57CE"/>
    <w:rsid w:val="00DD636E"/>
    <w:rsid w:val="00DD6603"/>
    <w:rsid w:val="00DD6F44"/>
    <w:rsid w:val="00DD71D0"/>
    <w:rsid w:val="00DD7548"/>
    <w:rsid w:val="00DD772C"/>
    <w:rsid w:val="00DD7FA5"/>
    <w:rsid w:val="00DE01F2"/>
    <w:rsid w:val="00DE0410"/>
    <w:rsid w:val="00DE16E5"/>
    <w:rsid w:val="00DE19BE"/>
    <w:rsid w:val="00DE1E76"/>
    <w:rsid w:val="00DE2243"/>
    <w:rsid w:val="00DE2F8C"/>
    <w:rsid w:val="00DE30AF"/>
    <w:rsid w:val="00DE348A"/>
    <w:rsid w:val="00DE4276"/>
    <w:rsid w:val="00DE42C3"/>
    <w:rsid w:val="00DE4C62"/>
    <w:rsid w:val="00DE56B8"/>
    <w:rsid w:val="00DE5FF7"/>
    <w:rsid w:val="00DE6A9E"/>
    <w:rsid w:val="00DE6FD1"/>
    <w:rsid w:val="00DE72C6"/>
    <w:rsid w:val="00DE7B26"/>
    <w:rsid w:val="00DF0084"/>
    <w:rsid w:val="00DF1245"/>
    <w:rsid w:val="00DF157D"/>
    <w:rsid w:val="00DF157E"/>
    <w:rsid w:val="00DF1ACA"/>
    <w:rsid w:val="00DF1B44"/>
    <w:rsid w:val="00DF3092"/>
    <w:rsid w:val="00DF33F7"/>
    <w:rsid w:val="00DF35C0"/>
    <w:rsid w:val="00DF3F69"/>
    <w:rsid w:val="00DF4841"/>
    <w:rsid w:val="00DF4C8F"/>
    <w:rsid w:val="00DF57C3"/>
    <w:rsid w:val="00DF6416"/>
    <w:rsid w:val="00DF65C3"/>
    <w:rsid w:val="00DF6A87"/>
    <w:rsid w:val="00E00B25"/>
    <w:rsid w:val="00E0167A"/>
    <w:rsid w:val="00E01C15"/>
    <w:rsid w:val="00E03BB7"/>
    <w:rsid w:val="00E04CC4"/>
    <w:rsid w:val="00E04D77"/>
    <w:rsid w:val="00E0523F"/>
    <w:rsid w:val="00E05D1F"/>
    <w:rsid w:val="00E06F41"/>
    <w:rsid w:val="00E079B3"/>
    <w:rsid w:val="00E1047B"/>
    <w:rsid w:val="00E1092E"/>
    <w:rsid w:val="00E10E38"/>
    <w:rsid w:val="00E1115F"/>
    <w:rsid w:val="00E11ED6"/>
    <w:rsid w:val="00E12686"/>
    <w:rsid w:val="00E12806"/>
    <w:rsid w:val="00E131C6"/>
    <w:rsid w:val="00E135EB"/>
    <w:rsid w:val="00E13E47"/>
    <w:rsid w:val="00E141AA"/>
    <w:rsid w:val="00E15733"/>
    <w:rsid w:val="00E164AD"/>
    <w:rsid w:val="00E16686"/>
    <w:rsid w:val="00E16F5B"/>
    <w:rsid w:val="00E20109"/>
    <w:rsid w:val="00E20C51"/>
    <w:rsid w:val="00E20D66"/>
    <w:rsid w:val="00E21207"/>
    <w:rsid w:val="00E21749"/>
    <w:rsid w:val="00E21C02"/>
    <w:rsid w:val="00E2245B"/>
    <w:rsid w:val="00E22855"/>
    <w:rsid w:val="00E239D7"/>
    <w:rsid w:val="00E2474A"/>
    <w:rsid w:val="00E257AF"/>
    <w:rsid w:val="00E264DF"/>
    <w:rsid w:val="00E301A8"/>
    <w:rsid w:val="00E30B25"/>
    <w:rsid w:val="00E30C29"/>
    <w:rsid w:val="00E30EEE"/>
    <w:rsid w:val="00E3160E"/>
    <w:rsid w:val="00E31A28"/>
    <w:rsid w:val="00E328FC"/>
    <w:rsid w:val="00E33003"/>
    <w:rsid w:val="00E33F1F"/>
    <w:rsid w:val="00E3503E"/>
    <w:rsid w:val="00E35374"/>
    <w:rsid w:val="00E35F30"/>
    <w:rsid w:val="00E35FD9"/>
    <w:rsid w:val="00E372BA"/>
    <w:rsid w:val="00E37A3C"/>
    <w:rsid w:val="00E37CBE"/>
    <w:rsid w:val="00E405B1"/>
    <w:rsid w:val="00E4070C"/>
    <w:rsid w:val="00E40BF1"/>
    <w:rsid w:val="00E40E81"/>
    <w:rsid w:val="00E41106"/>
    <w:rsid w:val="00E41809"/>
    <w:rsid w:val="00E4191A"/>
    <w:rsid w:val="00E42948"/>
    <w:rsid w:val="00E447DE"/>
    <w:rsid w:val="00E45B3F"/>
    <w:rsid w:val="00E45E92"/>
    <w:rsid w:val="00E470B8"/>
    <w:rsid w:val="00E47658"/>
    <w:rsid w:val="00E501EE"/>
    <w:rsid w:val="00E508E1"/>
    <w:rsid w:val="00E50E5B"/>
    <w:rsid w:val="00E50FAA"/>
    <w:rsid w:val="00E51A44"/>
    <w:rsid w:val="00E52018"/>
    <w:rsid w:val="00E525F5"/>
    <w:rsid w:val="00E5306A"/>
    <w:rsid w:val="00E5456C"/>
    <w:rsid w:val="00E5468A"/>
    <w:rsid w:val="00E54777"/>
    <w:rsid w:val="00E557CB"/>
    <w:rsid w:val="00E569F4"/>
    <w:rsid w:val="00E575E4"/>
    <w:rsid w:val="00E57FD5"/>
    <w:rsid w:val="00E60563"/>
    <w:rsid w:val="00E6073D"/>
    <w:rsid w:val="00E60FAE"/>
    <w:rsid w:val="00E6148F"/>
    <w:rsid w:val="00E616F3"/>
    <w:rsid w:val="00E61E44"/>
    <w:rsid w:val="00E6242D"/>
    <w:rsid w:val="00E634AA"/>
    <w:rsid w:val="00E63AAC"/>
    <w:rsid w:val="00E63FAC"/>
    <w:rsid w:val="00E64113"/>
    <w:rsid w:val="00E6586F"/>
    <w:rsid w:val="00E6592B"/>
    <w:rsid w:val="00E65D45"/>
    <w:rsid w:val="00E66097"/>
    <w:rsid w:val="00E66CF3"/>
    <w:rsid w:val="00E66D3B"/>
    <w:rsid w:val="00E671AA"/>
    <w:rsid w:val="00E67984"/>
    <w:rsid w:val="00E70663"/>
    <w:rsid w:val="00E71E1C"/>
    <w:rsid w:val="00E72C45"/>
    <w:rsid w:val="00E730CD"/>
    <w:rsid w:val="00E743A1"/>
    <w:rsid w:val="00E745B9"/>
    <w:rsid w:val="00E74A1B"/>
    <w:rsid w:val="00E7546C"/>
    <w:rsid w:val="00E765D7"/>
    <w:rsid w:val="00E767CF"/>
    <w:rsid w:val="00E76F8E"/>
    <w:rsid w:val="00E77F78"/>
    <w:rsid w:val="00E80337"/>
    <w:rsid w:val="00E805D9"/>
    <w:rsid w:val="00E80E86"/>
    <w:rsid w:val="00E816C3"/>
    <w:rsid w:val="00E82B38"/>
    <w:rsid w:val="00E8359D"/>
    <w:rsid w:val="00E83F01"/>
    <w:rsid w:val="00E83F03"/>
    <w:rsid w:val="00E8466A"/>
    <w:rsid w:val="00E85217"/>
    <w:rsid w:val="00E8531D"/>
    <w:rsid w:val="00E86758"/>
    <w:rsid w:val="00E869D6"/>
    <w:rsid w:val="00E87D6B"/>
    <w:rsid w:val="00E90775"/>
    <w:rsid w:val="00E9096E"/>
    <w:rsid w:val="00E91099"/>
    <w:rsid w:val="00E91703"/>
    <w:rsid w:val="00E9219B"/>
    <w:rsid w:val="00E92309"/>
    <w:rsid w:val="00E9259E"/>
    <w:rsid w:val="00E926A7"/>
    <w:rsid w:val="00E92C5D"/>
    <w:rsid w:val="00E92C72"/>
    <w:rsid w:val="00E9370E"/>
    <w:rsid w:val="00E93F06"/>
    <w:rsid w:val="00E93F6A"/>
    <w:rsid w:val="00E949BC"/>
    <w:rsid w:val="00E94BF3"/>
    <w:rsid w:val="00E96405"/>
    <w:rsid w:val="00E9689C"/>
    <w:rsid w:val="00E9766A"/>
    <w:rsid w:val="00E979D2"/>
    <w:rsid w:val="00E97C6E"/>
    <w:rsid w:val="00EA06D8"/>
    <w:rsid w:val="00EA1A28"/>
    <w:rsid w:val="00EA1F68"/>
    <w:rsid w:val="00EA2FFC"/>
    <w:rsid w:val="00EA32B2"/>
    <w:rsid w:val="00EA3B29"/>
    <w:rsid w:val="00EA47BA"/>
    <w:rsid w:val="00EA48D9"/>
    <w:rsid w:val="00EA5C6B"/>
    <w:rsid w:val="00EA5DEB"/>
    <w:rsid w:val="00EA6379"/>
    <w:rsid w:val="00EA67F3"/>
    <w:rsid w:val="00EA6B19"/>
    <w:rsid w:val="00EB0AE1"/>
    <w:rsid w:val="00EB0C76"/>
    <w:rsid w:val="00EB12A8"/>
    <w:rsid w:val="00EB1443"/>
    <w:rsid w:val="00EB17B1"/>
    <w:rsid w:val="00EB2153"/>
    <w:rsid w:val="00EB3161"/>
    <w:rsid w:val="00EB32BE"/>
    <w:rsid w:val="00EB3301"/>
    <w:rsid w:val="00EB3EC7"/>
    <w:rsid w:val="00EB4C83"/>
    <w:rsid w:val="00EB4E83"/>
    <w:rsid w:val="00EB54B2"/>
    <w:rsid w:val="00EB61F6"/>
    <w:rsid w:val="00EB784E"/>
    <w:rsid w:val="00EB7C6A"/>
    <w:rsid w:val="00EC0375"/>
    <w:rsid w:val="00EC0ADF"/>
    <w:rsid w:val="00EC109A"/>
    <w:rsid w:val="00EC14EB"/>
    <w:rsid w:val="00EC1744"/>
    <w:rsid w:val="00EC1794"/>
    <w:rsid w:val="00EC2693"/>
    <w:rsid w:val="00EC3142"/>
    <w:rsid w:val="00EC3469"/>
    <w:rsid w:val="00EC429D"/>
    <w:rsid w:val="00EC4685"/>
    <w:rsid w:val="00EC4924"/>
    <w:rsid w:val="00EC5DAE"/>
    <w:rsid w:val="00EC7E88"/>
    <w:rsid w:val="00ED159D"/>
    <w:rsid w:val="00ED1B78"/>
    <w:rsid w:val="00ED2142"/>
    <w:rsid w:val="00ED22BF"/>
    <w:rsid w:val="00ED2387"/>
    <w:rsid w:val="00ED2CC0"/>
    <w:rsid w:val="00ED370A"/>
    <w:rsid w:val="00ED43C0"/>
    <w:rsid w:val="00ED4571"/>
    <w:rsid w:val="00ED4755"/>
    <w:rsid w:val="00ED7136"/>
    <w:rsid w:val="00ED79C1"/>
    <w:rsid w:val="00EE0849"/>
    <w:rsid w:val="00EE16D6"/>
    <w:rsid w:val="00EE1F64"/>
    <w:rsid w:val="00EE2357"/>
    <w:rsid w:val="00EE2AB8"/>
    <w:rsid w:val="00EE2CD0"/>
    <w:rsid w:val="00EE2FF3"/>
    <w:rsid w:val="00EE327E"/>
    <w:rsid w:val="00EE4D29"/>
    <w:rsid w:val="00EE6E98"/>
    <w:rsid w:val="00EF04D1"/>
    <w:rsid w:val="00EF0B53"/>
    <w:rsid w:val="00EF0D48"/>
    <w:rsid w:val="00EF25B6"/>
    <w:rsid w:val="00EF2654"/>
    <w:rsid w:val="00EF3BB9"/>
    <w:rsid w:val="00EF3E5C"/>
    <w:rsid w:val="00EF4100"/>
    <w:rsid w:val="00EF4157"/>
    <w:rsid w:val="00EF4B89"/>
    <w:rsid w:val="00EF4FA6"/>
    <w:rsid w:val="00EF53FB"/>
    <w:rsid w:val="00EF60E6"/>
    <w:rsid w:val="00EF7CDB"/>
    <w:rsid w:val="00EF7DCA"/>
    <w:rsid w:val="00F01471"/>
    <w:rsid w:val="00F01823"/>
    <w:rsid w:val="00F01C76"/>
    <w:rsid w:val="00F03044"/>
    <w:rsid w:val="00F03AF3"/>
    <w:rsid w:val="00F03B98"/>
    <w:rsid w:val="00F04183"/>
    <w:rsid w:val="00F04E07"/>
    <w:rsid w:val="00F0550D"/>
    <w:rsid w:val="00F06F4A"/>
    <w:rsid w:val="00F07512"/>
    <w:rsid w:val="00F07924"/>
    <w:rsid w:val="00F07E4F"/>
    <w:rsid w:val="00F11BE6"/>
    <w:rsid w:val="00F121A8"/>
    <w:rsid w:val="00F12B91"/>
    <w:rsid w:val="00F12DD1"/>
    <w:rsid w:val="00F12F9E"/>
    <w:rsid w:val="00F1323E"/>
    <w:rsid w:val="00F1518C"/>
    <w:rsid w:val="00F151BD"/>
    <w:rsid w:val="00F15C6A"/>
    <w:rsid w:val="00F15E38"/>
    <w:rsid w:val="00F16971"/>
    <w:rsid w:val="00F17753"/>
    <w:rsid w:val="00F17758"/>
    <w:rsid w:val="00F177C3"/>
    <w:rsid w:val="00F20956"/>
    <w:rsid w:val="00F21244"/>
    <w:rsid w:val="00F2206A"/>
    <w:rsid w:val="00F224DC"/>
    <w:rsid w:val="00F2306A"/>
    <w:rsid w:val="00F231F8"/>
    <w:rsid w:val="00F23433"/>
    <w:rsid w:val="00F246D5"/>
    <w:rsid w:val="00F24CAE"/>
    <w:rsid w:val="00F25091"/>
    <w:rsid w:val="00F25977"/>
    <w:rsid w:val="00F26502"/>
    <w:rsid w:val="00F26BCB"/>
    <w:rsid w:val="00F26C38"/>
    <w:rsid w:val="00F27106"/>
    <w:rsid w:val="00F3004B"/>
    <w:rsid w:val="00F30341"/>
    <w:rsid w:val="00F30776"/>
    <w:rsid w:val="00F30E83"/>
    <w:rsid w:val="00F3264E"/>
    <w:rsid w:val="00F32AD5"/>
    <w:rsid w:val="00F3398D"/>
    <w:rsid w:val="00F33B36"/>
    <w:rsid w:val="00F34A89"/>
    <w:rsid w:val="00F34C5C"/>
    <w:rsid w:val="00F35510"/>
    <w:rsid w:val="00F35D89"/>
    <w:rsid w:val="00F361F1"/>
    <w:rsid w:val="00F36310"/>
    <w:rsid w:val="00F3687C"/>
    <w:rsid w:val="00F3749A"/>
    <w:rsid w:val="00F40091"/>
    <w:rsid w:val="00F4019A"/>
    <w:rsid w:val="00F41A5A"/>
    <w:rsid w:val="00F41E24"/>
    <w:rsid w:val="00F42659"/>
    <w:rsid w:val="00F4338F"/>
    <w:rsid w:val="00F43BBE"/>
    <w:rsid w:val="00F441DA"/>
    <w:rsid w:val="00F44880"/>
    <w:rsid w:val="00F4532A"/>
    <w:rsid w:val="00F45DE8"/>
    <w:rsid w:val="00F46518"/>
    <w:rsid w:val="00F468D9"/>
    <w:rsid w:val="00F47E78"/>
    <w:rsid w:val="00F500B8"/>
    <w:rsid w:val="00F50826"/>
    <w:rsid w:val="00F509AB"/>
    <w:rsid w:val="00F52737"/>
    <w:rsid w:val="00F528A6"/>
    <w:rsid w:val="00F54089"/>
    <w:rsid w:val="00F54617"/>
    <w:rsid w:val="00F547DB"/>
    <w:rsid w:val="00F54B16"/>
    <w:rsid w:val="00F559CA"/>
    <w:rsid w:val="00F55ACC"/>
    <w:rsid w:val="00F562F6"/>
    <w:rsid w:val="00F57116"/>
    <w:rsid w:val="00F57BF2"/>
    <w:rsid w:val="00F606EE"/>
    <w:rsid w:val="00F61926"/>
    <w:rsid w:val="00F61B61"/>
    <w:rsid w:val="00F62724"/>
    <w:rsid w:val="00F62D03"/>
    <w:rsid w:val="00F63371"/>
    <w:rsid w:val="00F636DB"/>
    <w:rsid w:val="00F63E32"/>
    <w:rsid w:val="00F64DAA"/>
    <w:rsid w:val="00F6595F"/>
    <w:rsid w:val="00F65C95"/>
    <w:rsid w:val="00F6605F"/>
    <w:rsid w:val="00F6690C"/>
    <w:rsid w:val="00F672BE"/>
    <w:rsid w:val="00F67376"/>
    <w:rsid w:val="00F7080F"/>
    <w:rsid w:val="00F70E5A"/>
    <w:rsid w:val="00F711D5"/>
    <w:rsid w:val="00F718E6"/>
    <w:rsid w:val="00F72E1A"/>
    <w:rsid w:val="00F72E7A"/>
    <w:rsid w:val="00F72E8D"/>
    <w:rsid w:val="00F740F1"/>
    <w:rsid w:val="00F74AE0"/>
    <w:rsid w:val="00F74B27"/>
    <w:rsid w:val="00F75118"/>
    <w:rsid w:val="00F756FE"/>
    <w:rsid w:val="00F75B3C"/>
    <w:rsid w:val="00F76459"/>
    <w:rsid w:val="00F7691E"/>
    <w:rsid w:val="00F77045"/>
    <w:rsid w:val="00F77FB6"/>
    <w:rsid w:val="00F804A3"/>
    <w:rsid w:val="00F80725"/>
    <w:rsid w:val="00F80759"/>
    <w:rsid w:val="00F80A94"/>
    <w:rsid w:val="00F80C09"/>
    <w:rsid w:val="00F8259D"/>
    <w:rsid w:val="00F83C33"/>
    <w:rsid w:val="00F843F6"/>
    <w:rsid w:val="00F84F31"/>
    <w:rsid w:val="00F85E03"/>
    <w:rsid w:val="00F873C3"/>
    <w:rsid w:val="00F87465"/>
    <w:rsid w:val="00F876B1"/>
    <w:rsid w:val="00F87964"/>
    <w:rsid w:val="00F87EFD"/>
    <w:rsid w:val="00F92DA1"/>
    <w:rsid w:val="00F930D0"/>
    <w:rsid w:val="00F93655"/>
    <w:rsid w:val="00F93E66"/>
    <w:rsid w:val="00F95146"/>
    <w:rsid w:val="00F95327"/>
    <w:rsid w:val="00F95692"/>
    <w:rsid w:val="00F95B9F"/>
    <w:rsid w:val="00F96112"/>
    <w:rsid w:val="00F9650C"/>
    <w:rsid w:val="00F9677E"/>
    <w:rsid w:val="00F9726A"/>
    <w:rsid w:val="00F97677"/>
    <w:rsid w:val="00FA00B6"/>
    <w:rsid w:val="00FA0657"/>
    <w:rsid w:val="00FA1926"/>
    <w:rsid w:val="00FA3239"/>
    <w:rsid w:val="00FA33F8"/>
    <w:rsid w:val="00FA43F2"/>
    <w:rsid w:val="00FA5166"/>
    <w:rsid w:val="00FA5439"/>
    <w:rsid w:val="00FA55D7"/>
    <w:rsid w:val="00FA5688"/>
    <w:rsid w:val="00FA5B1C"/>
    <w:rsid w:val="00FA6652"/>
    <w:rsid w:val="00FA6A48"/>
    <w:rsid w:val="00FA7DEC"/>
    <w:rsid w:val="00FB0209"/>
    <w:rsid w:val="00FB0C5B"/>
    <w:rsid w:val="00FB0EFA"/>
    <w:rsid w:val="00FB0FA4"/>
    <w:rsid w:val="00FB10A1"/>
    <w:rsid w:val="00FB12E7"/>
    <w:rsid w:val="00FB1AB8"/>
    <w:rsid w:val="00FB1C89"/>
    <w:rsid w:val="00FB2128"/>
    <w:rsid w:val="00FB27FD"/>
    <w:rsid w:val="00FB348A"/>
    <w:rsid w:val="00FB3C88"/>
    <w:rsid w:val="00FB5665"/>
    <w:rsid w:val="00FB5E2A"/>
    <w:rsid w:val="00FB710A"/>
    <w:rsid w:val="00FB725E"/>
    <w:rsid w:val="00FC0CDC"/>
    <w:rsid w:val="00FC0E1F"/>
    <w:rsid w:val="00FC1868"/>
    <w:rsid w:val="00FC187F"/>
    <w:rsid w:val="00FC1BED"/>
    <w:rsid w:val="00FC20D2"/>
    <w:rsid w:val="00FC38FE"/>
    <w:rsid w:val="00FC3C38"/>
    <w:rsid w:val="00FC46F2"/>
    <w:rsid w:val="00FC57EE"/>
    <w:rsid w:val="00FC5911"/>
    <w:rsid w:val="00FC592B"/>
    <w:rsid w:val="00FC73C0"/>
    <w:rsid w:val="00FC75C8"/>
    <w:rsid w:val="00FC7B92"/>
    <w:rsid w:val="00FD0275"/>
    <w:rsid w:val="00FD0929"/>
    <w:rsid w:val="00FD19F6"/>
    <w:rsid w:val="00FD20EB"/>
    <w:rsid w:val="00FD239F"/>
    <w:rsid w:val="00FD2850"/>
    <w:rsid w:val="00FD29BB"/>
    <w:rsid w:val="00FD2D10"/>
    <w:rsid w:val="00FD321B"/>
    <w:rsid w:val="00FD3B83"/>
    <w:rsid w:val="00FD4EBF"/>
    <w:rsid w:val="00FD5137"/>
    <w:rsid w:val="00FD52F4"/>
    <w:rsid w:val="00FD5B05"/>
    <w:rsid w:val="00FD6C37"/>
    <w:rsid w:val="00FE02A3"/>
    <w:rsid w:val="00FE135D"/>
    <w:rsid w:val="00FE156D"/>
    <w:rsid w:val="00FE27DC"/>
    <w:rsid w:val="00FE2B09"/>
    <w:rsid w:val="00FE2D3B"/>
    <w:rsid w:val="00FE30D7"/>
    <w:rsid w:val="00FE3181"/>
    <w:rsid w:val="00FE3688"/>
    <w:rsid w:val="00FE3D49"/>
    <w:rsid w:val="00FE4717"/>
    <w:rsid w:val="00FE5101"/>
    <w:rsid w:val="00FE523C"/>
    <w:rsid w:val="00FE5BFE"/>
    <w:rsid w:val="00FE6726"/>
    <w:rsid w:val="00FE6E21"/>
    <w:rsid w:val="00FE6F28"/>
    <w:rsid w:val="00FE70AC"/>
    <w:rsid w:val="00FE746B"/>
    <w:rsid w:val="00FE795D"/>
    <w:rsid w:val="00FF01C4"/>
    <w:rsid w:val="00FF0655"/>
    <w:rsid w:val="00FF135E"/>
    <w:rsid w:val="00FF16E8"/>
    <w:rsid w:val="00FF1856"/>
    <w:rsid w:val="00FF242C"/>
    <w:rsid w:val="00FF24E4"/>
    <w:rsid w:val="00FF25AC"/>
    <w:rsid w:val="00FF27CA"/>
    <w:rsid w:val="00FF3E5D"/>
    <w:rsid w:val="00FF48C1"/>
    <w:rsid w:val="00FF5576"/>
    <w:rsid w:val="00FF593F"/>
    <w:rsid w:val="00FF68DC"/>
    <w:rsid w:val="00FF79B6"/>
    <w:rsid w:val="01A0A8FB"/>
    <w:rsid w:val="0569C5F0"/>
    <w:rsid w:val="088BFAC7"/>
    <w:rsid w:val="0E08FC74"/>
    <w:rsid w:val="19F3E7BA"/>
    <w:rsid w:val="25433363"/>
    <w:rsid w:val="2555903A"/>
    <w:rsid w:val="290DBDB3"/>
    <w:rsid w:val="3044BB3A"/>
    <w:rsid w:val="34F6310D"/>
    <w:rsid w:val="357F4A11"/>
    <w:rsid w:val="35DE1115"/>
    <w:rsid w:val="3CE5E7D6"/>
    <w:rsid w:val="3D1CF981"/>
    <w:rsid w:val="3EA63D4F"/>
    <w:rsid w:val="447689F5"/>
    <w:rsid w:val="4C382A23"/>
    <w:rsid w:val="57D067A8"/>
    <w:rsid w:val="58E475C1"/>
    <w:rsid w:val="59A482C7"/>
    <w:rsid w:val="5A7E9FC2"/>
    <w:rsid w:val="66C2335C"/>
    <w:rsid w:val="6FD062A1"/>
    <w:rsid w:val="700B7728"/>
    <w:rsid w:val="78392CE7"/>
    <w:rsid w:val="7D041A2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3D4C7"/>
  <w15:chartTrackingRefBased/>
  <w15:docId w15:val="{B64546F2-A0E4-0A4A-866D-3CC227ADB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A91"/>
  </w:style>
  <w:style w:type="paragraph" w:styleId="Heading1">
    <w:name w:val="heading 1"/>
    <w:basedOn w:val="Normal"/>
    <w:next w:val="Normal"/>
    <w:link w:val="Heading1Char"/>
    <w:uiPriority w:val="9"/>
    <w:qFormat/>
    <w:rsid w:val="00D04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A5"/>
    <w:rPr>
      <w:rFonts w:eastAsiaTheme="majorEastAsia" w:cstheme="majorBidi"/>
      <w:color w:val="272727" w:themeColor="text1" w:themeTint="D8"/>
    </w:rPr>
  </w:style>
  <w:style w:type="paragraph" w:styleId="Title">
    <w:name w:val="Title"/>
    <w:basedOn w:val="Normal"/>
    <w:next w:val="Normal"/>
    <w:link w:val="TitleChar"/>
    <w:uiPriority w:val="10"/>
    <w:qFormat/>
    <w:rsid w:val="00D04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A5"/>
    <w:pPr>
      <w:spacing w:before="160"/>
      <w:jc w:val="center"/>
    </w:pPr>
    <w:rPr>
      <w:i/>
      <w:iCs/>
      <w:color w:val="404040" w:themeColor="text1" w:themeTint="BF"/>
    </w:rPr>
  </w:style>
  <w:style w:type="character" w:customStyle="1" w:styleId="QuoteChar">
    <w:name w:val="Quote Char"/>
    <w:basedOn w:val="DefaultParagraphFont"/>
    <w:link w:val="Quote"/>
    <w:uiPriority w:val="29"/>
    <w:rsid w:val="00D045A5"/>
    <w:rPr>
      <w:i/>
      <w:iCs/>
      <w:color w:val="404040" w:themeColor="text1" w:themeTint="BF"/>
    </w:rPr>
  </w:style>
  <w:style w:type="paragraph" w:styleId="ListParagraph">
    <w:name w:val="List Paragraph"/>
    <w:basedOn w:val="Normal"/>
    <w:uiPriority w:val="34"/>
    <w:qFormat/>
    <w:rsid w:val="00D045A5"/>
    <w:pPr>
      <w:ind w:left="720"/>
      <w:contextualSpacing/>
    </w:pPr>
  </w:style>
  <w:style w:type="character" w:styleId="IntenseEmphasis">
    <w:name w:val="Intense Emphasis"/>
    <w:basedOn w:val="DefaultParagraphFont"/>
    <w:uiPriority w:val="21"/>
    <w:qFormat/>
    <w:rsid w:val="00D045A5"/>
    <w:rPr>
      <w:i/>
      <w:iCs/>
      <w:color w:val="0F4761" w:themeColor="accent1" w:themeShade="BF"/>
    </w:rPr>
  </w:style>
  <w:style w:type="paragraph" w:styleId="IntenseQuote">
    <w:name w:val="Intense Quote"/>
    <w:basedOn w:val="Normal"/>
    <w:next w:val="Normal"/>
    <w:link w:val="IntenseQuoteChar"/>
    <w:uiPriority w:val="30"/>
    <w:qFormat/>
    <w:rsid w:val="00D04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5A5"/>
    <w:rPr>
      <w:i/>
      <w:iCs/>
      <w:color w:val="0F4761" w:themeColor="accent1" w:themeShade="BF"/>
    </w:rPr>
  </w:style>
  <w:style w:type="character" w:styleId="IntenseReference">
    <w:name w:val="Intense Reference"/>
    <w:basedOn w:val="DefaultParagraphFont"/>
    <w:uiPriority w:val="32"/>
    <w:qFormat/>
    <w:rsid w:val="00D045A5"/>
    <w:rPr>
      <w:b/>
      <w:bCs/>
      <w:smallCaps/>
      <w:color w:val="0F4761" w:themeColor="accent1" w:themeShade="BF"/>
      <w:spacing w:val="5"/>
    </w:rPr>
  </w:style>
  <w:style w:type="character" w:styleId="Hyperlink">
    <w:name w:val="Hyperlink"/>
    <w:basedOn w:val="DefaultParagraphFont"/>
    <w:uiPriority w:val="99"/>
    <w:unhideWhenUsed/>
    <w:rsid w:val="00A335AF"/>
    <w:rPr>
      <w:color w:val="467886" w:themeColor="hyperlink"/>
      <w:u w:val="single"/>
    </w:rPr>
  </w:style>
  <w:style w:type="character" w:styleId="UnresolvedMention">
    <w:name w:val="Unresolved Mention"/>
    <w:basedOn w:val="DefaultParagraphFont"/>
    <w:uiPriority w:val="99"/>
    <w:semiHidden/>
    <w:unhideWhenUsed/>
    <w:rsid w:val="00A335AF"/>
    <w:rPr>
      <w:color w:val="605E5C"/>
      <w:shd w:val="clear" w:color="auto" w:fill="E1DFDD"/>
    </w:rPr>
  </w:style>
  <w:style w:type="character" w:styleId="FollowedHyperlink">
    <w:name w:val="FollowedHyperlink"/>
    <w:basedOn w:val="DefaultParagraphFont"/>
    <w:uiPriority w:val="99"/>
    <w:semiHidden/>
    <w:unhideWhenUsed/>
    <w:rsid w:val="00471E8D"/>
    <w:rPr>
      <w:color w:val="96607D" w:themeColor="followedHyperlink"/>
      <w:u w:val="single"/>
    </w:rPr>
  </w:style>
  <w:style w:type="paragraph" w:styleId="NormalWeb">
    <w:name w:val="Normal (Web)"/>
    <w:basedOn w:val="Normal"/>
    <w:uiPriority w:val="99"/>
    <w:semiHidden/>
    <w:unhideWhenUsed/>
    <w:rsid w:val="0010389E"/>
    <w:rPr>
      <w:rFonts w:ascii="Times New Roman" w:hAnsi="Times New Roman" w:cs="Times New Roman"/>
    </w:rPr>
  </w:style>
  <w:style w:type="paragraph" w:styleId="Revision">
    <w:name w:val="Revision"/>
    <w:hidden/>
    <w:uiPriority w:val="99"/>
    <w:semiHidden/>
    <w:rsid w:val="00127504"/>
    <w:pPr>
      <w:spacing w:after="0" w:line="240" w:lineRule="auto"/>
    </w:pPr>
  </w:style>
  <w:style w:type="paragraph" w:styleId="Bibliography">
    <w:name w:val="Bibliography"/>
    <w:basedOn w:val="Normal"/>
    <w:next w:val="Normal"/>
    <w:uiPriority w:val="99"/>
    <w:unhideWhenUsed/>
    <w:qFormat/>
    <w:rsid w:val="00137B57"/>
  </w:style>
  <w:style w:type="character" w:styleId="CommentReference">
    <w:name w:val="annotation reference"/>
    <w:basedOn w:val="DefaultParagraphFont"/>
    <w:uiPriority w:val="99"/>
    <w:semiHidden/>
    <w:unhideWhenUsed/>
    <w:rsid w:val="00437C7A"/>
    <w:rPr>
      <w:sz w:val="16"/>
      <w:szCs w:val="16"/>
    </w:rPr>
  </w:style>
  <w:style w:type="paragraph" w:styleId="CommentText">
    <w:name w:val="annotation text"/>
    <w:basedOn w:val="Normal"/>
    <w:link w:val="CommentTextChar"/>
    <w:uiPriority w:val="99"/>
    <w:unhideWhenUsed/>
    <w:rsid w:val="00437C7A"/>
    <w:pPr>
      <w:spacing w:line="240" w:lineRule="auto"/>
    </w:pPr>
    <w:rPr>
      <w:sz w:val="20"/>
      <w:szCs w:val="20"/>
    </w:rPr>
  </w:style>
  <w:style w:type="character" w:customStyle="1" w:styleId="CommentTextChar">
    <w:name w:val="Comment Text Char"/>
    <w:basedOn w:val="DefaultParagraphFont"/>
    <w:link w:val="CommentText"/>
    <w:uiPriority w:val="99"/>
    <w:rsid w:val="00437C7A"/>
    <w:rPr>
      <w:sz w:val="20"/>
      <w:szCs w:val="20"/>
    </w:rPr>
  </w:style>
  <w:style w:type="paragraph" w:styleId="CommentSubject">
    <w:name w:val="annotation subject"/>
    <w:basedOn w:val="CommentText"/>
    <w:next w:val="CommentText"/>
    <w:link w:val="CommentSubjectChar"/>
    <w:uiPriority w:val="99"/>
    <w:semiHidden/>
    <w:unhideWhenUsed/>
    <w:rsid w:val="00437C7A"/>
    <w:rPr>
      <w:b/>
      <w:bCs/>
    </w:rPr>
  </w:style>
  <w:style w:type="character" w:customStyle="1" w:styleId="CommentSubjectChar">
    <w:name w:val="Comment Subject Char"/>
    <w:basedOn w:val="CommentTextChar"/>
    <w:link w:val="CommentSubject"/>
    <w:uiPriority w:val="99"/>
    <w:semiHidden/>
    <w:rsid w:val="00437C7A"/>
    <w:rPr>
      <w:b/>
      <w:bCs/>
      <w:sz w:val="20"/>
      <w:szCs w:val="20"/>
    </w:rPr>
  </w:style>
  <w:style w:type="character" w:styleId="PlaceholderText">
    <w:name w:val="Placeholder Text"/>
    <w:basedOn w:val="DefaultParagraphFont"/>
    <w:uiPriority w:val="99"/>
    <w:semiHidden/>
    <w:rsid w:val="00E805D9"/>
    <w:rPr>
      <w:color w:val="666666"/>
    </w:rPr>
  </w:style>
  <w:style w:type="paragraph" w:styleId="BodyText">
    <w:name w:val="Body Text"/>
    <w:basedOn w:val="Normal"/>
    <w:link w:val="BodyTextChar"/>
    <w:uiPriority w:val="99"/>
    <w:semiHidden/>
    <w:unhideWhenUsed/>
    <w:qFormat/>
    <w:rsid w:val="007E01D3"/>
    <w:pPr>
      <w:spacing w:before="180" w:after="180" w:line="240" w:lineRule="auto"/>
    </w:pPr>
    <w:rPr>
      <w:kern w:val="0"/>
      <w:lang w:val="en-US"/>
      <w14:ligatures w14:val="none"/>
    </w:rPr>
  </w:style>
  <w:style w:type="character" w:customStyle="1" w:styleId="BodyTextChar">
    <w:name w:val="Body Text Char"/>
    <w:basedOn w:val="DefaultParagraphFont"/>
    <w:link w:val="BodyText"/>
    <w:uiPriority w:val="99"/>
    <w:semiHidden/>
    <w:rsid w:val="007E01D3"/>
    <w:rPr>
      <w:kern w:val="0"/>
      <w:lang w:val="en-US"/>
      <w14:ligatures w14:val="none"/>
    </w:rPr>
  </w:style>
  <w:style w:type="paragraph" w:customStyle="1" w:styleId="msonormal0">
    <w:name w:val="msonormal"/>
    <w:basedOn w:val="Normal"/>
    <w:uiPriority w:val="99"/>
    <w:rsid w:val="007E01D3"/>
    <w:pPr>
      <w:spacing w:before="100" w:beforeAutospacing="1" w:after="100" w:afterAutospacing="1" w:line="240" w:lineRule="auto"/>
    </w:pPr>
    <w:rPr>
      <w:rFonts w:ascii="Times New Roman" w:eastAsia="Times New Roman" w:hAnsi="Times New Roman" w:cs="Times New Roman"/>
      <w:kern w:val="0"/>
      <w:lang w:val="en-GB" w:eastAsia="en-GB" w:bidi="ml-IN"/>
      <w14:ligatures w14:val="none"/>
    </w:rPr>
  </w:style>
  <w:style w:type="paragraph" w:styleId="FootnoteText">
    <w:name w:val="footnote text"/>
    <w:basedOn w:val="Normal"/>
    <w:link w:val="FootnoteTextChar"/>
    <w:uiPriority w:val="9"/>
    <w:semiHidden/>
    <w:unhideWhenUsed/>
    <w:qFormat/>
    <w:rsid w:val="007E01D3"/>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semiHidden/>
    <w:rsid w:val="007E01D3"/>
    <w:rPr>
      <w:kern w:val="0"/>
      <w:lang w:val="en-US"/>
      <w14:ligatures w14:val="none"/>
    </w:rPr>
  </w:style>
  <w:style w:type="paragraph" w:styleId="Header">
    <w:name w:val="header"/>
    <w:basedOn w:val="Normal"/>
    <w:link w:val="HeaderChar"/>
    <w:uiPriority w:val="99"/>
    <w:unhideWhenUsed/>
    <w:rsid w:val="007E01D3"/>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uiPriority w:val="99"/>
    <w:rsid w:val="007E01D3"/>
    <w:rPr>
      <w:kern w:val="0"/>
      <w:lang w:val="en-US"/>
      <w14:ligatures w14:val="none"/>
    </w:rPr>
  </w:style>
  <w:style w:type="paragraph" w:styleId="Footer">
    <w:name w:val="footer"/>
    <w:basedOn w:val="Normal"/>
    <w:link w:val="FooterChar"/>
    <w:uiPriority w:val="99"/>
    <w:unhideWhenUsed/>
    <w:qFormat/>
    <w:rsid w:val="007E01D3"/>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7E01D3"/>
    <w:rPr>
      <w:kern w:val="0"/>
      <w:lang w:val="en-US"/>
      <w14:ligatures w14:val="none"/>
    </w:rPr>
  </w:style>
  <w:style w:type="character" w:customStyle="1" w:styleId="CaptionChar">
    <w:name w:val="Caption Char"/>
    <w:basedOn w:val="DefaultParagraphFont"/>
    <w:link w:val="Caption"/>
    <w:semiHidden/>
    <w:locked/>
    <w:rsid w:val="007E01D3"/>
    <w:rPr>
      <w:i/>
    </w:rPr>
  </w:style>
  <w:style w:type="paragraph" w:styleId="Caption">
    <w:name w:val="caption"/>
    <w:basedOn w:val="Normal"/>
    <w:link w:val="CaptionChar"/>
    <w:semiHidden/>
    <w:unhideWhenUsed/>
    <w:qFormat/>
    <w:rsid w:val="007E01D3"/>
    <w:pPr>
      <w:spacing w:after="120" w:line="240" w:lineRule="auto"/>
    </w:pPr>
    <w:rPr>
      <w:i/>
    </w:rPr>
  </w:style>
  <w:style w:type="paragraph" w:styleId="Date">
    <w:name w:val="Date"/>
    <w:next w:val="BodyText"/>
    <w:link w:val="DateChar"/>
    <w:uiPriority w:val="99"/>
    <w:semiHidden/>
    <w:unhideWhenUsed/>
    <w:qFormat/>
    <w:rsid w:val="007E01D3"/>
    <w:pPr>
      <w:keepNext/>
      <w:keepLines/>
      <w:spacing w:after="200" w:line="240" w:lineRule="auto"/>
      <w:jc w:val="center"/>
    </w:pPr>
    <w:rPr>
      <w:kern w:val="0"/>
      <w:lang w:val="en-US"/>
      <w14:ligatures w14:val="none"/>
    </w:rPr>
  </w:style>
  <w:style w:type="character" w:customStyle="1" w:styleId="DateChar">
    <w:name w:val="Date Char"/>
    <w:basedOn w:val="DefaultParagraphFont"/>
    <w:link w:val="Date"/>
    <w:uiPriority w:val="99"/>
    <w:semiHidden/>
    <w:rsid w:val="007E01D3"/>
    <w:rPr>
      <w:kern w:val="0"/>
      <w:lang w:val="en-US"/>
      <w14:ligatures w14:val="none"/>
    </w:rPr>
  </w:style>
  <w:style w:type="paragraph" w:styleId="BlockText">
    <w:name w:val="Block Text"/>
    <w:basedOn w:val="BodyText"/>
    <w:next w:val="BodyText"/>
    <w:uiPriority w:val="9"/>
    <w:semiHidden/>
    <w:unhideWhenUsed/>
    <w:qFormat/>
    <w:rsid w:val="007E01D3"/>
    <w:pPr>
      <w:spacing w:before="100" w:after="100"/>
      <w:ind w:left="480" w:right="480"/>
    </w:pPr>
  </w:style>
  <w:style w:type="paragraph" w:styleId="TOCHeading">
    <w:name w:val="TOC Heading"/>
    <w:basedOn w:val="Heading1"/>
    <w:next w:val="BodyText"/>
    <w:uiPriority w:val="39"/>
    <w:semiHidden/>
    <w:unhideWhenUsed/>
    <w:qFormat/>
    <w:rsid w:val="007E01D3"/>
    <w:pPr>
      <w:spacing w:before="240" w:line="256" w:lineRule="auto"/>
      <w:outlineLvl w:val="9"/>
    </w:pPr>
    <w:rPr>
      <w:kern w:val="0"/>
      <w:lang w:val="en-US"/>
      <w14:ligatures w14:val="none"/>
    </w:rPr>
  </w:style>
  <w:style w:type="paragraph" w:customStyle="1" w:styleId="FirstParagraph">
    <w:name w:val="First Paragraph"/>
    <w:basedOn w:val="BodyText"/>
    <w:next w:val="BodyText"/>
    <w:uiPriority w:val="99"/>
    <w:qFormat/>
    <w:rsid w:val="007E01D3"/>
  </w:style>
  <w:style w:type="paragraph" w:customStyle="1" w:styleId="Compact">
    <w:name w:val="Compact"/>
    <w:basedOn w:val="BodyText"/>
    <w:uiPriority w:val="99"/>
    <w:qFormat/>
    <w:rsid w:val="007E01D3"/>
    <w:pPr>
      <w:spacing w:before="36" w:after="36"/>
    </w:pPr>
  </w:style>
  <w:style w:type="paragraph" w:customStyle="1" w:styleId="Author">
    <w:name w:val="Author"/>
    <w:next w:val="BodyText"/>
    <w:uiPriority w:val="99"/>
    <w:qFormat/>
    <w:rsid w:val="007E01D3"/>
    <w:pPr>
      <w:keepNext/>
      <w:keepLines/>
      <w:spacing w:after="200" w:line="240" w:lineRule="auto"/>
      <w:jc w:val="center"/>
    </w:pPr>
    <w:rPr>
      <w:kern w:val="0"/>
      <w:lang w:val="en-US"/>
      <w14:ligatures w14:val="none"/>
    </w:rPr>
  </w:style>
  <w:style w:type="paragraph" w:customStyle="1" w:styleId="Abstract">
    <w:name w:val="Abstract"/>
    <w:basedOn w:val="Normal"/>
    <w:next w:val="BodyText"/>
    <w:uiPriority w:val="99"/>
    <w:qFormat/>
    <w:rsid w:val="007E01D3"/>
    <w:pPr>
      <w:keepNext/>
      <w:keepLines/>
      <w:spacing w:before="100" w:after="300" w:line="240" w:lineRule="auto"/>
    </w:pPr>
    <w:rPr>
      <w:kern w:val="0"/>
      <w:sz w:val="20"/>
      <w:szCs w:val="20"/>
      <w:lang w:val="en-US"/>
      <w14:ligatures w14:val="none"/>
    </w:rPr>
  </w:style>
  <w:style w:type="paragraph" w:customStyle="1" w:styleId="AbstractTitle">
    <w:name w:val="Abstract Title"/>
    <w:basedOn w:val="Normal"/>
    <w:next w:val="Abstract"/>
    <w:uiPriority w:val="99"/>
    <w:qFormat/>
    <w:rsid w:val="007E01D3"/>
    <w:pPr>
      <w:keepNext/>
      <w:keepLines/>
      <w:spacing w:before="300" w:after="0" w:line="240" w:lineRule="auto"/>
      <w:jc w:val="center"/>
    </w:pPr>
    <w:rPr>
      <w:b/>
      <w:kern w:val="0"/>
      <w:sz w:val="20"/>
      <w:szCs w:val="20"/>
      <w:lang w:val="en-US"/>
      <w14:ligatures w14:val="none"/>
    </w:rPr>
  </w:style>
  <w:style w:type="paragraph" w:customStyle="1" w:styleId="FootnoteBlockText">
    <w:name w:val="Footnote Block Text"/>
    <w:basedOn w:val="FootnoteText"/>
    <w:next w:val="FootnoteText"/>
    <w:uiPriority w:val="9"/>
    <w:qFormat/>
    <w:rsid w:val="007E01D3"/>
    <w:pPr>
      <w:spacing w:before="100" w:after="100"/>
      <w:ind w:left="480" w:right="480"/>
    </w:pPr>
  </w:style>
  <w:style w:type="paragraph" w:customStyle="1" w:styleId="Definition">
    <w:name w:val="Definition"/>
    <w:basedOn w:val="Normal"/>
    <w:uiPriority w:val="99"/>
    <w:rsid w:val="007E01D3"/>
    <w:pPr>
      <w:spacing w:after="200" w:line="240" w:lineRule="auto"/>
    </w:pPr>
    <w:rPr>
      <w:kern w:val="0"/>
      <w:lang w:val="en-US"/>
      <w14:ligatures w14:val="none"/>
    </w:rPr>
  </w:style>
  <w:style w:type="paragraph" w:customStyle="1" w:styleId="DefinitionTerm">
    <w:name w:val="Definition Term"/>
    <w:basedOn w:val="Normal"/>
    <w:next w:val="Definition"/>
    <w:uiPriority w:val="99"/>
    <w:rsid w:val="007E01D3"/>
    <w:pPr>
      <w:keepNext/>
      <w:keepLines/>
      <w:spacing w:after="0" w:line="240" w:lineRule="auto"/>
    </w:pPr>
    <w:rPr>
      <w:b/>
      <w:kern w:val="0"/>
      <w:lang w:val="en-US"/>
      <w14:ligatures w14:val="none"/>
    </w:rPr>
  </w:style>
  <w:style w:type="paragraph" w:customStyle="1" w:styleId="TableCaption">
    <w:name w:val="Table Caption"/>
    <w:basedOn w:val="Caption"/>
    <w:uiPriority w:val="99"/>
    <w:rsid w:val="007E01D3"/>
    <w:pPr>
      <w:keepNext/>
    </w:pPr>
  </w:style>
  <w:style w:type="paragraph" w:customStyle="1" w:styleId="ImageCaption">
    <w:name w:val="Image Caption"/>
    <w:basedOn w:val="Caption"/>
    <w:uiPriority w:val="99"/>
    <w:rsid w:val="007E01D3"/>
  </w:style>
  <w:style w:type="paragraph" w:customStyle="1" w:styleId="Figure">
    <w:name w:val="Figure"/>
    <w:basedOn w:val="Normal"/>
    <w:uiPriority w:val="99"/>
    <w:rsid w:val="007E01D3"/>
    <w:pPr>
      <w:spacing w:after="200" w:line="240" w:lineRule="auto"/>
    </w:pPr>
    <w:rPr>
      <w:kern w:val="0"/>
      <w:lang w:val="en-US"/>
      <w14:ligatures w14:val="none"/>
    </w:rPr>
  </w:style>
  <w:style w:type="paragraph" w:customStyle="1" w:styleId="CaptionedFigure">
    <w:name w:val="Captioned Figure"/>
    <w:basedOn w:val="Figure"/>
    <w:uiPriority w:val="99"/>
    <w:rsid w:val="007E01D3"/>
    <w:pPr>
      <w:keepNext/>
    </w:pPr>
  </w:style>
  <w:style w:type="character" w:customStyle="1" w:styleId="VerbatimChar">
    <w:name w:val="Verbatim Char"/>
    <w:basedOn w:val="CaptionChar"/>
    <w:link w:val="SourceCode"/>
    <w:locked/>
    <w:rsid w:val="007E01D3"/>
    <w:rPr>
      <w:rFonts w:ascii="Consolas" w:hAnsi="Consolas"/>
      <w:i/>
      <w:sz w:val="22"/>
    </w:rPr>
  </w:style>
  <w:style w:type="paragraph" w:customStyle="1" w:styleId="SourceCode">
    <w:name w:val="Source Code"/>
    <w:basedOn w:val="Normal"/>
    <w:link w:val="VerbatimChar"/>
    <w:rsid w:val="007E01D3"/>
    <w:pPr>
      <w:wordWrap w:val="0"/>
      <w:spacing w:after="200" w:line="240" w:lineRule="auto"/>
    </w:pPr>
    <w:rPr>
      <w:rFonts w:ascii="Consolas" w:hAnsi="Consolas"/>
      <w:i/>
      <w:sz w:val="22"/>
    </w:rPr>
  </w:style>
  <w:style w:type="paragraph" w:customStyle="1" w:styleId="whitespace-pre-wrap">
    <w:name w:val="whitespace-pre-wrap"/>
    <w:basedOn w:val="Normal"/>
    <w:uiPriority w:val="99"/>
    <w:rsid w:val="007E01D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whitespace-normal">
    <w:name w:val="whitespace-normal"/>
    <w:basedOn w:val="Normal"/>
    <w:uiPriority w:val="99"/>
    <w:rsid w:val="007E01D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FootnoteReference">
    <w:name w:val="footnote reference"/>
    <w:basedOn w:val="CaptionChar"/>
    <w:semiHidden/>
    <w:unhideWhenUsed/>
    <w:rsid w:val="007E01D3"/>
    <w:rPr>
      <w:i w:val="0"/>
      <w:vertAlign w:val="superscript"/>
    </w:rPr>
  </w:style>
  <w:style w:type="character" w:customStyle="1" w:styleId="SectionNumber">
    <w:name w:val="Section Number"/>
    <w:basedOn w:val="CaptionChar"/>
    <w:rsid w:val="007E01D3"/>
    <w:rPr>
      <w:i/>
    </w:rPr>
  </w:style>
  <w:style w:type="character" w:customStyle="1" w:styleId="KeywordTok">
    <w:name w:val="KeywordTok"/>
    <w:basedOn w:val="VerbatimChar"/>
    <w:rsid w:val="007E01D3"/>
    <w:rPr>
      <w:rFonts w:ascii="Consolas" w:hAnsi="Consolas"/>
      <w:b/>
      <w:bCs w:val="0"/>
      <w:i/>
      <w:color w:val="007020"/>
      <w:sz w:val="22"/>
    </w:rPr>
  </w:style>
  <w:style w:type="character" w:customStyle="1" w:styleId="DataTypeTok">
    <w:name w:val="DataTypeTok"/>
    <w:basedOn w:val="VerbatimChar"/>
    <w:rsid w:val="007E01D3"/>
    <w:rPr>
      <w:rFonts w:ascii="Consolas" w:hAnsi="Consolas"/>
      <w:i/>
      <w:color w:val="902000"/>
      <w:sz w:val="22"/>
    </w:rPr>
  </w:style>
  <w:style w:type="character" w:customStyle="1" w:styleId="DecValTok">
    <w:name w:val="DecValTok"/>
    <w:basedOn w:val="VerbatimChar"/>
    <w:rsid w:val="007E01D3"/>
    <w:rPr>
      <w:rFonts w:ascii="Consolas" w:hAnsi="Consolas"/>
      <w:i/>
      <w:color w:val="40A070"/>
      <w:sz w:val="22"/>
    </w:rPr>
  </w:style>
  <w:style w:type="character" w:customStyle="1" w:styleId="BaseNTok">
    <w:name w:val="BaseNTok"/>
    <w:basedOn w:val="VerbatimChar"/>
    <w:rsid w:val="007E01D3"/>
    <w:rPr>
      <w:rFonts w:ascii="Consolas" w:hAnsi="Consolas"/>
      <w:i/>
      <w:color w:val="40A070"/>
      <w:sz w:val="22"/>
    </w:rPr>
  </w:style>
  <w:style w:type="character" w:customStyle="1" w:styleId="FloatTok">
    <w:name w:val="FloatTok"/>
    <w:basedOn w:val="VerbatimChar"/>
    <w:rsid w:val="007E01D3"/>
    <w:rPr>
      <w:rFonts w:ascii="Consolas" w:hAnsi="Consolas"/>
      <w:i/>
      <w:color w:val="40A070"/>
      <w:sz w:val="22"/>
    </w:rPr>
  </w:style>
  <w:style w:type="character" w:customStyle="1" w:styleId="ConstantTok">
    <w:name w:val="ConstantTok"/>
    <w:basedOn w:val="VerbatimChar"/>
    <w:rsid w:val="007E01D3"/>
    <w:rPr>
      <w:rFonts w:ascii="Consolas" w:hAnsi="Consolas"/>
      <w:i/>
      <w:color w:val="880000"/>
      <w:sz w:val="22"/>
    </w:rPr>
  </w:style>
  <w:style w:type="character" w:customStyle="1" w:styleId="CharTok">
    <w:name w:val="CharTok"/>
    <w:basedOn w:val="VerbatimChar"/>
    <w:rsid w:val="007E01D3"/>
    <w:rPr>
      <w:rFonts w:ascii="Consolas" w:hAnsi="Consolas"/>
      <w:i/>
      <w:color w:val="4070A0"/>
      <w:sz w:val="22"/>
    </w:rPr>
  </w:style>
  <w:style w:type="character" w:customStyle="1" w:styleId="SpecialCharTok">
    <w:name w:val="SpecialCharTok"/>
    <w:basedOn w:val="VerbatimChar"/>
    <w:rsid w:val="007E01D3"/>
    <w:rPr>
      <w:rFonts w:ascii="Consolas" w:hAnsi="Consolas"/>
      <w:i/>
      <w:color w:val="4070A0"/>
      <w:sz w:val="22"/>
    </w:rPr>
  </w:style>
  <w:style w:type="character" w:customStyle="1" w:styleId="StringTok">
    <w:name w:val="StringTok"/>
    <w:basedOn w:val="VerbatimChar"/>
    <w:rsid w:val="007E01D3"/>
    <w:rPr>
      <w:rFonts w:ascii="Consolas" w:hAnsi="Consolas"/>
      <w:i/>
      <w:color w:val="4070A0"/>
      <w:sz w:val="22"/>
    </w:rPr>
  </w:style>
  <w:style w:type="character" w:customStyle="1" w:styleId="VerbatimStringTok">
    <w:name w:val="VerbatimStringTok"/>
    <w:basedOn w:val="VerbatimChar"/>
    <w:rsid w:val="007E01D3"/>
    <w:rPr>
      <w:rFonts w:ascii="Consolas" w:hAnsi="Consolas"/>
      <w:i/>
      <w:color w:val="4070A0"/>
      <w:sz w:val="22"/>
    </w:rPr>
  </w:style>
  <w:style w:type="character" w:customStyle="1" w:styleId="SpecialStringTok">
    <w:name w:val="SpecialStringTok"/>
    <w:basedOn w:val="VerbatimChar"/>
    <w:rsid w:val="007E01D3"/>
    <w:rPr>
      <w:rFonts w:ascii="Consolas" w:hAnsi="Consolas"/>
      <w:i/>
      <w:color w:val="BB6688"/>
      <w:sz w:val="22"/>
    </w:rPr>
  </w:style>
  <w:style w:type="character" w:customStyle="1" w:styleId="ImportTok">
    <w:name w:val="ImportTok"/>
    <w:basedOn w:val="VerbatimChar"/>
    <w:rsid w:val="007E01D3"/>
    <w:rPr>
      <w:rFonts w:ascii="Consolas" w:hAnsi="Consolas"/>
      <w:b/>
      <w:bCs w:val="0"/>
      <w:i/>
      <w:color w:val="008000"/>
      <w:sz w:val="22"/>
    </w:rPr>
  </w:style>
  <w:style w:type="character" w:customStyle="1" w:styleId="CommentTok">
    <w:name w:val="CommentTok"/>
    <w:basedOn w:val="VerbatimChar"/>
    <w:rsid w:val="007E01D3"/>
    <w:rPr>
      <w:rFonts w:ascii="Consolas" w:hAnsi="Consolas"/>
      <w:i w:val="0"/>
      <w:color w:val="60A0B0"/>
      <w:sz w:val="22"/>
    </w:rPr>
  </w:style>
  <w:style w:type="character" w:customStyle="1" w:styleId="DocumentationTok">
    <w:name w:val="DocumentationTok"/>
    <w:basedOn w:val="VerbatimChar"/>
    <w:rsid w:val="007E01D3"/>
    <w:rPr>
      <w:rFonts w:ascii="Consolas" w:hAnsi="Consolas"/>
      <w:i w:val="0"/>
      <w:color w:val="BA2121"/>
      <w:sz w:val="22"/>
    </w:rPr>
  </w:style>
  <w:style w:type="character" w:customStyle="1" w:styleId="AnnotationTok">
    <w:name w:val="AnnotationTok"/>
    <w:basedOn w:val="VerbatimChar"/>
    <w:rsid w:val="007E01D3"/>
    <w:rPr>
      <w:rFonts w:ascii="Consolas" w:hAnsi="Consolas"/>
      <w:b/>
      <w:bCs w:val="0"/>
      <w:i w:val="0"/>
      <w:color w:val="60A0B0"/>
      <w:sz w:val="22"/>
    </w:rPr>
  </w:style>
  <w:style w:type="character" w:customStyle="1" w:styleId="CommentVarTok">
    <w:name w:val="CommentVarTok"/>
    <w:basedOn w:val="VerbatimChar"/>
    <w:rsid w:val="007E01D3"/>
    <w:rPr>
      <w:rFonts w:ascii="Consolas" w:hAnsi="Consolas"/>
      <w:b/>
      <w:bCs w:val="0"/>
      <w:i w:val="0"/>
      <w:color w:val="60A0B0"/>
      <w:sz w:val="22"/>
    </w:rPr>
  </w:style>
  <w:style w:type="character" w:customStyle="1" w:styleId="OtherTok">
    <w:name w:val="OtherTok"/>
    <w:basedOn w:val="VerbatimChar"/>
    <w:rsid w:val="007E01D3"/>
    <w:rPr>
      <w:rFonts w:ascii="Consolas" w:hAnsi="Consolas"/>
      <w:i/>
      <w:color w:val="007020"/>
      <w:sz w:val="22"/>
    </w:rPr>
  </w:style>
  <w:style w:type="character" w:customStyle="1" w:styleId="FunctionTok">
    <w:name w:val="FunctionTok"/>
    <w:basedOn w:val="VerbatimChar"/>
    <w:rsid w:val="007E01D3"/>
    <w:rPr>
      <w:rFonts w:ascii="Consolas" w:hAnsi="Consolas"/>
      <w:i/>
      <w:color w:val="06287E"/>
      <w:sz w:val="22"/>
    </w:rPr>
  </w:style>
  <w:style w:type="character" w:customStyle="1" w:styleId="VariableTok">
    <w:name w:val="VariableTok"/>
    <w:basedOn w:val="VerbatimChar"/>
    <w:rsid w:val="007E01D3"/>
    <w:rPr>
      <w:rFonts w:ascii="Consolas" w:hAnsi="Consolas"/>
      <w:i/>
      <w:color w:val="19177C"/>
      <w:sz w:val="22"/>
    </w:rPr>
  </w:style>
  <w:style w:type="character" w:customStyle="1" w:styleId="ControlFlowTok">
    <w:name w:val="ControlFlowTok"/>
    <w:basedOn w:val="VerbatimChar"/>
    <w:rsid w:val="007E01D3"/>
    <w:rPr>
      <w:rFonts w:ascii="Consolas" w:hAnsi="Consolas"/>
      <w:b/>
      <w:bCs w:val="0"/>
      <w:i/>
      <w:color w:val="007020"/>
      <w:sz w:val="22"/>
    </w:rPr>
  </w:style>
  <w:style w:type="character" w:customStyle="1" w:styleId="OperatorTok">
    <w:name w:val="OperatorTok"/>
    <w:basedOn w:val="VerbatimChar"/>
    <w:rsid w:val="007E01D3"/>
    <w:rPr>
      <w:rFonts w:ascii="Consolas" w:hAnsi="Consolas"/>
      <w:i/>
      <w:color w:val="666666"/>
      <w:sz w:val="22"/>
    </w:rPr>
  </w:style>
  <w:style w:type="character" w:customStyle="1" w:styleId="BuiltInTok">
    <w:name w:val="BuiltInTok"/>
    <w:basedOn w:val="VerbatimChar"/>
    <w:rsid w:val="007E01D3"/>
    <w:rPr>
      <w:rFonts w:ascii="Consolas" w:hAnsi="Consolas"/>
      <w:i/>
      <w:color w:val="008000"/>
      <w:sz w:val="22"/>
    </w:rPr>
  </w:style>
  <w:style w:type="character" w:customStyle="1" w:styleId="ExtensionTok">
    <w:name w:val="ExtensionTok"/>
    <w:basedOn w:val="VerbatimChar"/>
    <w:rsid w:val="007E01D3"/>
    <w:rPr>
      <w:rFonts w:ascii="Consolas" w:hAnsi="Consolas"/>
      <w:i/>
      <w:sz w:val="22"/>
    </w:rPr>
  </w:style>
  <w:style w:type="character" w:customStyle="1" w:styleId="PreprocessorTok">
    <w:name w:val="PreprocessorTok"/>
    <w:basedOn w:val="VerbatimChar"/>
    <w:rsid w:val="007E01D3"/>
    <w:rPr>
      <w:rFonts w:ascii="Consolas" w:hAnsi="Consolas"/>
      <w:i/>
      <w:color w:val="BC7A00"/>
      <w:sz w:val="22"/>
    </w:rPr>
  </w:style>
  <w:style w:type="character" w:customStyle="1" w:styleId="AttributeTok">
    <w:name w:val="AttributeTok"/>
    <w:basedOn w:val="VerbatimChar"/>
    <w:rsid w:val="007E01D3"/>
    <w:rPr>
      <w:rFonts w:ascii="Consolas" w:hAnsi="Consolas"/>
      <w:i/>
      <w:color w:val="7D9029"/>
      <w:sz w:val="22"/>
    </w:rPr>
  </w:style>
  <w:style w:type="character" w:customStyle="1" w:styleId="RegionMarkerTok">
    <w:name w:val="RegionMarkerTok"/>
    <w:basedOn w:val="VerbatimChar"/>
    <w:rsid w:val="007E01D3"/>
    <w:rPr>
      <w:rFonts w:ascii="Consolas" w:hAnsi="Consolas"/>
      <w:i/>
      <w:sz w:val="22"/>
    </w:rPr>
  </w:style>
  <w:style w:type="character" w:customStyle="1" w:styleId="InformationTok">
    <w:name w:val="InformationTok"/>
    <w:basedOn w:val="VerbatimChar"/>
    <w:rsid w:val="007E01D3"/>
    <w:rPr>
      <w:rFonts w:ascii="Consolas" w:hAnsi="Consolas"/>
      <w:b/>
      <w:bCs w:val="0"/>
      <w:i w:val="0"/>
      <w:color w:val="60A0B0"/>
      <w:sz w:val="22"/>
    </w:rPr>
  </w:style>
  <w:style w:type="character" w:customStyle="1" w:styleId="WarningTok">
    <w:name w:val="WarningTok"/>
    <w:basedOn w:val="VerbatimChar"/>
    <w:rsid w:val="007E01D3"/>
    <w:rPr>
      <w:rFonts w:ascii="Consolas" w:hAnsi="Consolas"/>
      <w:b/>
      <w:bCs w:val="0"/>
      <w:i w:val="0"/>
      <w:color w:val="60A0B0"/>
      <w:sz w:val="22"/>
    </w:rPr>
  </w:style>
  <w:style w:type="character" w:customStyle="1" w:styleId="AlertTok">
    <w:name w:val="AlertTok"/>
    <w:basedOn w:val="VerbatimChar"/>
    <w:rsid w:val="007E01D3"/>
    <w:rPr>
      <w:rFonts w:ascii="Consolas" w:hAnsi="Consolas"/>
      <w:b/>
      <w:bCs w:val="0"/>
      <w:i/>
      <w:color w:val="FF0000"/>
      <w:sz w:val="22"/>
    </w:rPr>
  </w:style>
  <w:style w:type="character" w:customStyle="1" w:styleId="ErrorTok">
    <w:name w:val="ErrorTok"/>
    <w:basedOn w:val="VerbatimChar"/>
    <w:rsid w:val="007E01D3"/>
    <w:rPr>
      <w:rFonts w:ascii="Consolas" w:hAnsi="Consolas"/>
      <w:b/>
      <w:bCs w:val="0"/>
      <w:i/>
      <w:color w:val="FF0000"/>
      <w:sz w:val="22"/>
    </w:rPr>
  </w:style>
  <w:style w:type="character" w:customStyle="1" w:styleId="NormalTok">
    <w:name w:val="NormalTok"/>
    <w:basedOn w:val="VerbatimChar"/>
    <w:rsid w:val="007E01D3"/>
    <w:rPr>
      <w:rFonts w:ascii="Consolas" w:hAnsi="Consolas"/>
      <w:i/>
      <w:sz w:val="22"/>
    </w:rPr>
  </w:style>
  <w:style w:type="character" w:customStyle="1" w:styleId="normaltextrun">
    <w:name w:val="normaltextrun"/>
    <w:basedOn w:val="DefaultParagraphFont"/>
    <w:rsid w:val="007E01D3"/>
  </w:style>
  <w:style w:type="table" w:customStyle="1" w:styleId="Table">
    <w:name w:val="Table"/>
    <w:semiHidden/>
    <w:qFormat/>
    <w:rsid w:val="007E01D3"/>
    <w:pPr>
      <w:spacing w:after="200" w:line="240" w:lineRule="auto"/>
    </w:pPr>
    <w:rPr>
      <w:kern w:val="0"/>
      <w:sz w:val="20"/>
      <w:szCs w:val="20"/>
      <w:lang w:val="en-US" w:eastAsia="en-AU"/>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68361">
      <w:bodyDiv w:val="1"/>
      <w:marLeft w:val="0"/>
      <w:marRight w:val="0"/>
      <w:marTop w:val="0"/>
      <w:marBottom w:val="0"/>
      <w:divBdr>
        <w:top w:val="none" w:sz="0" w:space="0" w:color="auto"/>
        <w:left w:val="none" w:sz="0" w:space="0" w:color="auto"/>
        <w:bottom w:val="none" w:sz="0" w:space="0" w:color="auto"/>
        <w:right w:val="none" w:sz="0" w:space="0" w:color="auto"/>
      </w:divBdr>
    </w:div>
    <w:div w:id="445078856">
      <w:bodyDiv w:val="1"/>
      <w:marLeft w:val="0"/>
      <w:marRight w:val="0"/>
      <w:marTop w:val="0"/>
      <w:marBottom w:val="0"/>
      <w:divBdr>
        <w:top w:val="none" w:sz="0" w:space="0" w:color="auto"/>
        <w:left w:val="none" w:sz="0" w:space="0" w:color="auto"/>
        <w:bottom w:val="none" w:sz="0" w:space="0" w:color="auto"/>
        <w:right w:val="none" w:sz="0" w:space="0" w:color="auto"/>
      </w:divBdr>
    </w:div>
    <w:div w:id="587618618">
      <w:bodyDiv w:val="1"/>
      <w:marLeft w:val="0"/>
      <w:marRight w:val="0"/>
      <w:marTop w:val="0"/>
      <w:marBottom w:val="0"/>
      <w:divBdr>
        <w:top w:val="none" w:sz="0" w:space="0" w:color="auto"/>
        <w:left w:val="none" w:sz="0" w:space="0" w:color="auto"/>
        <w:bottom w:val="none" w:sz="0" w:space="0" w:color="auto"/>
        <w:right w:val="none" w:sz="0" w:space="0" w:color="auto"/>
      </w:divBdr>
    </w:div>
    <w:div w:id="630522881">
      <w:bodyDiv w:val="1"/>
      <w:marLeft w:val="0"/>
      <w:marRight w:val="0"/>
      <w:marTop w:val="0"/>
      <w:marBottom w:val="0"/>
      <w:divBdr>
        <w:top w:val="none" w:sz="0" w:space="0" w:color="auto"/>
        <w:left w:val="none" w:sz="0" w:space="0" w:color="auto"/>
        <w:bottom w:val="none" w:sz="0" w:space="0" w:color="auto"/>
        <w:right w:val="none" w:sz="0" w:space="0" w:color="auto"/>
      </w:divBdr>
    </w:div>
    <w:div w:id="638461568">
      <w:bodyDiv w:val="1"/>
      <w:marLeft w:val="0"/>
      <w:marRight w:val="0"/>
      <w:marTop w:val="0"/>
      <w:marBottom w:val="0"/>
      <w:divBdr>
        <w:top w:val="none" w:sz="0" w:space="0" w:color="auto"/>
        <w:left w:val="none" w:sz="0" w:space="0" w:color="auto"/>
        <w:bottom w:val="none" w:sz="0" w:space="0" w:color="auto"/>
        <w:right w:val="none" w:sz="0" w:space="0" w:color="auto"/>
      </w:divBdr>
    </w:div>
    <w:div w:id="1265769575">
      <w:bodyDiv w:val="1"/>
      <w:marLeft w:val="0"/>
      <w:marRight w:val="0"/>
      <w:marTop w:val="0"/>
      <w:marBottom w:val="0"/>
      <w:divBdr>
        <w:top w:val="none" w:sz="0" w:space="0" w:color="auto"/>
        <w:left w:val="none" w:sz="0" w:space="0" w:color="auto"/>
        <w:bottom w:val="none" w:sz="0" w:space="0" w:color="auto"/>
        <w:right w:val="none" w:sz="0" w:space="0" w:color="auto"/>
      </w:divBdr>
    </w:div>
    <w:div w:id="1344091435">
      <w:bodyDiv w:val="1"/>
      <w:marLeft w:val="0"/>
      <w:marRight w:val="0"/>
      <w:marTop w:val="0"/>
      <w:marBottom w:val="0"/>
      <w:divBdr>
        <w:top w:val="none" w:sz="0" w:space="0" w:color="auto"/>
        <w:left w:val="none" w:sz="0" w:space="0" w:color="auto"/>
        <w:bottom w:val="none" w:sz="0" w:space="0" w:color="auto"/>
        <w:right w:val="none" w:sz="0" w:space="0" w:color="auto"/>
      </w:divBdr>
    </w:div>
    <w:div w:id="1490517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9.svg"/><Relationship Id="rId7" Type="http://schemas.openxmlformats.org/officeDocument/2006/relationships/settings" Target="settings.xml"/><Relationship Id="rId12" Type="http://schemas.openxmlformats.org/officeDocument/2006/relationships/hyperlink" Target="https://github.com/Vishnu-Mohan-USyd/From_Spikes_to_Symptoms_Simulating_SC-Driven_Multisensory_Deficits_in_Autism_Spectrum_Disorder" TargetMode="External"/><Relationship Id="rId17" Type="http://schemas.openxmlformats.org/officeDocument/2006/relationships/image" Target="media/image5.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euben.rideaux@sydney.edu.au"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svg"/><Relationship Id="rId10" Type="http://schemas.openxmlformats.org/officeDocument/2006/relationships/endnotes" Target="endnotes.xml"/><Relationship Id="rId19" Type="http://schemas.openxmlformats.org/officeDocument/2006/relationships/image" Target="media/image7.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1763AA95C3654E91FB27460BF933D2" ma:contentTypeVersion="6" ma:contentTypeDescription="Create a new document." ma:contentTypeScope="" ma:versionID="eaf878fd027d9f2ac1e2da7a33a04516">
  <xsd:schema xmlns:xsd="http://www.w3.org/2001/XMLSchema" xmlns:xs="http://www.w3.org/2001/XMLSchema" xmlns:p="http://schemas.microsoft.com/office/2006/metadata/properties" xmlns:ns3="8ec01b85-a621-4c3c-ba9e-6c01481d02cc" targetNamespace="http://schemas.microsoft.com/office/2006/metadata/properties" ma:root="true" ma:fieldsID="f589fe997ee0eb1c1e8c9f353d8f2dfd" ns3:_="">
    <xsd:import namespace="8ec01b85-a621-4c3c-ba9e-6c01481d02cc"/>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01b85-a621-4c3c-ba9e-6c01481d02c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ec01b85-a621-4c3c-ba9e-6c01481d02c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FD7C3-3E74-40A8-BBA4-4101B50FF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01b85-a621-4c3c-ba9e-6c01481d02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2AAD83-6A9A-455F-B586-E8843F846218}">
  <ds:schemaRefs>
    <ds:schemaRef ds:uri="http://schemas.microsoft.com/office/2006/metadata/properties"/>
    <ds:schemaRef ds:uri="http://schemas.microsoft.com/office/infopath/2007/PartnerControls"/>
    <ds:schemaRef ds:uri="8ec01b85-a621-4c3c-ba9e-6c01481d02cc"/>
  </ds:schemaRefs>
</ds:datastoreItem>
</file>

<file path=customXml/itemProps3.xml><?xml version="1.0" encoding="utf-8"?>
<ds:datastoreItem xmlns:ds="http://schemas.openxmlformats.org/officeDocument/2006/customXml" ds:itemID="{C09B875C-D34A-4617-8053-3F0F2AD80435}">
  <ds:schemaRefs>
    <ds:schemaRef ds:uri="http://schemas.microsoft.com/sharepoint/v3/contenttype/forms"/>
  </ds:schemaRefs>
</ds:datastoreItem>
</file>

<file path=customXml/itemProps4.xml><?xml version="1.0" encoding="utf-8"?>
<ds:datastoreItem xmlns:ds="http://schemas.openxmlformats.org/officeDocument/2006/customXml" ds:itemID="{5E20D546-53EF-4EDB-A64D-D8AC2D3BAC52}">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60</Pages>
  <Words>92825</Words>
  <Characters>529105</Characters>
  <Application>Microsoft Office Word</Application>
  <DocSecurity>0</DocSecurity>
  <Lines>4409</Lines>
  <Paragraphs>1241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620689</CharactersWithSpaces>
  <SharedDoc>false</SharedDoc>
  <HLinks>
    <vt:vector size="12" baseType="variant">
      <vt:variant>
        <vt:i4>7733267</vt:i4>
      </vt:variant>
      <vt:variant>
        <vt:i4>207</vt:i4>
      </vt:variant>
      <vt:variant>
        <vt:i4>0</vt:i4>
      </vt:variant>
      <vt:variant>
        <vt:i4>5</vt:i4>
      </vt:variant>
      <vt:variant>
        <vt:lpwstr>https://github.com/Vishnu-Mohan-USyd/From_Spikes_to_Symptoms_Simulating_SC-Driven_Multisensory_Deficits_in_Autism_Spectrum_Disorder</vt:lpwstr>
      </vt:variant>
      <vt:variant>
        <vt:lpwstr/>
      </vt:variant>
      <vt:variant>
        <vt:i4>524346</vt:i4>
      </vt:variant>
      <vt:variant>
        <vt:i4>0</vt:i4>
      </vt:variant>
      <vt:variant>
        <vt:i4>0</vt:i4>
      </vt:variant>
      <vt:variant>
        <vt:i4>5</vt:i4>
      </vt:variant>
      <vt:variant>
        <vt:lpwstr>mailto:reuben.rideaux@sydney.edu.au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Mohan</dc:creator>
  <cp:keywords/>
  <dc:description/>
  <cp:lastModifiedBy>Vishnu Mohan</cp:lastModifiedBy>
  <cp:revision>2</cp:revision>
  <cp:lastPrinted>2026-04-01T08:53:00Z</cp:lastPrinted>
  <dcterms:created xsi:type="dcterms:W3CDTF">2026-07-27T14:29:00Z</dcterms:created>
  <dcterms:modified xsi:type="dcterms:W3CDTF">2026-07-27T14:29:00Z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0x010100B31763AA95C3654E91FB27460BF933D2</vt:lpwstr>
  </property>
  <property fmtid="{D5CDD505-2E9C-101B-9397-08002B2CF9AE}" pid="3" name="ZOTERO_PREF_1">
    <vt:lpwstr>&lt;data data-version="3" zotero-version="7.0.30"&gt;&lt;session id="dYtiTkNb"/&gt;&lt;style id="http://www.zotero.org/styles/apa" locale="en-AU" hasBibliography="1" bibliographyStyleHasBeenSet="1"/&gt;&lt;prefs&gt;&lt;pref name="fieldType" value="Field"/&gt;&lt;pref name="delayCitationU</vt:lpwstr>
  </property>
  <property fmtid="{D5CDD505-2E9C-101B-9397-08002B2CF9AE}" pid="4" name="ZOTERO_PREF_2">
    <vt:lpwstr>pdates" value="true"/&gt;&lt;pref name="dontAskDelayCitationUpdates" value="true"/&gt;&lt;/prefs&gt;&lt;/data&gt;</vt:lpwstr>
  </property>
</Properties>
</file>